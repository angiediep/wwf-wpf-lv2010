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w:t>
      </w:r>
      <w:r w:rsidR="00065EB3">
        <w:rPr>
          <w:rFonts w:ascii="Times New Roman" w:hAnsi="Times New Roman"/>
          <w:color w:val="000000"/>
          <w:sz w:val="26"/>
          <w:szCs w:val="26"/>
          <w:lang w:val="en-US"/>
        </w:rPr>
        <w:t xml:space="preserve"> sinh viên</w:t>
      </w:r>
      <w:r w:rsidRPr="003D22F6">
        <w:rPr>
          <w:rFonts w:ascii="Times New Roman" w:hAnsi="Times New Roman"/>
          <w:color w:val="000000"/>
          <w:sz w:val="26"/>
          <w:szCs w:val="26"/>
          <w:lang w:val="en-US"/>
        </w:rPr>
        <w:t xml:space="preserve"> thực hiện</w:t>
      </w:r>
      <w:r>
        <w:rPr>
          <w:rFonts w:ascii="Times New Roman" w:hAnsi="Times New Roman"/>
          <w:color w:val="000000"/>
          <w:sz w:val="26"/>
          <w:szCs w:val="26"/>
          <w:lang w:val="en-US"/>
        </w:rPr>
        <w:t>:</w:t>
      </w:r>
    </w:p>
    <w:p w:rsidR="00AD09BC" w:rsidRPr="00C900E0" w:rsidRDefault="00065EB3" w:rsidP="00065EB3">
      <w:pPr>
        <w:ind w:left="4320" w:firstLine="360"/>
        <w:jc w:val="both"/>
        <w:rPr>
          <w:rFonts w:ascii="Times New Roman" w:hAnsi="Times New Roman"/>
          <w:b/>
          <w:color w:val="000000"/>
          <w:sz w:val="26"/>
          <w:szCs w:val="26"/>
          <w:lang w:val="en-US"/>
        </w:rPr>
      </w:pPr>
      <w:r w:rsidRPr="00065EB3">
        <w:rPr>
          <w:rFonts w:ascii="Times New Roman" w:hAnsi="Times New Roman"/>
          <w:color w:val="000000"/>
          <w:sz w:val="26"/>
          <w:szCs w:val="26"/>
          <w:lang w:val="en-US"/>
        </w:rPr>
        <w:t>Nguyễn Minh Bình – Diệp Huỳnh Anh</w:t>
      </w:r>
      <w:r w:rsidR="00AD09BC" w:rsidRPr="003D22F6">
        <w:rPr>
          <w:rFonts w:ascii="Times New Roman" w:hAnsi="Times New Roman"/>
          <w:b/>
          <w:color w:val="000000"/>
          <w:sz w:val="26"/>
          <w:szCs w:val="26"/>
          <w:lang w:val="en-US"/>
        </w:rPr>
        <w:br w:type="page"/>
      </w:r>
    </w:p>
    <w:p w:rsidR="00AD09BC" w:rsidRPr="00662356" w:rsidRDefault="00AD09BC"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lastRenderedPageBreak/>
        <w:t>LỜI NÓI ĐẦU</w:t>
      </w:r>
    </w:p>
    <w:p w:rsidR="00AD09BC" w:rsidRPr="00C900E0"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p>
    <w:p w:rsidR="00AD09BC"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sz w:val="26"/>
          <w:szCs w:val="26"/>
          <w:lang w:val="en-US"/>
        </w:rPr>
        <w:t>tiếp xúc</w:t>
      </w:r>
      <w:r w:rsidRPr="00C900E0">
        <w:rPr>
          <w:rFonts w:ascii="Times New Roman" w:hAnsi="Times New Roman"/>
          <w:color w:val="000000"/>
          <w:sz w:val="26"/>
          <w:szCs w:val="26"/>
          <w:lang w:val="en-US"/>
        </w:rPr>
        <w:t xml:space="preserve"> từng nhân viên</w:t>
      </w:r>
      <w:r>
        <w:rPr>
          <w:rFonts w:ascii="Times New Roman" w:hAnsi="Times New Roman"/>
          <w:color w:val="000000"/>
          <w:sz w:val="26"/>
          <w:szCs w:val="26"/>
          <w:lang w:val="en-US"/>
        </w:rPr>
        <w:t xml:space="preserve"> (gặp trực tiếp, qua mạng liên lạc,qua hồ sơ...)</w:t>
      </w:r>
      <w:r w:rsidRPr="00C900E0">
        <w:rPr>
          <w:rFonts w:ascii="Times New Roman" w:hAnsi="Times New Roman"/>
          <w:color w:val="000000"/>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trong khi nhu cầu sở hữu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như trên đối với doanh nghiệp cũng ngày càng tăng.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khi</w:t>
      </w:r>
      <w:r w:rsidRPr="003D22F6">
        <w:rPr>
          <w:rFonts w:ascii="Times New Roman" w:hAnsi="Times New Roman"/>
          <w:color w:val="000000"/>
          <w:sz w:val="26"/>
          <w:szCs w:val="26"/>
          <w:lang w:val="en-US"/>
        </w:rPr>
        <w:t xml:space="preserve">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r>
        <w:rPr>
          <w:rFonts w:ascii="Times New Roman" w:hAnsi="Times New Roman"/>
          <w:color w:val="000000"/>
          <w:sz w:val="26"/>
          <w:szCs w:val="26"/>
          <w:lang w:val="en-US"/>
        </w:rPr>
        <w:t xml:space="preserve">lý </w:t>
      </w:r>
      <w:r w:rsidRPr="00D26559">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sidRPr="00D26559">
        <w:rPr>
          <w:rFonts w:ascii="Times New Roman" w:hAnsi="Times New Roman"/>
          <w:sz w:val="26"/>
          <w:szCs w:val="26"/>
        </w:rPr>
        <w:t>cấp ch</w:t>
      </w:r>
      <w:r>
        <w:rPr>
          <w:rFonts w:ascii="Times New Roman" w:hAnsi="Times New Roman"/>
          <w:sz w:val="26"/>
          <w:szCs w:val="26"/>
          <w:lang w:val="en-US"/>
        </w:rPr>
        <w:t>ứn</w:t>
      </w:r>
      <w:r w:rsidRPr="00D26559">
        <w:rPr>
          <w:rFonts w:ascii="Times New Roman" w:hAnsi="Times New Roman"/>
          <w:sz w:val="26"/>
          <w:szCs w:val="26"/>
        </w:rPr>
        <w:t>g chỉ cho người thi</w:t>
      </w:r>
      <w:r w:rsidRPr="00D26559">
        <w:rPr>
          <w:rFonts w:ascii="Times New Roman" w:hAnsi="Times New Roman"/>
          <w:sz w:val="26"/>
          <w:szCs w:val="26"/>
          <w:lang w:val="en-US"/>
        </w:rPr>
        <w:t xml:space="preserve"> </w:t>
      </w:r>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AD09BC" w:rsidRPr="00C900E0"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AD09BC" w:rsidRPr="009B6526" w:rsidRDefault="00AD09BC"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AD09BC" w:rsidRPr="00E74EDE" w:rsidRDefault="00AD09BC" w:rsidP="00784A8E">
            <w:pPr>
              <w:pStyle w:val="ListParagraph"/>
              <w:numPr>
                <w:ilvl w:val="0"/>
                <w:numId w:val="2"/>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495093" w:rsidRDefault="00AD09BC">
      <w:pPr>
        <w:spacing w:after="0" w:line="240" w:lineRule="auto"/>
        <w:rPr>
          <w:rFonts w:ascii="Times New Roman" w:hAnsi="Times New Roman"/>
          <w:color w:val="000000"/>
          <w:sz w:val="26"/>
          <w:szCs w:val="26"/>
        </w:rPr>
      </w:pPr>
      <w:r w:rsidRPr="003D22F6">
        <w:rPr>
          <w:rFonts w:ascii="Times New Roman" w:hAnsi="Times New Roman"/>
          <w:color w:val="000000"/>
          <w:sz w:val="26"/>
          <w:szCs w:val="26"/>
        </w:rPr>
        <w:br w:type="page"/>
      </w:r>
      <w:r w:rsidR="00495093">
        <w:rPr>
          <w:rFonts w:ascii="Times New Roman" w:hAnsi="Times New Roman"/>
          <w:color w:val="000000"/>
          <w:sz w:val="26"/>
          <w:szCs w:val="26"/>
        </w:rPr>
        <w:lastRenderedPageBreak/>
        <w:br w:type="page"/>
      </w:r>
    </w:p>
    <w:p w:rsidR="00AD09BC" w:rsidRDefault="00495093"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Mục Lục:</w:t>
      </w:r>
    </w:p>
    <w:p w:rsidR="00F02117" w:rsidRDefault="00495093">
      <w:pPr>
        <w:pStyle w:val="TOC1"/>
        <w:tabs>
          <w:tab w:val="right" w:leader="dot" w:pos="9017"/>
        </w:tabs>
        <w:rPr>
          <w:rFonts w:eastAsiaTheme="minorEastAsia" w:cstheme="minorBidi"/>
          <w:b w:val="0"/>
          <w:bCs w:val="0"/>
          <w:sz w:val="22"/>
          <w:szCs w:val="22"/>
          <w:lang w:val="en-US"/>
        </w:rPr>
      </w:pPr>
      <w:r>
        <w:rPr>
          <w:rFonts w:ascii="Times New Roman" w:hAnsi="Times New Roman"/>
          <w:color w:val="000000"/>
          <w:sz w:val="26"/>
          <w:szCs w:val="26"/>
          <w:lang w:val="en-US"/>
        </w:rPr>
        <w:fldChar w:fldCharType="begin"/>
      </w:r>
      <w:r>
        <w:rPr>
          <w:rFonts w:ascii="Times New Roman" w:hAnsi="Times New Roman"/>
          <w:color w:val="000000"/>
          <w:sz w:val="26"/>
          <w:szCs w:val="26"/>
          <w:lang w:val="en-US"/>
        </w:rPr>
        <w:instrText xml:space="preserve"> TOC \o "1-5" \h \z \u </w:instrText>
      </w:r>
      <w:r>
        <w:rPr>
          <w:rFonts w:ascii="Times New Roman" w:hAnsi="Times New Roman"/>
          <w:color w:val="000000"/>
          <w:sz w:val="26"/>
          <w:szCs w:val="26"/>
          <w:lang w:val="en-US"/>
        </w:rPr>
        <w:fldChar w:fldCharType="separate"/>
      </w:r>
      <w:hyperlink w:anchor="_Toc266247027" w:history="1">
        <w:r w:rsidR="00F02117" w:rsidRPr="006E35CC">
          <w:rPr>
            <w:rStyle w:val="Hyperlink"/>
            <w:rFonts w:ascii="Times New Roman" w:hAnsi="Times New Roman"/>
            <w:lang w:val="en-US"/>
          </w:rPr>
          <w:t>Ch</w:t>
        </w:r>
        <w:r w:rsidR="00F02117" w:rsidRPr="006E35CC">
          <w:rPr>
            <w:rStyle w:val="Hyperlink"/>
            <w:rFonts w:ascii="Times New Roman" w:hAnsi="Times New Roman"/>
          </w:rPr>
          <w:t>ương 1</w:t>
        </w:r>
        <w:r w:rsidR="00F02117">
          <w:rPr>
            <w:webHidden/>
          </w:rPr>
          <w:tab/>
        </w:r>
        <w:r w:rsidR="00F02117">
          <w:rPr>
            <w:webHidden/>
          </w:rPr>
          <w:fldChar w:fldCharType="begin"/>
        </w:r>
        <w:r w:rsidR="00F02117">
          <w:rPr>
            <w:webHidden/>
          </w:rPr>
          <w:instrText xml:space="preserve"> PAGEREF _Toc266247027 \h </w:instrText>
        </w:r>
        <w:r w:rsidR="00F02117">
          <w:rPr>
            <w:webHidden/>
          </w:rPr>
        </w:r>
        <w:r w:rsidR="00F02117">
          <w:rPr>
            <w:webHidden/>
          </w:rPr>
          <w:fldChar w:fldCharType="separate"/>
        </w:r>
        <w:r w:rsidR="00F02117">
          <w:rPr>
            <w:webHidden/>
          </w:rPr>
          <w:t>12</w:t>
        </w:r>
        <w:r w:rsidR="00F02117">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28" w:history="1">
        <w:r w:rsidRPr="006E35CC">
          <w:rPr>
            <w:rStyle w:val="Hyperlink"/>
            <w:rFonts w:ascii="Times New Roman" w:hAnsi="Times New Roman"/>
            <w:lang w:val="en-US"/>
          </w:rPr>
          <w:t>Đề Dẫn Đề Tài</w:t>
        </w:r>
        <w:r>
          <w:rPr>
            <w:webHidden/>
          </w:rPr>
          <w:tab/>
        </w:r>
        <w:r>
          <w:rPr>
            <w:webHidden/>
          </w:rPr>
          <w:fldChar w:fldCharType="begin"/>
        </w:r>
        <w:r>
          <w:rPr>
            <w:webHidden/>
          </w:rPr>
          <w:instrText xml:space="preserve"> PAGEREF _Toc266247028 \h </w:instrText>
        </w:r>
        <w:r>
          <w:rPr>
            <w:webHidden/>
          </w:rPr>
        </w:r>
        <w:r>
          <w:rPr>
            <w:webHidden/>
          </w:rPr>
          <w:fldChar w:fldCharType="separate"/>
        </w:r>
        <w:r>
          <w:rPr>
            <w:webHidden/>
          </w:rPr>
          <w:t>12</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29" w:history="1">
        <w:r w:rsidRPr="006E35CC">
          <w:rPr>
            <w:rStyle w:val="Hyperlink"/>
            <w:rFonts w:ascii="Times New Roman" w:hAnsi="Times New Roman"/>
            <w:lang w:val="en-US"/>
          </w:rPr>
          <w:t>1.</w:t>
        </w:r>
        <w:r>
          <w:rPr>
            <w:rFonts w:eastAsiaTheme="minorEastAsia" w:cstheme="minorBidi"/>
            <w:b w:val="0"/>
            <w:bCs w:val="0"/>
            <w:sz w:val="22"/>
            <w:szCs w:val="22"/>
            <w:lang w:val="en-US"/>
          </w:rPr>
          <w:tab/>
        </w:r>
        <w:r w:rsidRPr="006E35CC">
          <w:rPr>
            <w:rStyle w:val="Hyperlink"/>
            <w:rFonts w:ascii="Times New Roman" w:hAnsi="Times New Roman"/>
            <w:lang w:val="en-US"/>
          </w:rPr>
          <w:t>Chủ đề</w:t>
        </w:r>
        <w:r>
          <w:rPr>
            <w:webHidden/>
          </w:rPr>
          <w:tab/>
        </w:r>
        <w:r>
          <w:rPr>
            <w:webHidden/>
          </w:rPr>
          <w:fldChar w:fldCharType="begin"/>
        </w:r>
        <w:r>
          <w:rPr>
            <w:webHidden/>
          </w:rPr>
          <w:instrText xml:space="preserve"> PAGEREF _Toc266247029 \h </w:instrText>
        </w:r>
        <w:r>
          <w:rPr>
            <w:webHidden/>
          </w:rPr>
        </w:r>
        <w:r>
          <w:rPr>
            <w:webHidden/>
          </w:rPr>
          <w:fldChar w:fldCharType="separate"/>
        </w:r>
        <w:r>
          <w:rPr>
            <w:webHidden/>
          </w:rPr>
          <w:t>12</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30" w:history="1">
        <w:r w:rsidRPr="006E35CC">
          <w:rPr>
            <w:rStyle w:val="Hyperlink"/>
            <w:rFonts w:ascii="Times New Roman" w:hAnsi="Times New Roman"/>
            <w:lang w:val="en-US"/>
          </w:rPr>
          <w:t>2.</w:t>
        </w:r>
        <w:r>
          <w:rPr>
            <w:rFonts w:eastAsiaTheme="minorEastAsia" w:cstheme="minorBidi"/>
            <w:b w:val="0"/>
            <w:bCs w:val="0"/>
            <w:sz w:val="22"/>
            <w:szCs w:val="22"/>
            <w:lang w:val="en-US"/>
          </w:rPr>
          <w:tab/>
        </w:r>
        <w:r w:rsidRPr="006E35CC">
          <w:rPr>
            <w:rStyle w:val="Hyperlink"/>
            <w:rFonts w:ascii="Times New Roman" w:hAnsi="Times New Roman"/>
            <w:lang w:val="en-US"/>
          </w:rPr>
          <w:t>Yêu cầu của ứng dụng</w:t>
        </w:r>
        <w:r>
          <w:rPr>
            <w:webHidden/>
          </w:rPr>
          <w:tab/>
        </w:r>
        <w:r>
          <w:rPr>
            <w:webHidden/>
          </w:rPr>
          <w:fldChar w:fldCharType="begin"/>
        </w:r>
        <w:r>
          <w:rPr>
            <w:webHidden/>
          </w:rPr>
          <w:instrText xml:space="preserve"> PAGEREF _Toc266247030 \h </w:instrText>
        </w:r>
        <w:r>
          <w:rPr>
            <w:webHidden/>
          </w:rPr>
        </w:r>
        <w:r>
          <w:rPr>
            <w:webHidden/>
          </w:rPr>
          <w:fldChar w:fldCharType="separate"/>
        </w:r>
        <w:r>
          <w:rPr>
            <w:webHidden/>
          </w:rPr>
          <w:t>13</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31" w:history="1">
        <w:r w:rsidRPr="006E35CC">
          <w:rPr>
            <w:rStyle w:val="Hyperlink"/>
            <w:rFonts w:ascii="Times New Roman" w:hAnsi="Times New Roman"/>
            <w:lang w:val="en-US"/>
          </w:rPr>
          <w:t>3.</w:t>
        </w:r>
        <w:r>
          <w:rPr>
            <w:rFonts w:eastAsiaTheme="minorEastAsia" w:cstheme="minorBidi"/>
            <w:b w:val="0"/>
            <w:bCs w:val="0"/>
            <w:sz w:val="22"/>
            <w:szCs w:val="22"/>
            <w:lang w:val="en-US"/>
          </w:rPr>
          <w:tab/>
        </w:r>
        <w:r w:rsidRPr="006E35CC">
          <w:rPr>
            <w:rStyle w:val="Hyperlink"/>
            <w:rFonts w:ascii="Times New Roman" w:hAnsi="Times New Roman"/>
            <w:lang w:val="en-US"/>
          </w:rPr>
          <w:t>Nội dung cần thực hiện để đáp ứng yêu cầu trên:</w:t>
        </w:r>
        <w:r>
          <w:rPr>
            <w:webHidden/>
          </w:rPr>
          <w:tab/>
        </w:r>
        <w:r>
          <w:rPr>
            <w:webHidden/>
          </w:rPr>
          <w:fldChar w:fldCharType="begin"/>
        </w:r>
        <w:r>
          <w:rPr>
            <w:webHidden/>
          </w:rPr>
          <w:instrText xml:space="preserve"> PAGEREF _Toc266247031 \h </w:instrText>
        </w:r>
        <w:r>
          <w:rPr>
            <w:webHidden/>
          </w:rPr>
        </w:r>
        <w:r>
          <w:rPr>
            <w:webHidden/>
          </w:rPr>
          <w:fldChar w:fldCharType="separate"/>
        </w:r>
        <w:r>
          <w:rPr>
            <w:webHidden/>
          </w:rPr>
          <w:t>14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32" w:history="1">
        <w:r w:rsidRPr="006E35CC">
          <w:rPr>
            <w:rStyle w:val="Hyperlink"/>
            <w:rFonts w:ascii="Times New Roman" w:hAnsi="Times New Roman"/>
            <w:lang w:val="en-US"/>
          </w:rPr>
          <w:t>3.1.</w:t>
        </w:r>
        <w:r>
          <w:rPr>
            <w:rFonts w:eastAsiaTheme="minorEastAsia" w:cstheme="minorBidi"/>
            <w:i w:val="0"/>
            <w:iCs w:val="0"/>
            <w:sz w:val="22"/>
            <w:szCs w:val="22"/>
            <w:lang w:val="en-US"/>
          </w:rPr>
          <w:tab/>
        </w:r>
        <w:r w:rsidRPr="006E35CC">
          <w:rPr>
            <w:rStyle w:val="Hyperlink"/>
            <w:rFonts w:ascii="Times New Roman" w:hAnsi="Times New Roman"/>
            <w:lang w:val="en-US"/>
          </w:rPr>
          <w:t>Tìm hiểu thực tế ứng dụng</w:t>
        </w:r>
        <w:r>
          <w:rPr>
            <w:webHidden/>
          </w:rPr>
          <w:tab/>
        </w:r>
        <w:r>
          <w:rPr>
            <w:webHidden/>
          </w:rPr>
          <w:fldChar w:fldCharType="begin"/>
        </w:r>
        <w:r>
          <w:rPr>
            <w:webHidden/>
          </w:rPr>
          <w:instrText xml:space="preserve"> PAGEREF _Toc266247032 \h </w:instrText>
        </w:r>
        <w:r>
          <w:rPr>
            <w:webHidden/>
          </w:rPr>
        </w:r>
        <w:r>
          <w:rPr>
            <w:webHidden/>
          </w:rPr>
          <w:fldChar w:fldCharType="separate"/>
        </w:r>
        <w:r>
          <w:rPr>
            <w:webHidden/>
          </w:rPr>
          <w:t>14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33" w:history="1">
        <w:r w:rsidRPr="006E35CC">
          <w:rPr>
            <w:rStyle w:val="Hyperlink"/>
            <w:rFonts w:ascii="Times New Roman" w:hAnsi="Times New Roman"/>
            <w:lang w:val="en-US"/>
          </w:rPr>
          <w:t>3.2.</w:t>
        </w:r>
        <w:r>
          <w:rPr>
            <w:rFonts w:eastAsiaTheme="minorEastAsia" w:cstheme="minorBidi"/>
            <w:i w:val="0"/>
            <w:iCs w:val="0"/>
            <w:sz w:val="22"/>
            <w:szCs w:val="22"/>
            <w:lang w:val="en-US"/>
          </w:rPr>
          <w:tab/>
        </w:r>
        <w:r w:rsidRPr="006E35CC">
          <w:rPr>
            <w:rStyle w:val="Hyperlink"/>
            <w:rFonts w:ascii="Times New Roman" w:hAnsi="Times New Roman"/>
            <w:lang w:val="en-US"/>
          </w:rPr>
          <w:t>Khảo sát và lựa chọn môi trường công nghệ phù hợp</w:t>
        </w:r>
        <w:r>
          <w:rPr>
            <w:webHidden/>
          </w:rPr>
          <w:tab/>
        </w:r>
        <w:r>
          <w:rPr>
            <w:webHidden/>
          </w:rPr>
          <w:fldChar w:fldCharType="begin"/>
        </w:r>
        <w:r>
          <w:rPr>
            <w:webHidden/>
          </w:rPr>
          <w:instrText xml:space="preserve"> PAGEREF _Toc266247033 \h </w:instrText>
        </w:r>
        <w:r>
          <w:rPr>
            <w:webHidden/>
          </w:rPr>
        </w:r>
        <w:r>
          <w:rPr>
            <w:webHidden/>
          </w:rPr>
          <w:fldChar w:fldCharType="separate"/>
        </w:r>
        <w:r>
          <w:rPr>
            <w:webHidden/>
          </w:rPr>
          <w:t>14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34" w:history="1">
        <w:r w:rsidRPr="006E35CC">
          <w:rPr>
            <w:rStyle w:val="Hyperlink"/>
            <w:rFonts w:ascii="Times New Roman" w:hAnsi="Times New Roman"/>
            <w:lang w:val="en-US"/>
          </w:rPr>
          <w:t>3.2.1.</w:t>
        </w:r>
        <w:r>
          <w:rPr>
            <w:rFonts w:eastAsiaTheme="minorEastAsia" w:cstheme="minorBidi"/>
            <w:sz w:val="22"/>
            <w:szCs w:val="22"/>
            <w:lang w:val="en-US"/>
          </w:rPr>
          <w:tab/>
        </w:r>
        <w:r w:rsidRPr="006E35CC">
          <w:rPr>
            <w:rStyle w:val="Hyperlink"/>
            <w:rFonts w:ascii="Times New Roman" w:hAnsi="Times New Roman"/>
            <w:lang w:val="en-US"/>
          </w:rPr>
          <w:t>Khảo sát:</w:t>
        </w:r>
        <w:r>
          <w:rPr>
            <w:webHidden/>
          </w:rPr>
          <w:tab/>
        </w:r>
        <w:r>
          <w:rPr>
            <w:webHidden/>
          </w:rPr>
          <w:fldChar w:fldCharType="begin"/>
        </w:r>
        <w:r>
          <w:rPr>
            <w:webHidden/>
          </w:rPr>
          <w:instrText xml:space="preserve"> PAGEREF _Toc266247034 \h </w:instrText>
        </w:r>
        <w:r>
          <w:rPr>
            <w:webHidden/>
          </w:rPr>
        </w:r>
        <w:r>
          <w:rPr>
            <w:webHidden/>
          </w:rPr>
          <w:fldChar w:fldCharType="separate"/>
        </w:r>
        <w:r>
          <w:rPr>
            <w:webHidden/>
          </w:rPr>
          <w:t>14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35" w:history="1">
        <w:r w:rsidRPr="006E35CC">
          <w:rPr>
            <w:rStyle w:val="Hyperlink"/>
            <w:rFonts w:ascii="Times New Roman" w:hAnsi="Times New Roman"/>
            <w:i/>
            <w:lang w:val="en-US"/>
          </w:rPr>
          <w:t>3.2.2.</w:t>
        </w:r>
        <w:r>
          <w:rPr>
            <w:rFonts w:eastAsiaTheme="minorEastAsia" w:cstheme="minorBidi"/>
            <w:sz w:val="22"/>
            <w:szCs w:val="22"/>
            <w:lang w:val="en-US"/>
          </w:rPr>
          <w:tab/>
        </w:r>
        <w:r w:rsidRPr="006E35CC">
          <w:rPr>
            <w:rStyle w:val="Hyperlink"/>
            <w:rFonts w:ascii="Times New Roman" w:hAnsi="Times New Roman"/>
            <w:i/>
            <w:lang w:val="en-US"/>
          </w:rPr>
          <w:t>Nhu cầu</w:t>
        </w:r>
        <w:r>
          <w:rPr>
            <w:webHidden/>
          </w:rPr>
          <w:tab/>
        </w:r>
        <w:r>
          <w:rPr>
            <w:webHidden/>
          </w:rPr>
          <w:fldChar w:fldCharType="begin"/>
        </w:r>
        <w:r>
          <w:rPr>
            <w:webHidden/>
          </w:rPr>
          <w:instrText xml:space="preserve"> PAGEREF _Toc266247035 \h </w:instrText>
        </w:r>
        <w:r>
          <w:rPr>
            <w:webHidden/>
          </w:rPr>
        </w:r>
        <w:r>
          <w:rPr>
            <w:webHidden/>
          </w:rPr>
          <w:fldChar w:fldCharType="separate"/>
        </w:r>
        <w:r>
          <w:rPr>
            <w:webHidden/>
          </w:rPr>
          <w:t>15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36" w:history="1">
        <w:r w:rsidRPr="006E35CC">
          <w:rPr>
            <w:rStyle w:val="Hyperlink"/>
            <w:rFonts w:ascii="Times New Roman" w:hAnsi="Times New Roman"/>
            <w:i/>
            <w:lang w:val="en-US"/>
          </w:rPr>
          <w:t>3.2.3.</w:t>
        </w:r>
        <w:r>
          <w:rPr>
            <w:rFonts w:eastAsiaTheme="minorEastAsia" w:cstheme="minorBidi"/>
            <w:sz w:val="22"/>
            <w:szCs w:val="22"/>
            <w:lang w:val="en-US"/>
          </w:rPr>
          <w:tab/>
        </w:r>
        <w:r w:rsidRPr="006E35CC">
          <w:rPr>
            <w:rStyle w:val="Hyperlink"/>
            <w:rFonts w:ascii="Times New Roman" w:hAnsi="Times New Roman"/>
            <w:i/>
            <w:lang w:val="en-US"/>
          </w:rPr>
          <w:t>Các công nghệ:</w:t>
        </w:r>
        <w:r>
          <w:rPr>
            <w:webHidden/>
          </w:rPr>
          <w:tab/>
        </w:r>
        <w:r>
          <w:rPr>
            <w:webHidden/>
          </w:rPr>
          <w:fldChar w:fldCharType="begin"/>
        </w:r>
        <w:r>
          <w:rPr>
            <w:webHidden/>
          </w:rPr>
          <w:instrText xml:space="preserve"> PAGEREF _Toc266247036 \h </w:instrText>
        </w:r>
        <w:r>
          <w:rPr>
            <w:webHidden/>
          </w:rPr>
        </w:r>
        <w:r>
          <w:rPr>
            <w:webHidden/>
          </w:rPr>
          <w:fldChar w:fldCharType="separate"/>
        </w:r>
        <w:r>
          <w:rPr>
            <w:webHidden/>
          </w:rPr>
          <w:t>15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37" w:history="1">
        <w:r w:rsidRPr="006E35CC">
          <w:rPr>
            <w:rStyle w:val="Hyperlink"/>
            <w:rFonts w:ascii="Times New Roman" w:hAnsi="Times New Roman"/>
            <w:lang w:val="en-US"/>
          </w:rPr>
          <w:t>3.2.4.</w:t>
        </w:r>
        <w:r>
          <w:rPr>
            <w:rFonts w:eastAsiaTheme="minorEastAsia" w:cstheme="minorBidi"/>
            <w:sz w:val="22"/>
            <w:szCs w:val="22"/>
            <w:lang w:val="en-US"/>
          </w:rPr>
          <w:tab/>
        </w:r>
        <w:r w:rsidRPr="006E35CC">
          <w:rPr>
            <w:rStyle w:val="Hyperlink"/>
            <w:rFonts w:ascii="Times New Roman" w:hAnsi="Times New Roman"/>
            <w:lang w:val="en-US"/>
          </w:rPr>
          <w:t>Lựa chọn môi trường:</w:t>
        </w:r>
        <w:r>
          <w:rPr>
            <w:webHidden/>
          </w:rPr>
          <w:tab/>
        </w:r>
        <w:r>
          <w:rPr>
            <w:webHidden/>
          </w:rPr>
          <w:fldChar w:fldCharType="begin"/>
        </w:r>
        <w:r>
          <w:rPr>
            <w:webHidden/>
          </w:rPr>
          <w:instrText xml:space="preserve"> PAGEREF _Toc266247037 \h </w:instrText>
        </w:r>
        <w:r>
          <w:rPr>
            <w:webHidden/>
          </w:rPr>
        </w:r>
        <w:r>
          <w:rPr>
            <w:webHidden/>
          </w:rPr>
          <w:fldChar w:fldCharType="separate"/>
        </w:r>
        <w:r>
          <w:rPr>
            <w:webHidden/>
          </w:rPr>
          <w:t>15</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38" w:history="1">
        <w:r w:rsidRPr="006E35CC">
          <w:rPr>
            <w:rStyle w:val="Hyperlink"/>
            <w:rFonts w:ascii="Times New Roman" w:hAnsi="Times New Roman"/>
            <w:lang w:val="en-US"/>
          </w:rPr>
          <w:t>4.</w:t>
        </w:r>
        <w:r>
          <w:rPr>
            <w:rFonts w:eastAsiaTheme="minorEastAsia" w:cstheme="minorBidi"/>
            <w:b w:val="0"/>
            <w:bCs w:val="0"/>
            <w:sz w:val="22"/>
            <w:szCs w:val="22"/>
            <w:lang w:val="en-US"/>
          </w:rPr>
          <w:tab/>
        </w:r>
        <w:r w:rsidRPr="006E35CC">
          <w:rPr>
            <w:rStyle w:val="Hyperlink"/>
            <w:rFonts w:ascii="Times New Roman" w:hAnsi="Times New Roman"/>
            <w:lang w:val="en-US"/>
          </w:rPr>
          <w:t>Bố cục khóa luận tốt nghiệp</w:t>
        </w:r>
        <w:r>
          <w:rPr>
            <w:webHidden/>
          </w:rPr>
          <w:tab/>
        </w:r>
        <w:r>
          <w:rPr>
            <w:webHidden/>
          </w:rPr>
          <w:fldChar w:fldCharType="begin"/>
        </w:r>
        <w:r>
          <w:rPr>
            <w:webHidden/>
          </w:rPr>
          <w:instrText xml:space="preserve"> PAGEREF _Toc266247038 \h </w:instrText>
        </w:r>
        <w:r>
          <w:rPr>
            <w:webHidden/>
          </w:rPr>
        </w:r>
        <w:r>
          <w:rPr>
            <w:webHidden/>
          </w:rPr>
          <w:fldChar w:fldCharType="separate"/>
        </w:r>
        <w:r>
          <w:rPr>
            <w:webHidden/>
          </w:rPr>
          <w:t>16</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39" w:history="1">
        <w:r w:rsidRPr="006E35CC">
          <w:rPr>
            <w:rStyle w:val="Hyperlink"/>
            <w:rFonts w:ascii="Times New Roman" w:hAnsi="Times New Roman"/>
            <w:lang w:val="en-US"/>
          </w:rPr>
          <w:t>Chương 2</w:t>
        </w:r>
        <w:r>
          <w:rPr>
            <w:webHidden/>
          </w:rPr>
          <w:tab/>
        </w:r>
        <w:r>
          <w:rPr>
            <w:webHidden/>
          </w:rPr>
          <w:fldChar w:fldCharType="begin"/>
        </w:r>
        <w:r>
          <w:rPr>
            <w:webHidden/>
          </w:rPr>
          <w:instrText xml:space="preserve"> PAGEREF _Toc266247039 \h </w:instrText>
        </w:r>
        <w:r>
          <w:rPr>
            <w:webHidden/>
          </w:rPr>
        </w:r>
        <w:r>
          <w:rPr>
            <w:webHidden/>
          </w:rPr>
          <w:fldChar w:fldCharType="separate"/>
        </w:r>
        <w:r>
          <w:rPr>
            <w:webHidden/>
          </w:rPr>
          <w:t>18</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40" w:history="1">
        <w:r w:rsidRPr="006E35CC">
          <w:rPr>
            <w:rStyle w:val="Hyperlink"/>
            <w:rFonts w:ascii="Times New Roman" w:hAnsi="Times New Roman"/>
            <w:lang w:val="en-US"/>
          </w:rPr>
          <w:t>Ứng dụng luồng công việc</w:t>
        </w:r>
        <w:r>
          <w:rPr>
            <w:webHidden/>
          </w:rPr>
          <w:tab/>
        </w:r>
        <w:r>
          <w:rPr>
            <w:webHidden/>
          </w:rPr>
          <w:fldChar w:fldCharType="begin"/>
        </w:r>
        <w:r>
          <w:rPr>
            <w:webHidden/>
          </w:rPr>
          <w:instrText xml:space="preserve"> PAGEREF _Toc266247040 \h </w:instrText>
        </w:r>
        <w:r>
          <w:rPr>
            <w:webHidden/>
          </w:rPr>
        </w:r>
        <w:r>
          <w:rPr>
            <w:webHidden/>
          </w:rPr>
          <w:fldChar w:fldCharType="separate"/>
        </w:r>
        <w:r>
          <w:rPr>
            <w:webHidden/>
          </w:rPr>
          <w:t>18</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41" w:history="1">
        <w:r w:rsidRPr="006E35CC">
          <w:rPr>
            <w:rStyle w:val="Hyperlink"/>
            <w:rFonts w:ascii="Times New Roman" w:hAnsi="Times New Roman"/>
          </w:rPr>
          <w:t>1.</w:t>
        </w:r>
        <w:r>
          <w:rPr>
            <w:rFonts w:eastAsiaTheme="minorEastAsia" w:cstheme="minorBidi"/>
            <w:b w:val="0"/>
            <w:bCs w:val="0"/>
            <w:sz w:val="22"/>
            <w:szCs w:val="22"/>
            <w:lang w:val="en-US"/>
          </w:rPr>
          <w:tab/>
        </w:r>
        <w:r w:rsidRPr="006E35CC">
          <w:rPr>
            <w:rStyle w:val="Hyperlink"/>
            <w:rFonts w:ascii="Times New Roman" w:hAnsi="Times New Roman"/>
          </w:rPr>
          <w:t>Tổng quan về luồng công việc</w:t>
        </w:r>
        <w:r>
          <w:rPr>
            <w:webHidden/>
          </w:rPr>
          <w:tab/>
        </w:r>
        <w:r>
          <w:rPr>
            <w:webHidden/>
          </w:rPr>
          <w:fldChar w:fldCharType="begin"/>
        </w:r>
        <w:r>
          <w:rPr>
            <w:webHidden/>
          </w:rPr>
          <w:instrText xml:space="preserve"> PAGEREF _Toc266247041 \h </w:instrText>
        </w:r>
        <w:r>
          <w:rPr>
            <w:webHidden/>
          </w:rPr>
        </w:r>
        <w:r>
          <w:rPr>
            <w:webHidden/>
          </w:rPr>
          <w:fldChar w:fldCharType="separate"/>
        </w:r>
        <w:r>
          <w:rPr>
            <w:webHidden/>
          </w:rPr>
          <w:t>18</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42" w:history="1">
        <w:r w:rsidRPr="006E35CC">
          <w:rPr>
            <w:rStyle w:val="Hyperlink"/>
            <w:rFonts w:ascii="Times New Roman" w:hAnsi="Times New Roman"/>
          </w:rPr>
          <w:t>2.</w:t>
        </w:r>
        <w:r>
          <w:rPr>
            <w:rFonts w:eastAsiaTheme="minorEastAsia" w:cstheme="minorBidi"/>
            <w:b w:val="0"/>
            <w:bCs w:val="0"/>
            <w:sz w:val="22"/>
            <w:szCs w:val="22"/>
            <w:lang w:val="en-US"/>
          </w:rPr>
          <w:tab/>
        </w:r>
        <w:r w:rsidRPr="006E35CC">
          <w:rPr>
            <w:rStyle w:val="Hyperlink"/>
            <w:rFonts w:ascii="Times New Roman" w:hAnsi="Times New Roman"/>
          </w:rPr>
          <w:t>Luồng công việc trong quản lý thi, cấp chứng chỉ quốc gia</w:t>
        </w:r>
        <w:r>
          <w:rPr>
            <w:webHidden/>
          </w:rPr>
          <w:tab/>
        </w:r>
        <w:r>
          <w:rPr>
            <w:webHidden/>
          </w:rPr>
          <w:fldChar w:fldCharType="begin"/>
        </w:r>
        <w:r>
          <w:rPr>
            <w:webHidden/>
          </w:rPr>
          <w:instrText xml:space="preserve"> PAGEREF _Toc266247042 \h </w:instrText>
        </w:r>
        <w:r>
          <w:rPr>
            <w:webHidden/>
          </w:rPr>
        </w:r>
        <w:r>
          <w:rPr>
            <w:webHidden/>
          </w:rPr>
          <w:fldChar w:fldCharType="separate"/>
        </w:r>
        <w:r>
          <w:rPr>
            <w:webHidden/>
          </w:rPr>
          <w:t>19</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43" w:history="1">
        <w:r w:rsidRPr="006E35CC">
          <w:rPr>
            <w:rStyle w:val="Hyperlink"/>
            <w:rFonts w:ascii="Times New Roman" w:hAnsi="Times New Roman"/>
            <w:b/>
          </w:rPr>
          <w:t>2.1.</w:t>
        </w:r>
        <w:r>
          <w:rPr>
            <w:rFonts w:eastAsiaTheme="minorEastAsia" w:cstheme="minorBidi"/>
            <w:i w:val="0"/>
            <w:iCs w:val="0"/>
            <w:sz w:val="22"/>
            <w:szCs w:val="22"/>
            <w:lang w:val="en-US"/>
          </w:rPr>
          <w:tab/>
        </w:r>
        <w:r w:rsidRPr="006E35CC">
          <w:rPr>
            <w:rStyle w:val="Hyperlink"/>
            <w:rFonts w:ascii="Times New Roman" w:hAnsi="Times New Roman"/>
            <w:b/>
          </w:rPr>
          <w:t>Các quy trình ứng dụng</w:t>
        </w:r>
        <w:r>
          <w:rPr>
            <w:webHidden/>
          </w:rPr>
          <w:tab/>
        </w:r>
        <w:r>
          <w:rPr>
            <w:webHidden/>
          </w:rPr>
          <w:fldChar w:fldCharType="begin"/>
        </w:r>
        <w:r>
          <w:rPr>
            <w:webHidden/>
          </w:rPr>
          <w:instrText xml:space="preserve"> PAGEREF _Toc266247043 \h </w:instrText>
        </w:r>
        <w:r>
          <w:rPr>
            <w:webHidden/>
          </w:rPr>
        </w:r>
        <w:r>
          <w:rPr>
            <w:webHidden/>
          </w:rPr>
          <w:fldChar w:fldCharType="separate"/>
        </w:r>
        <w:r>
          <w:rPr>
            <w:webHidden/>
          </w:rPr>
          <w:t>19</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44" w:history="1">
        <w:r w:rsidRPr="006E35CC">
          <w:rPr>
            <w:rStyle w:val="Hyperlink"/>
            <w:rFonts w:ascii="Times New Roman" w:hAnsi="Times New Roman"/>
            <w:b/>
          </w:rPr>
          <w:t>2.1.1.</w:t>
        </w:r>
        <w:r>
          <w:rPr>
            <w:rFonts w:eastAsiaTheme="minorEastAsia" w:cstheme="minorBidi"/>
            <w:sz w:val="22"/>
            <w:szCs w:val="22"/>
            <w:lang w:val="en-US"/>
          </w:rPr>
          <w:tab/>
        </w:r>
        <w:r w:rsidRPr="006E35CC">
          <w:rPr>
            <w:rStyle w:val="Hyperlink"/>
            <w:rFonts w:ascii="Times New Roman" w:hAnsi="Times New Roman"/>
            <w:b/>
          </w:rPr>
          <w:t>Quy trình tổ chức thi</w:t>
        </w:r>
        <w:r>
          <w:rPr>
            <w:webHidden/>
          </w:rPr>
          <w:tab/>
        </w:r>
        <w:r>
          <w:rPr>
            <w:webHidden/>
          </w:rPr>
          <w:fldChar w:fldCharType="begin"/>
        </w:r>
        <w:r>
          <w:rPr>
            <w:webHidden/>
          </w:rPr>
          <w:instrText xml:space="preserve"> PAGEREF _Toc266247044 \h </w:instrText>
        </w:r>
        <w:r>
          <w:rPr>
            <w:webHidden/>
          </w:rPr>
        </w:r>
        <w:r>
          <w:rPr>
            <w:webHidden/>
          </w:rPr>
          <w:fldChar w:fldCharType="separate"/>
        </w:r>
        <w:r>
          <w:rPr>
            <w:webHidden/>
          </w:rPr>
          <w:t>19</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45" w:history="1">
        <w:r w:rsidRPr="006E35CC">
          <w:rPr>
            <w:rStyle w:val="Hyperlink"/>
            <w:rFonts w:ascii="Times New Roman" w:hAnsi="Times New Roman"/>
            <w:b/>
          </w:rPr>
          <w:t>2.1.2.</w:t>
        </w:r>
        <w:r>
          <w:rPr>
            <w:rFonts w:eastAsiaTheme="minorEastAsia" w:cstheme="minorBidi"/>
            <w:sz w:val="22"/>
            <w:szCs w:val="22"/>
            <w:lang w:val="en-US"/>
          </w:rPr>
          <w:tab/>
        </w:r>
        <w:r w:rsidRPr="006E35CC">
          <w:rPr>
            <w:rStyle w:val="Hyperlink"/>
            <w:rFonts w:ascii="Times New Roman" w:hAnsi="Times New Roman"/>
            <w:b/>
          </w:rPr>
          <w:t>Quy trình cấp chứng chỉ</w:t>
        </w:r>
        <w:r>
          <w:rPr>
            <w:webHidden/>
          </w:rPr>
          <w:tab/>
        </w:r>
        <w:r>
          <w:rPr>
            <w:webHidden/>
          </w:rPr>
          <w:fldChar w:fldCharType="begin"/>
        </w:r>
        <w:r>
          <w:rPr>
            <w:webHidden/>
          </w:rPr>
          <w:instrText xml:space="preserve"> PAGEREF _Toc266247045 \h </w:instrText>
        </w:r>
        <w:r>
          <w:rPr>
            <w:webHidden/>
          </w:rPr>
        </w:r>
        <w:r>
          <w:rPr>
            <w:webHidden/>
          </w:rPr>
          <w:fldChar w:fldCharType="separate"/>
        </w:r>
        <w:r>
          <w:rPr>
            <w:webHidden/>
          </w:rPr>
          <w:t>21</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46" w:history="1">
        <w:r w:rsidRPr="006E35CC">
          <w:rPr>
            <w:rStyle w:val="Hyperlink"/>
            <w:rFonts w:ascii="Times New Roman" w:hAnsi="Times New Roman"/>
            <w:b/>
          </w:rPr>
          <w:t>2.2.</w:t>
        </w:r>
        <w:r>
          <w:rPr>
            <w:rFonts w:eastAsiaTheme="minorEastAsia" w:cstheme="minorBidi"/>
            <w:i w:val="0"/>
            <w:iCs w:val="0"/>
            <w:sz w:val="22"/>
            <w:szCs w:val="22"/>
            <w:lang w:val="en-US"/>
          </w:rPr>
          <w:tab/>
        </w:r>
        <w:r w:rsidRPr="006E35CC">
          <w:rPr>
            <w:rStyle w:val="Hyperlink"/>
            <w:rFonts w:ascii="Times New Roman" w:hAnsi="Times New Roman"/>
            <w:b/>
          </w:rPr>
          <w:t>Các vấn đề còn tồn tại</w:t>
        </w:r>
        <w:r>
          <w:rPr>
            <w:webHidden/>
          </w:rPr>
          <w:tab/>
        </w:r>
        <w:r>
          <w:rPr>
            <w:webHidden/>
          </w:rPr>
          <w:fldChar w:fldCharType="begin"/>
        </w:r>
        <w:r>
          <w:rPr>
            <w:webHidden/>
          </w:rPr>
          <w:instrText xml:space="preserve"> PAGEREF _Toc266247046 \h </w:instrText>
        </w:r>
        <w:r>
          <w:rPr>
            <w:webHidden/>
          </w:rPr>
        </w:r>
        <w:r>
          <w:rPr>
            <w:webHidden/>
          </w:rPr>
          <w:fldChar w:fldCharType="separate"/>
        </w:r>
        <w:r>
          <w:rPr>
            <w:webHidden/>
          </w:rPr>
          <w:t>22</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47" w:history="1">
        <w:r w:rsidRPr="006E35CC">
          <w:rPr>
            <w:rStyle w:val="Hyperlink"/>
            <w:rFonts w:ascii="Times New Roman" w:hAnsi="Times New Roman"/>
          </w:rPr>
          <w:t>3.</w:t>
        </w:r>
        <w:r>
          <w:rPr>
            <w:rFonts w:eastAsiaTheme="minorEastAsia" w:cstheme="minorBidi"/>
            <w:b w:val="0"/>
            <w:bCs w:val="0"/>
            <w:sz w:val="22"/>
            <w:szCs w:val="22"/>
            <w:lang w:val="en-US"/>
          </w:rPr>
          <w:tab/>
        </w:r>
        <w:r w:rsidRPr="006E35CC">
          <w:rPr>
            <w:rStyle w:val="Hyperlink"/>
            <w:rFonts w:ascii="Times New Roman" w:hAnsi="Times New Roman"/>
          </w:rPr>
          <w:t xml:space="preserve">Yêu cầu </w:t>
        </w:r>
        <w:r w:rsidRPr="006E35CC">
          <w:rPr>
            <w:rStyle w:val="Hyperlink"/>
            <w:rFonts w:ascii="Times New Roman" w:hAnsi="Times New Roman"/>
            <w:lang w:val="en-US"/>
          </w:rPr>
          <w:t>chức năng</w:t>
        </w:r>
        <w:r>
          <w:rPr>
            <w:webHidden/>
          </w:rPr>
          <w:tab/>
        </w:r>
        <w:r>
          <w:rPr>
            <w:webHidden/>
          </w:rPr>
          <w:fldChar w:fldCharType="begin"/>
        </w:r>
        <w:r>
          <w:rPr>
            <w:webHidden/>
          </w:rPr>
          <w:instrText xml:space="preserve"> PAGEREF _Toc266247047 \h </w:instrText>
        </w:r>
        <w:r>
          <w:rPr>
            <w:webHidden/>
          </w:rPr>
        </w:r>
        <w:r>
          <w:rPr>
            <w:webHidden/>
          </w:rPr>
          <w:fldChar w:fldCharType="separate"/>
        </w:r>
        <w:r>
          <w:rPr>
            <w:webHidden/>
          </w:rPr>
          <w:t>23</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48" w:history="1">
        <w:r w:rsidRPr="006E35CC">
          <w:rPr>
            <w:rStyle w:val="Hyperlink"/>
            <w:rFonts w:ascii="Times New Roman" w:hAnsi="Times New Roman"/>
            <w:b/>
          </w:rPr>
          <w:t>3.1.</w:t>
        </w:r>
        <w:r>
          <w:rPr>
            <w:rFonts w:eastAsiaTheme="minorEastAsia" w:cstheme="minorBidi"/>
            <w:i w:val="0"/>
            <w:iCs w:val="0"/>
            <w:sz w:val="22"/>
            <w:szCs w:val="22"/>
            <w:lang w:val="en-US"/>
          </w:rPr>
          <w:tab/>
        </w:r>
        <w:r w:rsidRPr="006E35CC">
          <w:rPr>
            <w:rStyle w:val="Hyperlink"/>
            <w:rFonts w:ascii="Times New Roman" w:hAnsi="Times New Roman"/>
            <w:b/>
          </w:rPr>
          <w:t>Chức năng thông báo.</w:t>
        </w:r>
        <w:r>
          <w:rPr>
            <w:webHidden/>
          </w:rPr>
          <w:tab/>
        </w:r>
        <w:r>
          <w:rPr>
            <w:webHidden/>
          </w:rPr>
          <w:fldChar w:fldCharType="begin"/>
        </w:r>
        <w:r>
          <w:rPr>
            <w:webHidden/>
          </w:rPr>
          <w:instrText xml:space="preserve"> PAGEREF _Toc266247048 \h </w:instrText>
        </w:r>
        <w:r>
          <w:rPr>
            <w:webHidden/>
          </w:rPr>
        </w:r>
        <w:r>
          <w:rPr>
            <w:webHidden/>
          </w:rPr>
          <w:fldChar w:fldCharType="separate"/>
        </w:r>
        <w:r>
          <w:rPr>
            <w:webHidden/>
          </w:rPr>
          <w:t>23</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49" w:history="1">
        <w:r w:rsidRPr="006E35CC">
          <w:rPr>
            <w:rStyle w:val="Hyperlink"/>
            <w:rFonts w:ascii="Times New Roman" w:hAnsi="Times New Roman"/>
            <w:b/>
          </w:rPr>
          <w:t>3.2.</w:t>
        </w:r>
        <w:r>
          <w:rPr>
            <w:rFonts w:eastAsiaTheme="minorEastAsia" w:cstheme="minorBidi"/>
            <w:i w:val="0"/>
            <w:iCs w:val="0"/>
            <w:sz w:val="22"/>
            <w:szCs w:val="22"/>
            <w:lang w:val="en-US"/>
          </w:rPr>
          <w:tab/>
        </w:r>
        <w:r w:rsidRPr="006E35CC">
          <w:rPr>
            <w:rStyle w:val="Hyperlink"/>
            <w:rFonts w:ascii="Times New Roman" w:hAnsi="Times New Roman"/>
            <w:b/>
          </w:rPr>
          <w:t>Chức năng theo dõi công việc</w:t>
        </w:r>
        <w:r>
          <w:rPr>
            <w:webHidden/>
          </w:rPr>
          <w:tab/>
        </w:r>
        <w:r>
          <w:rPr>
            <w:webHidden/>
          </w:rPr>
          <w:fldChar w:fldCharType="begin"/>
        </w:r>
        <w:r>
          <w:rPr>
            <w:webHidden/>
          </w:rPr>
          <w:instrText xml:space="preserve"> PAGEREF _Toc266247049 \h </w:instrText>
        </w:r>
        <w:r>
          <w:rPr>
            <w:webHidden/>
          </w:rPr>
        </w:r>
        <w:r>
          <w:rPr>
            <w:webHidden/>
          </w:rPr>
          <w:fldChar w:fldCharType="separate"/>
        </w:r>
        <w:r>
          <w:rPr>
            <w:webHidden/>
          </w:rPr>
          <w:t>24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0" w:history="1">
        <w:r w:rsidRPr="006E35CC">
          <w:rPr>
            <w:rStyle w:val="Hyperlink"/>
            <w:rFonts w:ascii="Times New Roman" w:hAnsi="Times New Roman"/>
            <w:b/>
          </w:rPr>
          <w:t>3.2.1.</w:t>
        </w:r>
        <w:r>
          <w:rPr>
            <w:rFonts w:eastAsiaTheme="minorEastAsia" w:cstheme="minorBidi"/>
            <w:sz w:val="22"/>
            <w:szCs w:val="22"/>
            <w:lang w:val="en-US"/>
          </w:rPr>
          <w:tab/>
        </w:r>
        <w:r w:rsidRPr="006E35CC">
          <w:rPr>
            <w:rStyle w:val="Hyperlink"/>
            <w:rFonts w:ascii="Times New Roman" w:hAnsi="Times New Roman"/>
            <w:b/>
          </w:rPr>
          <w:t>Đối với các nhân viên thực hiện các công việc:</w:t>
        </w:r>
        <w:r>
          <w:rPr>
            <w:webHidden/>
          </w:rPr>
          <w:tab/>
        </w:r>
        <w:r>
          <w:rPr>
            <w:webHidden/>
          </w:rPr>
          <w:fldChar w:fldCharType="begin"/>
        </w:r>
        <w:r>
          <w:rPr>
            <w:webHidden/>
          </w:rPr>
          <w:instrText xml:space="preserve"> PAGEREF _Toc266247050 \h </w:instrText>
        </w:r>
        <w:r>
          <w:rPr>
            <w:webHidden/>
          </w:rPr>
        </w:r>
        <w:r>
          <w:rPr>
            <w:webHidden/>
          </w:rPr>
          <w:fldChar w:fldCharType="separate"/>
        </w:r>
        <w:r>
          <w:rPr>
            <w:webHidden/>
          </w:rPr>
          <w:t>24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1" w:history="1">
        <w:r w:rsidRPr="006E35CC">
          <w:rPr>
            <w:rStyle w:val="Hyperlink"/>
            <w:rFonts w:ascii="Times New Roman" w:hAnsi="Times New Roman"/>
            <w:b/>
          </w:rPr>
          <w:t>3.2.2.</w:t>
        </w:r>
        <w:r>
          <w:rPr>
            <w:rFonts w:eastAsiaTheme="minorEastAsia" w:cstheme="minorBidi"/>
            <w:sz w:val="22"/>
            <w:szCs w:val="22"/>
            <w:lang w:val="en-US"/>
          </w:rPr>
          <w:tab/>
        </w:r>
        <w:r w:rsidRPr="006E35CC">
          <w:rPr>
            <w:rStyle w:val="Hyperlink"/>
            <w:rFonts w:ascii="Times New Roman" w:hAnsi="Times New Roman"/>
            <w:b/>
          </w:rPr>
          <w:t>Đối với người quản lý:</w:t>
        </w:r>
        <w:r>
          <w:rPr>
            <w:webHidden/>
          </w:rPr>
          <w:tab/>
        </w:r>
        <w:r>
          <w:rPr>
            <w:webHidden/>
          </w:rPr>
          <w:fldChar w:fldCharType="begin"/>
        </w:r>
        <w:r>
          <w:rPr>
            <w:webHidden/>
          </w:rPr>
          <w:instrText xml:space="preserve"> PAGEREF _Toc266247051 \h </w:instrText>
        </w:r>
        <w:r>
          <w:rPr>
            <w:webHidden/>
          </w:rPr>
        </w:r>
        <w:r>
          <w:rPr>
            <w:webHidden/>
          </w:rPr>
          <w:fldChar w:fldCharType="separate"/>
        </w:r>
        <w:r>
          <w:rPr>
            <w:webHidden/>
          </w:rPr>
          <w:t>24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52" w:history="1">
        <w:r w:rsidRPr="006E35CC">
          <w:rPr>
            <w:rStyle w:val="Hyperlink"/>
            <w:rFonts w:ascii="Times New Roman" w:hAnsi="Times New Roman"/>
            <w:b/>
          </w:rPr>
          <w:t>3.3.</w:t>
        </w:r>
        <w:r>
          <w:rPr>
            <w:rFonts w:eastAsiaTheme="minorEastAsia" w:cstheme="minorBidi"/>
            <w:i w:val="0"/>
            <w:iCs w:val="0"/>
            <w:sz w:val="22"/>
            <w:szCs w:val="22"/>
            <w:lang w:val="en-US"/>
          </w:rPr>
          <w:tab/>
        </w:r>
        <w:r w:rsidRPr="006E35CC">
          <w:rPr>
            <w:rStyle w:val="Hyperlink"/>
            <w:rFonts w:ascii="Times New Roman" w:hAnsi="Times New Roman"/>
            <w:b/>
          </w:rPr>
          <w:t>Chức năng cập nhật thông tin</w:t>
        </w:r>
        <w:r>
          <w:rPr>
            <w:webHidden/>
          </w:rPr>
          <w:tab/>
        </w:r>
        <w:r>
          <w:rPr>
            <w:webHidden/>
          </w:rPr>
          <w:fldChar w:fldCharType="begin"/>
        </w:r>
        <w:r>
          <w:rPr>
            <w:webHidden/>
          </w:rPr>
          <w:instrText xml:space="preserve"> PAGEREF _Toc266247052 \h </w:instrText>
        </w:r>
        <w:r>
          <w:rPr>
            <w:webHidden/>
          </w:rPr>
        </w:r>
        <w:r>
          <w:rPr>
            <w:webHidden/>
          </w:rPr>
          <w:fldChar w:fldCharType="separate"/>
        </w:r>
        <w:r>
          <w:rPr>
            <w:webHidden/>
          </w:rPr>
          <w:t>24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53" w:history="1">
        <w:r w:rsidRPr="006E35CC">
          <w:rPr>
            <w:rStyle w:val="Hyperlink"/>
            <w:rFonts w:ascii="Times New Roman" w:hAnsi="Times New Roman"/>
            <w:b/>
          </w:rPr>
          <w:t>3.3.</w:t>
        </w:r>
        <w:r>
          <w:rPr>
            <w:rFonts w:eastAsiaTheme="minorEastAsia" w:cstheme="minorBidi"/>
            <w:i w:val="0"/>
            <w:iCs w:val="0"/>
            <w:sz w:val="22"/>
            <w:szCs w:val="22"/>
            <w:lang w:val="en-US"/>
          </w:rPr>
          <w:tab/>
        </w:r>
        <w:r w:rsidRPr="006E35CC">
          <w:rPr>
            <w:rStyle w:val="Hyperlink"/>
            <w:rFonts w:ascii="Times New Roman" w:hAnsi="Times New Roman"/>
            <w:b/>
          </w:rPr>
          <w:t>Chức năng thống kê</w:t>
        </w:r>
        <w:r>
          <w:rPr>
            <w:webHidden/>
          </w:rPr>
          <w:tab/>
        </w:r>
        <w:r>
          <w:rPr>
            <w:webHidden/>
          </w:rPr>
          <w:fldChar w:fldCharType="begin"/>
        </w:r>
        <w:r>
          <w:rPr>
            <w:webHidden/>
          </w:rPr>
          <w:instrText xml:space="preserve"> PAGEREF _Toc266247053 \h </w:instrText>
        </w:r>
        <w:r>
          <w:rPr>
            <w:webHidden/>
          </w:rPr>
        </w:r>
        <w:r>
          <w:rPr>
            <w:webHidden/>
          </w:rPr>
          <w:fldChar w:fldCharType="separate"/>
        </w:r>
        <w:r>
          <w:rPr>
            <w:webHidden/>
          </w:rPr>
          <w:t>25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4" w:history="1">
        <w:r w:rsidRPr="006E35CC">
          <w:rPr>
            <w:rStyle w:val="Hyperlink"/>
            <w:rFonts w:ascii="Times New Roman" w:hAnsi="Times New Roman"/>
            <w:b/>
          </w:rPr>
          <w:t>3.3.1.</w:t>
        </w:r>
        <w:r>
          <w:rPr>
            <w:rFonts w:eastAsiaTheme="minorEastAsia" w:cstheme="minorBidi"/>
            <w:sz w:val="22"/>
            <w:szCs w:val="22"/>
            <w:lang w:val="en-US"/>
          </w:rPr>
          <w:tab/>
        </w:r>
        <w:r w:rsidRPr="006E35CC">
          <w:rPr>
            <w:rStyle w:val="Hyperlink"/>
            <w:rFonts w:ascii="Times New Roman" w:hAnsi="Times New Roman"/>
            <w:b/>
          </w:rPr>
          <w:t>Thống kê tổng thể:</w:t>
        </w:r>
        <w:r>
          <w:rPr>
            <w:webHidden/>
          </w:rPr>
          <w:tab/>
        </w:r>
        <w:r>
          <w:rPr>
            <w:webHidden/>
          </w:rPr>
          <w:fldChar w:fldCharType="begin"/>
        </w:r>
        <w:r>
          <w:rPr>
            <w:webHidden/>
          </w:rPr>
          <w:instrText xml:space="preserve"> PAGEREF _Toc266247054 \h </w:instrText>
        </w:r>
        <w:r>
          <w:rPr>
            <w:webHidden/>
          </w:rPr>
        </w:r>
        <w:r>
          <w:rPr>
            <w:webHidden/>
          </w:rPr>
          <w:fldChar w:fldCharType="separate"/>
        </w:r>
        <w:r>
          <w:rPr>
            <w:webHidden/>
          </w:rPr>
          <w:t>25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5" w:history="1">
        <w:r w:rsidRPr="006E35CC">
          <w:rPr>
            <w:rStyle w:val="Hyperlink"/>
            <w:rFonts w:ascii="Times New Roman" w:hAnsi="Times New Roman"/>
            <w:b/>
          </w:rPr>
          <w:t>3.3.2.</w:t>
        </w:r>
        <w:r>
          <w:rPr>
            <w:rFonts w:eastAsiaTheme="minorEastAsia" w:cstheme="minorBidi"/>
            <w:sz w:val="22"/>
            <w:szCs w:val="22"/>
            <w:lang w:val="en-US"/>
          </w:rPr>
          <w:tab/>
        </w:r>
        <w:r w:rsidRPr="006E35CC">
          <w:rPr>
            <w:rStyle w:val="Hyperlink"/>
            <w:rFonts w:ascii="Times New Roman" w:hAnsi="Times New Roman"/>
            <w:b/>
          </w:rPr>
          <w:t>Thống kê chi tiết:</w:t>
        </w:r>
        <w:r>
          <w:rPr>
            <w:webHidden/>
          </w:rPr>
          <w:tab/>
        </w:r>
        <w:r>
          <w:rPr>
            <w:webHidden/>
          </w:rPr>
          <w:fldChar w:fldCharType="begin"/>
        </w:r>
        <w:r>
          <w:rPr>
            <w:webHidden/>
          </w:rPr>
          <w:instrText xml:space="preserve"> PAGEREF _Toc266247055 \h </w:instrText>
        </w:r>
        <w:r>
          <w:rPr>
            <w:webHidden/>
          </w:rPr>
        </w:r>
        <w:r>
          <w:rPr>
            <w:webHidden/>
          </w:rPr>
          <w:fldChar w:fldCharType="separate"/>
        </w:r>
        <w:r>
          <w:rPr>
            <w:webHidden/>
          </w:rPr>
          <w:t>25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6" w:history="1">
        <w:r w:rsidRPr="006E35CC">
          <w:rPr>
            <w:rStyle w:val="Hyperlink"/>
            <w:rFonts w:ascii="Times New Roman" w:hAnsi="Times New Roman"/>
            <w:b/>
          </w:rPr>
          <w:t>3.3.3.</w:t>
        </w:r>
        <w:r>
          <w:rPr>
            <w:rFonts w:eastAsiaTheme="minorEastAsia" w:cstheme="minorBidi"/>
            <w:sz w:val="22"/>
            <w:szCs w:val="22"/>
            <w:lang w:val="en-US"/>
          </w:rPr>
          <w:tab/>
        </w:r>
        <w:r w:rsidRPr="006E35CC">
          <w:rPr>
            <w:rStyle w:val="Hyperlink"/>
            <w:rFonts w:ascii="Times New Roman" w:hAnsi="Times New Roman"/>
            <w:b/>
          </w:rPr>
          <w:t>Thống kê so sánh:</w:t>
        </w:r>
        <w:r>
          <w:rPr>
            <w:webHidden/>
          </w:rPr>
          <w:tab/>
        </w:r>
        <w:r>
          <w:rPr>
            <w:webHidden/>
          </w:rPr>
          <w:fldChar w:fldCharType="begin"/>
        </w:r>
        <w:r>
          <w:rPr>
            <w:webHidden/>
          </w:rPr>
          <w:instrText xml:space="preserve"> PAGEREF _Toc266247056 \h </w:instrText>
        </w:r>
        <w:r>
          <w:rPr>
            <w:webHidden/>
          </w:rPr>
        </w:r>
        <w:r>
          <w:rPr>
            <w:webHidden/>
          </w:rPr>
          <w:fldChar w:fldCharType="separate"/>
        </w:r>
        <w:r>
          <w:rPr>
            <w:webHidden/>
          </w:rPr>
          <w:t>25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57" w:history="1">
        <w:r w:rsidRPr="006E35CC">
          <w:rPr>
            <w:rStyle w:val="Hyperlink"/>
            <w:rFonts w:ascii="Times New Roman" w:hAnsi="Times New Roman"/>
            <w:b/>
          </w:rPr>
          <w:t>3.3.4.</w:t>
        </w:r>
        <w:r>
          <w:rPr>
            <w:rFonts w:eastAsiaTheme="minorEastAsia" w:cstheme="minorBidi"/>
            <w:sz w:val="22"/>
            <w:szCs w:val="22"/>
            <w:lang w:val="en-US"/>
          </w:rPr>
          <w:tab/>
        </w:r>
        <w:r w:rsidRPr="006E35CC">
          <w:rPr>
            <w:rStyle w:val="Hyperlink"/>
            <w:rFonts w:ascii="Times New Roman" w:hAnsi="Times New Roman"/>
            <w:b/>
          </w:rPr>
          <w:t>Thống kê theo thời gian.</w:t>
        </w:r>
        <w:r>
          <w:rPr>
            <w:webHidden/>
          </w:rPr>
          <w:tab/>
        </w:r>
        <w:r>
          <w:rPr>
            <w:webHidden/>
          </w:rPr>
          <w:fldChar w:fldCharType="begin"/>
        </w:r>
        <w:r>
          <w:rPr>
            <w:webHidden/>
          </w:rPr>
          <w:instrText xml:space="preserve"> PAGEREF _Toc266247057 \h </w:instrText>
        </w:r>
        <w:r>
          <w:rPr>
            <w:webHidden/>
          </w:rPr>
        </w:r>
        <w:r>
          <w:rPr>
            <w:webHidden/>
          </w:rPr>
          <w:fldChar w:fldCharType="separate"/>
        </w:r>
        <w:r>
          <w:rPr>
            <w:webHidden/>
          </w:rPr>
          <w:t>25</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58" w:history="1">
        <w:r w:rsidRPr="006E35CC">
          <w:rPr>
            <w:rStyle w:val="Hyperlink"/>
            <w:rFonts w:ascii="Times New Roman" w:hAnsi="Times New Roman"/>
            <w:b/>
          </w:rPr>
          <w:t>3.4.</w:t>
        </w:r>
        <w:r>
          <w:rPr>
            <w:rFonts w:eastAsiaTheme="minorEastAsia" w:cstheme="minorBidi"/>
            <w:i w:val="0"/>
            <w:iCs w:val="0"/>
            <w:sz w:val="22"/>
            <w:szCs w:val="22"/>
            <w:lang w:val="en-US"/>
          </w:rPr>
          <w:tab/>
        </w:r>
        <w:r w:rsidRPr="006E35CC">
          <w:rPr>
            <w:rStyle w:val="Hyperlink"/>
            <w:rFonts w:ascii="Times New Roman" w:hAnsi="Times New Roman"/>
            <w:b/>
          </w:rPr>
          <w:t>Chức năng cảnh báo:</w:t>
        </w:r>
        <w:r>
          <w:rPr>
            <w:webHidden/>
          </w:rPr>
          <w:tab/>
        </w:r>
        <w:r>
          <w:rPr>
            <w:webHidden/>
          </w:rPr>
          <w:fldChar w:fldCharType="begin"/>
        </w:r>
        <w:r>
          <w:rPr>
            <w:webHidden/>
          </w:rPr>
          <w:instrText xml:space="preserve"> PAGEREF _Toc266247058 \h </w:instrText>
        </w:r>
        <w:r>
          <w:rPr>
            <w:webHidden/>
          </w:rPr>
        </w:r>
        <w:r>
          <w:rPr>
            <w:webHidden/>
          </w:rPr>
          <w:fldChar w:fldCharType="separate"/>
        </w:r>
        <w:r>
          <w:rPr>
            <w:webHidden/>
          </w:rPr>
          <w:t>26</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59" w:history="1">
        <w:r w:rsidRPr="006E35CC">
          <w:rPr>
            <w:rStyle w:val="Hyperlink"/>
            <w:rFonts w:ascii="Times New Roman" w:hAnsi="Times New Roman"/>
            <w:b/>
          </w:rPr>
          <w:t>3.5.</w:t>
        </w:r>
        <w:r>
          <w:rPr>
            <w:rFonts w:eastAsiaTheme="minorEastAsia" w:cstheme="minorBidi"/>
            <w:i w:val="0"/>
            <w:iCs w:val="0"/>
            <w:sz w:val="22"/>
            <w:szCs w:val="22"/>
            <w:lang w:val="en-US"/>
          </w:rPr>
          <w:tab/>
        </w:r>
        <w:r w:rsidRPr="006E35CC">
          <w:rPr>
            <w:rStyle w:val="Hyperlink"/>
            <w:rFonts w:ascii="Times New Roman" w:hAnsi="Times New Roman"/>
            <w:b/>
          </w:rPr>
          <w:t>Chức năng phân quyền</w:t>
        </w:r>
        <w:r>
          <w:rPr>
            <w:webHidden/>
          </w:rPr>
          <w:tab/>
        </w:r>
        <w:r>
          <w:rPr>
            <w:webHidden/>
          </w:rPr>
          <w:fldChar w:fldCharType="begin"/>
        </w:r>
        <w:r>
          <w:rPr>
            <w:webHidden/>
          </w:rPr>
          <w:instrText xml:space="preserve"> PAGEREF _Toc266247059 \h </w:instrText>
        </w:r>
        <w:r>
          <w:rPr>
            <w:webHidden/>
          </w:rPr>
        </w:r>
        <w:r>
          <w:rPr>
            <w:webHidden/>
          </w:rPr>
          <w:fldChar w:fldCharType="separate"/>
        </w:r>
        <w:r>
          <w:rPr>
            <w:webHidden/>
          </w:rPr>
          <w:t>26</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60" w:history="1">
        <w:r w:rsidRPr="006E35CC">
          <w:rPr>
            <w:rStyle w:val="Hyperlink"/>
            <w:rFonts w:ascii="Times New Roman" w:hAnsi="Times New Roman"/>
            <w:b/>
          </w:rPr>
          <w:t>3.6.</w:t>
        </w:r>
        <w:r>
          <w:rPr>
            <w:rFonts w:eastAsiaTheme="minorEastAsia" w:cstheme="minorBidi"/>
            <w:i w:val="0"/>
            <w:iCs w:val="0"/>
            <w:sz w:val="22"/>
            <w:szCs w:val="22"/>
            <w:lang w:val="en-US"/>
          </w:rPr>
          <w:tab/>
        </w:r>
        <w:r w:rsidRPr="006E35CC">
          <w:rPr>
            <w:rStyle w:val="Hyperlink"/>
            <w:rFonts w:ascii="Times New Roman" w:hAnsi="Times New Roman"/>
            <w:b/>
          </w:rPr>
          <w:t>Chức năng biểu diễn luồng công việc dưới dạng sơ đồ trực quan</w:t>
        </w:r>
        <w:r>
          <w:rPr>
            <w:webHidden/>
          </w:rPr>
          <w:tab/>
        </w:r>
        <w:r>
          <w:rPr>
            <w:webHidden/>
          </w:rPr>
          <w:fldChar w:fldCharType="begin"/>
        </w:r>
        <w:r>
          <w:rPr>
            <w:webHidden/>
          </w:rPr>
          <w:instrText xml:space="preserve"> PAGEREF _Toc266247060 \h </w:instrText>
        </w:r>
        <w:r>
          <w:rPr>
            <w:webHidden/>
          </w:rPr>
        </w:r>
        <w:r>
          <w:rPr>
            <w:webHidden/>
          </w:rPr>
          <w:fldChar w:fldCharType="separate"/>
        </w:r>
        <w:r>
          <w:rPr>
            <w:webHidden/>
          </w:rPr>
          <w:t>26</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61" w:history="1">
        <w:r w:rsidRPr="006E35CC">
          <w:rPr>
            <w:rStyle w:val="Hyperlink"/>
            <w:rFonts w:ascii="Times New Roman" w:hAnsi="Times New Roman"/>
          </w:rPr>
          <w:t>4.</w:t>
        </w:r>
        <w:r>
          <w:rPr>
            <w:rFonts w:eastAsiaTheme="minorEastAsia" w:cstheme="minorBidi"/>
            <w:b w:val="0"/>
            <w:bCs w:val="0"/>
            <w:sz w:val="22"/>
            <w:szCs w:val="22"/>
            <w:lang w:val="en-US"/>
          </w:rPr>
          <w:tab/>
        </w:r>
        <w:r w:rsidRPr="006E35CC">
          <w:rPr>
            <w:rStyle w:val="Hyperlink"/>
            <w:rFonts w:ascii="Times New Roman" w:hAnsi="Times New Roman"/>
          </w:rPr>
          <w:t>Yêu cầu phi chức năng</w:t>
        </w:r>
        <w:r>
          <w:rPr>
            <w:webHidden/>
          </w:rPr>
          <w:tab/>
        </w:r>
        <w:r>
          <w:rPr>
            <w:webHidden/>
          </w:rPr>
          <w:fldChar w:fldCharType="begin"/>
        </w:r>
        <w:r>
          <w:rPr>
            <w:webHidden/>
          </w:rPr>
          <w:instrText xml:space="preserve"> PAGEREF _Toc266247061 \h </w:instrText>
        </w:r>
        <w:r>
          <w:rPr>
            <w:webHidden/>
          </w:rPr>
        </w:r>
        <w:r>
          <w:rPr>
            <w:webHidden/>
          </w:rPr>
          <w:fldChar w:fldCharType="separate"/>
        </w:r>
        <w:r>
          <w:rPr>
            <w:webHidden/>
          </w:rPr>
          <w:t>27</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62" w:history="1">
        <w:r w:rsidRPr="006E35CC">
          <w:rPr>
            <w:rStyle w:val="Hyperlink"/>
            <w:rFonts w:ascii="Times New Roman" w:hAnsi="Times New Roman"/>
            <w:b/>
          </w:rPr>
          <w:t>4.1.</w:t>
        </w:r>
        <w:r>
          <w:rPr>
            <w:rFonts w:eastAsiaTheme="minorEastAsia" w:cstheme="minorBidi"/>
            <w:i w:val="0"/>
            <w:iCs w:val="0"/>
            <w:sz w:val="22"/>
            <w:szCs w:val="22"/>
            <w:lang w:val="en-US"/>
          </w:rPr>
          <w:tab/>
        </w:r>
        <w:r w:rsidRPr="006E35CC">
          <w:rPr>
            <w:rStyle w:val="Hyperlink"/>
            <w:rFonts w:ascii="Times New Roman" w:hAnsi="Times New Roman"/>
            <w:b/>
          </w:rPr>
          <w:t>Tính tiến hóa</w:t>
        </w:r>
        <w:r>
          <w:rPr>
            <w:webHidden/>
          </w:rPr>
          <w:tab/>
        </w:r>
        <w:r>
          <w:rPr>
            <w:webHidden/>
          </w:rPr>
          <w:fldChar w:fldCharType="begin"/>
        </w:r>
        <w:r>
          <w:rPr>
            <w:webHidden/>
          </w:rPr>
          <w:instrText xml:space="preserve"> PAGEREF _Toc266247062 \h </w:instrText>
        </w:r>
        <w:r>
          <w:rPr>
            <w:webHidden/>
          </w:rPr>
        </w:r>
        <w:r>
          <w:rPr>
            <w:webHidden/>
          </w:rPr>
          <w:fldChar w:fldCharType="separate"/>
        </w:r>
        <w:r>
          <w:rPr>
            <w:webHidden/>
          </w:rPr>
          <w:t>27</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63" w:history="1">
        <w:r w:rsidRPr="006E35CC">
          <w:rPr>
            <w:rStyle w:val="Hyperlink"/>
            <w:rFonts w:ascii="Times New Roman" w:hAnsi="Times New Roman"/>
            <w:b/>
          </w:rPr>
          <w:t>4.2.</w:t>
        </w:r>
        <w:r>
          <w:rPr>
            <w:rFonts w:eastAsiaTheme="minorEastAsia" w:cstheme="minorBidi"/>
            <w:i w:val="0"/>
            <w:iCs w:val="0"/>
            <w:sz w:val="22"/>
            <w:szCs w:val="22"/>
            <w:lang w:val="en-US"/>
          </w:rPr>
          <w:tab/>
        </w:r>
        <w:r w:rsidRPr="006E35CC">
          <w:rPr>
            <w:rStyle w:val="Hyperlink"/>
            <w:rFonts w:ascii="Times New Roman" w:hAnsi="Times New Roman"/>
            <w:b/>
          </w:rPr>
          <w:t>Yêu cầu về giao diện</w:t>
        </w:r>
        <w:r>
          <w:rPr>
            <w:webHidden/>
          </w:rPr>
          <w:tab/>
        </w:r>
        <w:r>
          <w:rPr>
            <w:webHidden/>
          </w:rPr>
          <w:fldChar w:fldCharType="begin"/>
        </w:r>
        <w:r>
          <w:rPr>
            <w:webHidden/>
          </w:rPr>
          <w:instrText xml:space="preserve"> PAGEREF _Toc266247063 \h </w:instrText>
        </w:r>
        <w:r>
          <w:rPr>
            <w:webHidden/>
          </w:rPr>
        </w:r>
        <w:r>
          <w:rPr>
            <w:webHidden/>
          </w:rPr>
          <w:fldChar w:fldCharType="separate"/>
        </w:r>
        <w:r>
          <w:rPr>
            <w:webHidden/>
          </w:rPr>
          <w:t>27</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64" w:history="1">
        <w:r w:rsidRPr="006E35CC">
          <w:rPr>
            <w:rStyle w:val="Hyperlink"/>
            <w:rFonts w:ascii="Times New Roman" w:hAnsi="Times New Roman"/>
            <w:b/>
          </w:rPr>
          <w:t>4.3.</w:t>
        </w:r>
        <w:r>
          <w:rPr>
            <w:rFonts w:eastAsiaTheme="minorEastAsia" w:cstheme="minorBidi"/>
            <w:i w:val="0"/>
            <w:iCs w:val="0"/>
            <w:sz w:val="22"/>
            <w:szCs w:val="22"/>
            <w:lang w:val="en-US"/>
          </w:rPr>
          <w:tab/>
        </w:r>
        <w:r w:rsidRPr="006E35CC">
          <w:rPr>
            <w:rStyle w:val="Hyperlink"/>
            <w:rFonts w:ascii="Times New Roman" w:hAnsi="Times New Roman"/>
            <w:b/>
          </w:rPr>
          <w:t>Tính hiệu quả</w:t>
        </w:r>
        <w:r>
          <w:rPr>
            <w:webHidden/>
          </w:rPr>
          <w:tab/>
        </w:r>
        <w:r>
          <w:rPr>
            <w:webHidden/>
          </w:rPr>
          <w:fldChar w:fldCharType="begin"/>
        </w:r>
        <w:r>
          <w:rPr>
            <w:webHidden/>
          </w:rPr>
          <w:instrText xml:space="preserve"> PAGEREF _Toc266247064 \h </w:instrText>
        </w:r>
        <w:r>
          <w:rPr>
            <w:webHidden/>
          </w:rPr>
        </w:r>
        <w:r>
          <w:rPr>
            <w:webHidden/>
          </w:rPr>
          <w:fldChar w:fldCharType="separate"/>
        </w:r>
        <w:r>
          <w:rPr>
            <w:webHidden/>
          </w:rPr>
          <w:t>27</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65" w:history="1">
        <w:r w:rsidRPr="006E35CC">
          <w:rPr>
            <w:rStyle w:val="Hyperlink"/>
            <w:rFonts w:ascii="Times New Roman" w:hAnsi="Times New Roman"/>
          </w:rPr>
          <w:t>Chương 3</w:t>
        </w:r>
        <w:r>
          <w:rPr>
            <w:webHidden/>
          </w:rPr>
          <w:tab/>
        </w:r>
        <w:r>
          <w:rPr>
            <w:webHidden/>
          </w:rPr>
          <w:fldChar w:fldCharType="begin"/>
        </w:r>
        <w:r>
          <w:rPr>
            <w:webHidden/>
          </w:rPr>
          <w:instrText xml:space="preserve"> PAGEREF _Toc266247065 \h </w:instrText>
        </w:r>
        <w:r>
          <w:rPr>
            <w:webHidden/>
          </w:rPr>
        </w:r>
        <w:r>
          <w:rPr>
            <w:webHidden/>
          </w:rPr>
          <w:fldChar w:fldCharType="separate"/>
        </w:r>
        <w:r>
          <w:rPr>
            <w:webHidden/>
          </w:rPr>
          <w:t>29</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66" w:history="1">
        <w:r w:rsidRPr="006E35CC">
          <w:rPr>
            <w:rStyle w:val="Hyperlink"/>
            <w:rFonts w:ascii="Times New Roman" w:hAnsi="Times New Roman"/>
            <w:lang w:val="en-US"/>
          </w:rPr>
          <w:t>Môi trường công nghệ để xây dựng một ứng dụng quản lý luồng công việc</w:t>
        </w:r>
        <w:r>
          <w:rPr>
            <w:webHidden/>
          </w:rPr>
          <w:tab/>
        </w:r>
        <w:r>
          <w:rPr>
            <w:webHidden/>
          </w:rPr>
          <w:fldChar w:fldCharType="begin"/>
        </w:r>
        <w:r>
          <w:rPr>
            <w:webHidden/>
          </w:rPr>
          <w:instrText xml:space="preserve"> PAGEREF _Toc266247066 \h </w:instrText>
        </w:r>
        <w:r>
          <w:rPr>
            <w:webHidden/>
          </w:rPr>
        </w:r>
        <w:r>
          <w:rPr>
            <w:webHidden/>
          </w:rPr>
          <w:fldChar w:fldCharType="separate"/>
        </w:r>
        <w:r>
          <w:rPr>
            <w:webHidden/>
          </w:rPr>
          <w:t>29</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67" w:history="1">
        <w:r w:rsidRPr="006E35CC">
          <w:rPr>
            <w:rStyle w:val="Hyperlink"/>
            <w:lang w:val="en-US"/>
          </w:rPr>
          <w:t>1.</w:t>
        </w:r>
        <w:r>
          <w:rPr>
            <w:rFonts w:eastAsiaTheme="minorEastAsia" w:cstheme="minorBidi"/>
            <w:b w:val="0"/>
            <w:bCs w:val="0"/>
            <w:sz w:val="22"/>
            <w:szCs w:val="22"/>
            <w:lang w:val="en-US"/>
          </w:rPr>
          <w:tab/>
        </w:r>
        <w:r w:rsidRPr="006E35CC">
          <w:rPr>
            <w:rStyle w:val="Hyperlink"/>
            <w:rFonts w:ascii="Times New Roman" w:hAnsi="Times New Roman"/>
            <w:lang w:val="en-US"/>
          </w:rPr>
          <w:t>Các định nghĩa</w:t>
        </w:r>
        <w:r>
          <w:rPr>
            <w:webHidden/>
          </w:rPr>
          <w:tab/>
        </w:r>
        <w:r>
          <w:rPr>
            <w:webHidden/>
          </w:rPr>
          <w:fldChar w:fldCharType="begin"/>
        </w:r>
        <w:r>
          <w:rPr>
            <w:webHidden/>
          </w:rPr>
          <w:instrText xml:space="preserve"> PAGEREF _Toc266247067 \h </w:instrText>
        </w:r>
        <w:r>
          <w:rPr>
            <w:webHidden/>
          </w:rPr>
        </w:r>
        <w:r>
          <w:rPr>
            <w:webHidden/>
          </w:rPr>
          <w:fldChar w:fldCharType="separate"/>
        </w:r>
        <w:r>
          <w:rPr>
            <w:webHidden/>
          </w:rPr>
          <w:t>29</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68" w:history="1">
        <w:r w:rsidRPr="006E35CC">
          <w:rPr>
            <w:rStyle w:val="Hyperlink"/>
            <w:rFonts w:ascii="Times New Roman" w:hAnsi="Times New Roman"/>
            <w:b/>
            <w:lang w:val="en-US"/>
          </w:rPr>
          <w:t>1.1.</w:t>
        </w:r>
        <w:r>
          <w:rPr>
            <w:rFonts w:eastAsiaTheme="minorEastAsia" w:cstheme="minorBidi"/>
            <w:i w:val="0"/>
            <w:iCs w:val="0"/>
            <w:sz w:val="22"/>
            <w:szCs w:val="22"/>
            <w:lang w:val="en-US"/>
          </w:rPr>
          <w:tab/>
        </w:r>
        <w:r w:rsidRPr="006E35CC">
          <w:rPr>
            <w:rStyle w:val="Hyperlink"/>
            <w:rFonts w:ascii="Times New Roman" w:hAnsi="Times New Roman"/>
            <w:b/>
            <w:lang w:val="en-US"/>
          </w:rPr>
          <w:t>Workflow Management System ( viết tắt là  WfMS):</w:t>
        </w:r>
        <w:r>
          <w:rPr>
            <w:webHidden/>
          </w:rPr>
          <w:tab/>
        </w:r>
        <w:r>
          <w:rPr>
            <w:webHidden/>
          </w:rPr>
          <w:fldChar w:fldCharType="begin"/>
        </w:r>
        <w:r>
          <w:rPr>
            <w:webHidden/>
          </w:rPr>
          <w:instrText xml:space="preserve"> PAGEREF _Toc266247068 \h </w:instrText>
        </w:r>
        <w:r>
          <w:rPr>
            <w:webHidden/>
          </w:rPr>
        </w:r>
        <w:r>
          <w:rPr>
            <w:webHidden/>
          </w:rPr>
          <w:fldChar w:fldCharType="separate"/>
        </w:r>
        <w:r>
          <w:rPr>
            <w:webHidden/>
          </w:rPr>
          <w:t>29</w:t>
        </w:r>
        <w:r>
          <w:rPr>
            <w:webHidden/>
          </w:rPr>
          <w:fldChar w:fldCharType="end"/>
        </w:r>
      </w:hyperlink>
    </w:p>
    <w:p w:rsidR="00F02117" w:rsidRDefault="00F02117">
      <w:pPr>
        <w:pStyle w:val="TOC2"/>
        <w:tabs>
          <w:tab w:val="right" w:leader="dot" w:pos="9017"/>
        </w:tabs>
        <w:rPr>
          <w:rFonts w:eastAsiaTheme="minorEastAsia" w:cstheme="minorBidi"/>
          <w:i w:val="0"/>
          <w:iCs w:val="0"/>
          <w:sz w:val="22"/>
          <w:szCs w:val="22"/>
          <w:lang w:val="en-US"/>
        </w:rPr>
      </w:pPr>
      <w:hyperlink w:anchor="_Toc266247069" w:history="1">
        <w:r w:rsidRPr="006E35CC">
          <w:rPr>
            <w:rStyle w:val="Hyperlink"/>
            <w:rFonts w:ascii="Times New Roman" w:hAnsi="Times New Roman"/>
            <w:b/>
            <w:lang w:val="en-US"/>
          </w:rPr>
          <w:t xml:space="preserve">1.2. Workflow Management Coalition (viết tắt là WfMC) </w:t>
        </w:r>
        <w:r>
          <w:rPr>
            <w:webHidden/>
          </w:rPr>
          <w:tab/>
        </w:r>
        <w:r>
          <w:rPr>
            <w:webHidden/>
          </w:rPr>
          <w:fldChar w:fldCharType="begin"/>
        </w:r>
        <w:r>
          <w:rPr>
            <w:webHidden/>
          </w:rPr>
          <w:instrText xml:space="preserve"> PAGEREF _Toc266247069 \h </w:instrText>
        </w:r>
        <w:r>
          <w:rPr>
            <w:webHidden/>
          </w:rPr>
        </w:r>
        <w:r>
          <w:rPr>
            <w:webHidden/>
          </w:rPr>
          <w:fldChar w:fldCharType="separate"/>
        </w:r>
        <w:r>
          <w:rPr>
            <w:webHidden/>
          </w:rPr>
          <w:t>29</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70" w:history="1">
        <w:r w:rsidRPr="006E35CC">
          <w:rPr>
            <w:rStyle w:val="Hyperlink"/>
            <w:rFonts w:ascii="Times New Roman" w:hAnsi="Times New Roman"/>
            <w:lang w:val="en-US"/>
          </w:rPr>
          <w:t xml:space="preserve">2.  </w:t>
        </w:r>
        <w:r w:rsidRPr="006E35CC">
          <w:rPr>
            <w:rStyle w:val="Hyperlink"/>
            <w:rFonts w:ascii="Times New Roman" w:hAnsi="Times New Roman"/>
            <w:i/>
            <w:lang w:val="en-US"/>
          </w:rPr>
          <w:t xml:space="preserve">Windows Workflow Foundation </w:t>
        </w:r>
        <w:r w:rsidRPr="006E35CC">
          <w:rPr>
            <w:rStyle w:val="Hyperlink"/>
            <w:rFonts w:ascii="Times New Roman" w:hAnsi="Times New Roman"/>
            <w:lang w:val="en-US"/>
          </w:rPr>
          <w:t xml:space="preserve">(viết tắt là WF) </w:t>
        </w:r>
        <w:r>
          <w:rPr>
            <w:webHidden/>
          </w:rPr>
          <w:tab/>
        </w:r>
        <w:r>
          <w:rPr>
            <w:webHidden/>
          </w:rPr>
          <w:fldChar w:fldCharType="begin"/>
        </w:r>
        <w:r>
          <w:rPr>
            <w:webHidden/>
          </w:rPr>
          <w:instrText xml:space="preserve"> PAGEREF _Toc266247070 \h </w:instrText>
        </w:r>
        <w:r>
          <w:rPr>
            <w:webHidden/>
          </w:rPr>
        </w:r>
        <w:r>
          <w:rPr>
            <w:webHidden/>
          </w:rPr>
          <w:fldChar w:fldCharType="separate"/>
        </w:r>
        <w:r>
          <w:rPr>
            <w:webHidden/>
          </w:rPr>
          <w:t>30</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71" w:history="1">
        <w:r w:rsidRPr="006E35CC">
          <w:rPr>
            <w:rStyle w:val="Hyperlink"/>
            <w:rFonts w:ascii="Times New Roman" w:hAnsi="Times New Roman"/>
            <w:b/>
          </w:rPr>
          <w:t>2.1.</w:t>
        </w:r>
        <w:r>
          <w:rPr>
            <w:rFonts w:eastAsiaTheme="minorEastAsia" w:cstheme="minorBidi"/>
            <w:i w:val="0"/>
            <w:iCs w:val="0"/>
            <w:sz w:val="22"/>
            <w:szCs w:val="22"/>
            <w:lang w:val="en-US"/>
          </w:rPr>
          <w:tab/>
        </w:r>
        <w:r w:rsidRPr="006E35CC">
          <w:rPr>
            <w:rStyle w:val="Hyperlink"/>
            <w:rFonts w:ascii="Times New Roman" w:hAnsi="Times New Roman"/>
            <w:b/>
          </w:rPr>
          <w:t>Kiến trúc cơ bản của WF:</w:t>
        </w:r>
        <w:r>
          <w:rPr>
            <w:webHidden/>
          </w:rPr>
          <w:tab/>
        </w:r>
        <w:r>
          <w:rPr>
            <w:webHidden/>
          </w:rPr>
          <w:fldChar w:fldCharType="begin"/>
        </w:r>
        <w:r>
          <w:rPr>
            <w:webHidden/>
          </w:rPr>
          <w:instrText xml:space="preserve"> PAGEREF _Toc266247071 \h </w:instrText>
        </w:r>
        <w:r>
          <w:rPr>
            <w:webHidden/>
          </w:rPr>
        </w:r>
        <w:r>
          <w:rPr>
            <w:webHidden/>
          </w:rPr>
          <w:fldChar w:fldCharType="separate"/>
        </w:r>
        <w:r>
          <w:rPr>
            <w:webHidden/>
          </w:rPr>
          <w:t>31</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72" w:history="1">
        <w:r w:rsidRPr="006E35CC">
          <w:rPr>
            <w:rStyle w:val="Hyperlink"/>
            <w:rFonts w:ascii="Times New Roman" w:hAnsi="Times New Roman"/>
            <w:b/>
          </w:rPr>
          <w:t>2.2.</w:t>
        </w:r>
        <w:r>
          <w:rPr>
            <w:rFonts w:eastAsiaTheme="minorEastAsia" w:cstheme="minorBidi"/>
            <w:i w:val="0"/>
            <w:iCs w:val="0"/>
            <w:sz w:val="22"/>
            <w:szCs w:val="22"/>
            <w:lang w:val="en-US"/>
          </w:rPr>
          <w:tab/>
        </w:r>
        <w:r w:rsidRPr="006E35CC">
          <w:rPr>
            <w:rStyle w:val="Hyperlink"/>
            <w:rFonts w:ascii="Times New Roman" w:hAnsi="Times New Roman"/>
            <w:b/>
            <w:lang w:val="en-US"/>
          </w:rPr>
          <w:t>Cấu trúc</w:t>
        </w:r>
        <w:r w:rsidRPr="006E35CC">
          <w:rPr>
            <w:rStyle w:val="Hyperlink"/>
            <w:rFonts w:ascii="Times New Roman" w:hAnsi="Times New Roman"/>
            <w:b/>
          </w:rPr>
          <w:t xml:space="preserve"> </w:t>
        </w:r>
        <w:r w:rsidRPr="006E35CC">
          <w:rPr>
            <w:rStyle w:val="Hyperlink"/>
            <w:rFonts w:ascii="Times New Roman" w:hAnsi="Times New Roman"/>
            <w:b/>
            <w:lang w:val="en-US"/>
          </w:rPr>
          <w:t>l</w:t>
        </w:r>
        <w:r w:rsidRPr="006E35CC">
          <w:rPr>
            <w:rStyle w:val="Hyperlink"/>
            <w:rFonts w:ascii="Times New Roman" w:hAnsi="Times New Roman"/>
            <w:b/>
          </w:rPr>
          <w:t>uồng công việc trong WF</w:t>
        </w:r>
        <w:r>
          <w:rPr>
            <w:webHidden/>
          </w:rPr>
          <w:tab/>
        </w:r>
        <w:r>
          <w:rPr>
            <w:webHidden/>
          </w:rPr>
          <w:fldChar w:fldCharType="begin"/>
        </w:r>
        <w:r>
          <w:rPr>
            <w:webHidden/>
          </w:rPr>
          <w:instrText xml:space="preserve"> PAGEREF _Toc266247072 \h </w:instrText>
        </w:r>
        <w:r>
          <w:rPr>
            <w:webHidden/>
          </w:rPr>
        </w:r>
        <w:r>
          <w:rPr>
            <w:webHidden/>
          </w:rPr>
          <w:fldChar w:fldCharType="separate"/>
        </w:r>
        <w:r>
          <w:rPr>
            <w:webHidden/>
          </w:rPr>
          <w:t>32</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73" w:history="1">
        <w:r w:rsidRPr="006E35CC">
          <w:rPr>
            <w:rStyle w:val="Hyperlink"/>
            <w:rFonts w:ascii="Times New Roman" w:hAnsi="Times New Roman"/>
            <w:b/>
            <w:lang w:val="en-US"/>
          </w:rPr>
          <w:t>2.3.</w:t>
        </w:r>
        <w:r>
          <w:rPr>
            <w:rFonts w:eastAsiaTheme="minorEastAsia" w:cstheme="minorBidi"/>
            <w:i w:val="0"/>
            <w:iCs w:val="0"/>
            <w:sz w:val="22"/>
            <w:szCs w:val="22"/>
            <w:lang w:val="en-US"/>
          </w:rPr>
          <w:tab/>
        </w:r>
        <w:r w:rsidRPr="006E35CC">
          <w:rPr>
            <w:rStyle w:val="Hyperlink"/>
            <w:rFonts w:ascii="Times New Roman" w:hAnsi="Times New Roman"/>
            <w:b/>
            <w:lang w:val="en-US"/>
          </w:rPr>
          <w:t>Sự lưu trú của WF trên ứng dụng</w:t>
        </w:r>
        <w:r w:rsidRPr="006E35CC">
          <w:rPr>
            <w:rStyle w:val="Hyperlink"/>
            <w:rFonts w:ascii="Times New Roman" w:hAnsi="Times New Roman"/>
            <w:lang w:val="en-US"/>
          </w:rPr>
          <w:t>:</w:t>
        </w:r>
        <w:r>
          <w:rPr>
            <w:webHidden/>
          </w:rPr>
          <w:tab/>
        </w:r>
        <w:r>
          <w:rPr>
            <w:webHidden/>
          </w:rPr>
          <w:fldChar w:fldCharType="begin"/>
        </w:r>
        <w:r>
          <w:rPr>
            <w:webHidden/>
          </w:rPr>
          <w:instrText xml:space="preserve"> PAGEREF _Toc266247073 \h </w:instrText>
        </w:r>
        <w:r>
          <w:rPr>
            <w:webHidden/>
          </w:rPr>
        </w:r>
        <w:r>
          <w:rPr>
            <w:webHidden/>
          </w:rPr>
          <w:fldChar w:fldCharType="separate"/>
        </w:r>
        <w:r>
          <w:rPr>
            <w:webHidden/>
          </w:rPr>
          <w:t>32</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74" w:history="1">
        <w:r w:rsidRPr="006E35CC">
          <w:rPr>
            <w:rStyle w:val="Hyperlink"/>
            <w:rFonts w:ascii="Times New Roman" w:hAnsi="Times New Roman"/>
          </w:rPr>
          <w:t>Chương 4</w:t>
        </w:r>
        <w:r>
          <w:rPr>
            <w:webHidden/>
          </w:rPr>
          <w:tab/>
        </w:r>
        <w:r>
          <w:rPr>
            <w:webHidden/>
          </w:rPr>
          <w:fldChar w:fldCharType="begin"/>
        </w:r>
        <w:r>
          <w:rPr>
            <w:webHidden/>
          </w:rPr>
          <w:instrText xml:space="preserve"> PAGEREF _Toc266247074 \h </w:instrText>
        </w:r>
        <w:r>
          <w:rPr>
            <w:webHidden/>
          </w:rPr>
        </w:r>
        <w:r>
          <w:rPr>
            <w:webHidden/>
          </w:rPr>
          <w:fldChar w:fldCharType="separate"/>
        </w:r>
        <w:r>
          <w:rPr>
            <w:webHidden/>
          </w:rPr>
          <w:t>34</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075" w:history="1">
        <w:r w:rsidRPr="006E35CC">
          <w:rPr>
            <w:rStyle w:val="Hyperlink"/>
            <w:rFonts w:ascii="Times New Roman" w:hAnsi="Times New Roman"/>
            <w:lang w:val="en-US"/>
          </w:rPr>
          <w:t>Hiện thực ứng dụng</w:t>
        </w:r>
        <w:r>
          <w:rPr>
            <w:webHidden/>
          </w:rPr>
          <w:tab/>
        </w:r>
        <w:r>
          <w:rPr>
            <w:webHidden/>
          </w:rPr>
          <w:fldChar w:fldCharType="begin"/>
        </w:r>
        <w:r>
          <w:rPr>
            <w:webHidden/>
          </w:rPr>
          <w:instrText xml:space="preserve"> PAGEREF _Toc266247075 \h </w:instrText>
        </w:r>
        <w:r>
          <w:rPr>
            <w:webHidden/>
          </w:rPr>
        </w:r>
        <w:r>
          <w:rPr>
            <w:webHidden/>
          </w:rPr>
          <w:fldChar w:fldCharType="separate"/>
        </w:r>
        <w:r>
          <w:rPr>
            <w:webHidden/>
          </w:rPr>
          <w:t>34</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76" w:history="1">
        <w:r w:rsidRPr="006E35CC">
          <w:rPr>
            <w:rStyle w:val="Hyperlink"/>
            <w:rFonts w:ascii="Times New Roman" w:hAnsi="Times New Roman"/>
          </w:rPr>
          <w:t>1.</w:t>
        </w:r>
        <w:r>
          <w:rPr>
            <w:rFonts w:eastAsiaTheme="minorEastAsia" w:cstheme="minorBidi"/>
            <w:b w:val="0"/>
            <w:bCs w:val="0"/>
            <w:sz w:val="22"/>
            <w:szCs w:val="22"/>
            <w:lang w:val="en-US"/>
          </w:rPr>
          <w:tab/>
        </w:r>
        <w:r w:rsidRPr="006E35CC">
          <w:rPr>
            <w:rStyle w:val="Hyperlink"/>
            <w:rFonts w:ascii="Times New Roman" w:hAnsi="Times New Roman"/>
            <w:lang w:val="en-US"/>
          </w:rPr>
          <w:t>Phân tích</w:t>
        </w:r>
        <w:r w:rsidRPr="006E35CC">
          <w:rPr>
            <w:rStyle w:val="Hyperlink"/>
            <w:rFonts w:ascii="Times New Roman" w:hAnsi="Times New Roman"/>
          </w:rPr>
          <w:t xml:space="preserve"> </w:t>
        </w:r>
        <w:r w:rsidRPr="006E35CC">
          <w:rPr>
            <w:rStyle w:val="Hyperlink"/>
            <w:rFonts w:ascii="Times New Roman" w:hAnsi="Times New Roman"/>
            <w:lang w:val="en-US"/>
          </w:rPr>
          <w:t>mức quan niệm</w:t>
        </w:r>
        <w:r>
          <w:rPr>
            <w:webHidden/>
          </w:rPr>
          <w:tab/>
        </w:r>
        <w:r>
          <w:rPr>
            <w:webHidden/>
          </w:rPr>
          <w:fldChar w:fldCharType="begin"/>
        </w:r>
        <w:r>
          <w:rPr>
            <w:webHidden/>
          </w:rPr>
          <w:instrText xml:space="preserve"> PAGEREF _Toc266247076 \h </w:instrText>
        </w:r>
        <w:r>
          <w:rPr>
            <w:webHidden/>
          </w:rPr>
        </w:r>
        <w:r>
          <w:rPr>
            <w:webHidden/>
          </w:rPr>
          <w:fldChar w:fldCharType="separate"/>
        </w:r>
        <w:r>
          <w:rPr>
            <w:webHidden/>
          </w:rPr>
          <w:t>34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77" w:history="1">
        <w:r w:rsidRPr="006E35CC">
          <w:rPr>
            <w:rStyle w:val="Hyperlink"/>
            <w:rFonts w:ascii="Times New Roman" w:hAnsi="Times New Roman"/>
            <w:b/>
          </w:rPr>
          <w:t>1.1.</w:t>
        </w:r>
        <w:r>
          <w:rPr>
            <w:rFonts w:eastAsiaTheme="minorEastAsia" w:cstheme="minorBidi"/>
            <w:i w:val="0"/>
            <w:iCs w:val="0"/>
            <w:sz w:val="22"/>
            <w:szCs w:val="22"/>
            <w:lang w:val="en-US"/>
          </w:rPr>
          <w:tab/>
        </w:r>
        <w:r w:rsidRPr="006E35CC">
          <w:rPr>
            <w:rStyle w:val="Hyperlink"/>
            <w:rFonts w:ascii="Times New Roman" w:hAnsi="Times New Roman"/>
            <w:b/>
          </w:rPr>
          <w:t>Mô hình dữ liệu ở mức quan niệm</w:t>
        </w:r>
        <w:r>
          <w:rPr>
            <w:webHidden/>
          </w:rPr>
          <w:tab/>
        </w:r>
        <w:r>
          <w:rPr>
            <w:webHidden/>
          </w:rPr>
          <w:fldChar w:fldCharType="begin"/>
        </w:r>
        <w:r>
          <w:rPr>
            <w:webHidden/>
          </w:rPr>
          <w:instrText xml:space="preserve"> PAGEREF _Toc266247077 \h </w:instrText>
        </w:r>
        <w:r>
          <w:rPr>
            <w:webHidden/>
          </w:rPr>
        </w:r>
        <w:r>
          <w:rPr>
            <w:webHidden/>
          </w:rPr>
          <w:fldChar w:fldCharType="separate"/>
        </w:r>
        <w:r>
          <w:rPr>
            <w:webHidden/>
          </w:rPr>
          <w:t>34</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78" w:history="1">
        <w:r w:rsidRPr="006E35CC">
          <w:rPr>
            <w:rStyle w:val="Hyperlink"/>
            <w:rFonts w:ascii="Times New Roman" w:hAnsi="Times New Roman"/>
            <w:b/>
          </w:rPr>
          <w:t>1.1.1</w:t>
        </w:r>
        <w:r>
          <w:rPr>
            <w:rFonts w:eastAsiaTheme="minorEastAsia" w:cstheme="minorBidi"/>
            <w:sz w:val="22"/>
            <w:szCs w:val="22"/>
            <w:lang w:val="en-US"/>
          </w:rPr>
          <w:tab/>
        </w:r>
        <w:r w:rsidRPr="006E35CC">
          <w:rPr>
            <w:rStyle w:val="Hyperlink"/>
            <w:rFonts w:ascii="Times New Roman" w:hAnsi="Times New Roman"/>
            <w:b/>
          </w:rPr>
          <w:t>Nhân viên</w:t>
        </w:r>
        <w:r>
          <w:rPr>
            <w:webHidden/>
          </w:rPr>
          <w:tab/>
        </w:r>
        <w:r>
          <w:rPr>
            <w:webHidden/>
          </w:rPr>
          <w:fldChar w:fldCharType="begin"/>
        </w:r>
        <w:r>
          <w:rPr>
            <w:webHidden/>
          </w:rPr>
          <w:instrText xml:space="preserve"> PAGEREF _Toc266247078 \h </w:instrText>
        </w:r>
        <w:r>
          <w:rPr>
            <w:webHidden/>
          </w:rPr>
        </w:r>
        <w:r>
          <w:rPr>
            <w:webHidden/>
          </w:rPr>
          <w:fldChar w:fldCharType="separate"/>
        </w:r>
        <w:r>
          <w:rPr>
            <w:webHidden/>
          </w:rPr>
          <w:t>36</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79" w:history="1">
        <w:r w:rsidRPr="006E35CC">
          <w:rPr>
            <w:rStyle w:val="Hyperlink"/>
            <w:rFonts w:ascii="Times New Roman" w:hAnsi="Times New Roman"/>
            <w:b/>
          </w:rPr>
          <w:t>1.1.2</w:t>
        </w:r>
        <w:r>
          <w:rPr>
            <w:rFonts w:eastAsiaTheme="minorEastAsia" w:cstheme="minorBidi"/>
            <w:sz w:val="22"/>
            <w:szCs w:val="22"/>
            <w:lang w:val="en-US"/>
          </w:rPr>
          <w:tab/>
        </w:r>
        <w:r w:rsidRPr="006E35CC">
          <w:rPr>
            <w:rStyle w:val="Hyperlink"/>
            <w:rFonts w:ascii="Times New Roman" w:hAnsi="Times New Roman"/>
            <w:b/>
          </w:rPr>
          <w:t>Nhân viên quản lý &amp; Nhân viên thừa hành</w:t>
        </w:r>
        <w:r>
          <w:rPr>
            <w:webHidden/>
          </w:rPr>
          <w:tab/>
        </w:r>
        <w:r>
          <w:rPr>
            <w:webHidden/>
          </w:rPr>
          <w:fldChar w:fldCharType="begin"/>
        </w:r>
        <w:r>
          <w:rPr>
            <w:webHidden/>
          </w:rPr>
          <w:instrText xml:space="preserve"> PAGEREF _Toc266247079 \h </w:instrText>
        </w:r>
        <w:r>
          <w:rPr>
            <w:webHidden/>
          </w:rPr>
        </w:r>
        <w:r>
          <w:rPr>
            <w:webHidden/>
          </w:rPr>
          <w:fldChar w:fldCharType="separate"/>
        </w:r>
        <w:r>
          <w:rPr>
            <w:webHidden/>
          </w:rPr>
          <w:t>37</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0" w:history="1">
        <w:r w:rsidRPr="006E35CC">
          <w:rPr>
            <w:rStyle w:val="Hyperlink"/>
            <w:rFonts w:ascii="Times New Roman" w:hAnsi="Times New Roman"/>
            <w:b/>
          </w:rPr>
          <w:t>1.1.3</w:t>
        </w:r>
        <w:r>
          <w:rPr>
            <w:rFonts w:eastAsiaTheme="minorEastAsia" w:cstheme="minorBidi"/>
            <w:sz w:val="22"/>
            <w:szCs w:val="22"/>
            <w:lang w:val="en-US"/>
          </w:rPr>
          <w:tab/>
        </w:r>
        <w:r w:rsidRPr="006E35CC">
          <w:rPr>
            <w:rStyle w:val="Hyperlink"/>
            <w:rFonts w:ascii="Times New Roman" w:hAnsi="Times New Roman"/>
            <w:b/>
          </w:rPr>
          <w:t>Công việc</w:t>
        </w:r>
        <w:r>
          <w:rPr>
            <w:webHidden/>
          </w:rPr>
          <w:tab/>
        </w:r>
        <w:r>
          <w:rPr>
            <w:webHidden/>
          </w:rPr>
          <w:fldChar w:fldCharType="begin"/>
        </w:r>
        <w:r>
          <w:rPr>
            <w:webHidden/>
          </w:rPr>
          <w:instrText xml:space="preserve"> PAGEREF _Toc266247080 \h </w:instrText>
        </w:r>
        <w:r>
          <w:rPr>
            <w:webHidden/>
          </w:rPr>
        </w:r>
        <w:r>
          <w:rPr>
            <w:webHidden/>
          </w:rPr>
          <w:fldChar w:fldCharType="separate"/>
        </w:r>
        <w:r>
          <w:rPr>
            <w:webHidden/>
          </w:rPr>
          <w:t>37</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1" w:history="1">
        <w:r w:rsidRPr="006E35CC">
          <w:rPr>
            <w:rStyle w:val="Hyperlink"/>
            <w:rFonts w:ascii="Times New Roman" w:hAnsi="Times New Roman"/>
            <w:b/>
          </w:rPr>
          <w:t>1.1.4</w:t>
        </w:r>
        <w:r>
          <w:rPr>
            <w:rFonts w:eastAsiaTheme="minorEastAsia" w:cstheme="minorBidi"/>
            <w:sz w:val="22"/>
            <w:szCs w:val="22"/>
            <w:lang w:val="en-US"/>
          </w:rPr>
          <w:tab/>
        </w:r>
        <w:r w:rsidRPr="006E35CC">
          <w:rPr>
            <w:rStyle w:val="Hyperlink"/>
            <w:rFonts w:ascii="Times New Roman" w:hAnsi="Times New Roman"/>
            <w:b/>
          </w:rPr>
          <w:t>Phân công</w:t>
        </w:r>
        <w:r>
          <w:rPr>
            <w:webHidden/>
          </w:rPr>
          <w:tab/>
        </w:r>
        <w:r>
          <w:rPr>
            <w:webHidden/>
          </w:rPr>
          <w:fldChar w:fldCharType="begin"/>
        </w:r>
        <w:r>
          <w:rPr>
            <w:webHidden/>
          </w:rPr>
          <w:instrText xml:space="preserve"> PAGEREF _Toc266247081 \h </w:instrText>
        </w:r>
        <w:r>
          <w:rPr>
            <w:webHidden/>
          </w:rPr>
        </w:r>
        <w:r>
          <w:rPr>
            <w:webHidden/>
          </w:rPr>
          <w:fldChar w:fldCharType="separate"/>
        </w:r>
        <w:r>
          <w:rPr>
            <w:webHidden/>
          </w:rPr>
          <w:t>37</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2" w:history="1">
        <w:r w:rsidRPr="006E35CC">
          <w:rPr>
            <w:rStyle w:val="Hyperlink"/>
            <w:rFonts w:ascii="Times New Roman" w:hAnsi="Times New Roman"/>
            <w:b/>
          </w:rPr>
          <w:t>1.1.5</w:t>
        </w:r>
        <w:r>
          <w:rPr>
            <w:rFonts w:eastAsiaTheme="minorEastAsia" w:cstheme="minorBidi"/>
            <w:sz w:val="22"/>
            <w:szCs w:val="22"/>
            <w:lang w:val="en-US"/>
          </w:rPr>
          <w:tab/>
        </w:r>
        <w:r w:rsidRPr="006E35CC">
          <w:rPr>
            <w:rStyle w:val="Hyperlink"/>
            <w:rFonts w:ascii="Times New Roman" w:hAnsi="Times New Roman"/>
            <w:b/>
          </w:rPr>
          <w:t>Đợt thi</w:t>
        </w:r>
        <w:r>
          <w:rPr>
            <w:webHidden/>
          </w:rPr>
          <w:tab/>
        </w:r>
        <w:r>
          <w:rPr>
            <w:webHidden/>
          </w:rPr>
          <w:fldChar w:fldCharType="begin"/>
        </w:r>
        <w:r>
          <w:rPr>
            <w:webHidden/>
          </w:rPr>
          <w:instrText xml:space="preserve"> PAGEREF _Toc266247082 \h </w:instrText>
        </w:r>
        <w:r>
          <w:rPr>
            <w:webHidden/>
          </w:rPr>
        </w:r>
        <w:r>
          <w:rPr>
            <w:webHidden/>
          </w:rPr>
          <w:fldChar w:fldCharType="separate"/>
        </w:r>
        <w:r>
          <w:rPr>
            <w:webHidden/>
          </w:rPr>
          <w:t>37</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3" w:history="1">
        <w:r w:rsidRPr="006E35CC">
          <w:rPr>
            <w:rStyle w:val="Hyperlink"/>
            <w:rFonts w:ascii="Times New Roman" w:hAnsi="Times New Roman"/>
            <w:b/>
          </w:rPr>
          <w:t>1.1.6</w:t>
        </w:r>
        <w:r>
          <w:rPr>
            <w:rFonts w:eastAsiaTheme="minorEastAsia" w:cstheme="minorBidi"/>
            <w:sz w:val="22"/>
            <w:szCs w:val="22"/>
            <w:lang w:val="en-US"/>
          </w:rPr>
          <w:tab/>
        </w:r>
        <w:r w:rsidRPr="006E35CC">
          <w:rPr>
            <w:rStyle w:val="Hyperlink"/>
            <w:rFonts w:ascii="Times New Roman" w:hAnsi="Times New Roman"/>
            <w:b/>
          </w:rPr>
          <w:t>Tiến độ</w:t>
        </w:r>
        <w:r>
          <w:rPr>
            <w:webHidden/>
          </w:rPr>
          <w:tab/>
        </w:r>
        <w:r>
          <w:rPr>
            <w:webHidden/>
          </w:rPr>
          <w:fldChar w:fldCharType="begin"/>
        </w:r>
        <w:r>
          <w:rPr>
            <w:webHidden/>
          </w:rPr>
          <w:instrText xml:space="preserve"> PAGEREF _Toc266247083 \h </w:instrText>
        </w:r>
        <w:r>
          <w:rPr>
            <w:webHidden/>
          </w:rPr>
        </w:r>
        <w:r>
          <w:rPr>
            <w:webHidden/>
          </w:rPr>
          <w:fldChar w:fldCharType="separate"/>
        </w:r>
        <w:r>
          <w:rPr>
            <w:webHidden/>
          </w:rPr>
          <w:t>38</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4" w:history="1">
        <w:r w:rsidRPr="006E35CC">
          <w:rPr>
            <w:rStyle w:val="Hyperlink"/>
            <w:rFonts w:ascii="Times New Roman" w:hAnsi="Times New Roman"/>
            <w:b/>
          </w:rPr>
          <w:t>1.1.7</w:t>
        </w:r>
        <w:r>
          <w:rPr>
            <w:rFonts w:eastAsiaTheme="minorEastAsia" w:cstheme="minorBidi"/>
            <w:sz w:val="22"/>
            <w:szCs w:val="22"/>
            <w:lang w:val="en-US"/>
          </w:rPr>
          <w:tab/>
        </w:r>
        <w:r w:rsidRPr="006E35CC">
          <w:rPr>
            <w:rStyle w:val="Hyperlink"/>
            <w:rFonts w:ascii="Times New Roman" w:hAnsi="Times New Roman"/>
            <w:b/>
          </w:rPr>
          <w:t>Ghi chú</w:t>
        </w:r>
        <w:r>
          <w:rPr>
            <w:webHidden/>
          </w:rPr>
          <w:tab/>
        </w:r>
        <w:r>
          <w:rPr>
            <w:webHidden/>
          </w:rPr>
          <w:fldChar w:fldCharType="begin"/>
        </w:r>
        <w:r>
          <w:rPr>
            <w:webHidden/>
          </w:rPr>
          <w:instrText xml:space="preserve"> PAGEREF _Toc266247084 \h </w:instrText>
        </w:r>
        <w:r>
          <w:rPr>
            <w:webHidden/>
          </w:rPr>
        </w:r>
        <w:r>
          <w:rPr>
            <w:webHidden/>
          </w:rPr>
          <w:fldChar w:fldCharType="separate"/>
        </w:r>
        <w:r>
          <w:rPr>
            <w:webHidden/>
          </w:rPr>
          <w:t>38</w:t>
        </w:r>
        <w:r>
          <w:rPr>
            <w:webHidden/>
          </w:rPr>
          <w:fldChar w:fldCharType="end"/>
        </w:r>
      </w:hyperlink>
    </w:p>
    <w:p w:rsidR="00F02117" w:rsidRDefault="00F02117">
      <w:pPr>
        <w:pStyle w:val="TOC3"/>
        <w:tabs>
          <w:tab w:val="left" w:pos="1100"/>
          <w:tab w:val="right" w:leader="dot" w:pos="9017"/>
        </w:tabs>
        <w:rPr>
          <w:rFonts w:eastAsiaTheme="minorEastAsia" w:cstheme="minorBidi"/>
          <w:sz w:val="22"/>
          <w:szCs w:val="22"/>
          <w:lang w:val="en-US"/>
        </w:rPr>
      </w:pPr>
      <w:hyperlink w:anchor="_Toc266247085" w:history="1">
        <w:r w:rsidRPr="006E35CC">
          <w:rPr>
            <w:rStyle w:val="Hyperlink"/>
            <w:rFonts w:ascii="Times New Roman" w:hAnsi="Times New Roman"/>
            <w:b/>
          </w:rPr>
          <w:t>1.1.8</w:t>
        </w:r>
        <w:r>
          <w:rPr>
            <w:rFonts w:eastAsiaTheme="minorEastAsia" w:cstheme="minorBidi"/>
            <w:sz w:val="22"/>
            <w:szCs w:val="22"/>
            <w:lang w:val="en-US"/>
          </w:rPr>
          <w:tab/>
        </w:r>
        <w:r w:rsidRPr="006E35CC">
          <w:rPr>
            <w:rStyle w:val="Hyperlink"/>
            <w:rFonts w:ascii="Times New Roman" w:hAnsi="Times New Roman"/>
            <w:b/>
          </w:rPr>
          <w:t>Chứng chỉ</w:t>
        </w:r>
        <w:r>
          <w:rPr>
            <w:webHidden/>
          </w:rPr>
          <w:tab/>
        </w:r>
        <w:r>
          <w:rPr>
            <w:webHidden/>
          </w:rPr>
          <w:fldChar w:fldCharType="begin"/>
        </w:r>
        <w:r>
          <w:rPr>
            <w:webHidden/>
          </w:rPr>
          <w:instrText xml:space="preserve"> PAGEREF _Toc266247085 \h </w:instrText>
        </w:r>
        <w:r>
          <w:rPr>
            <w:webHidden/>
          </w:rPr>
        </w:r>
        <w:r>
          <w:rPr>
            <w:webHidden/>
          </w:rPr>
          <w:fldChar w:fldCharType="separate"/>
        </w:r>
        <w:r>
          <w:rPr>
            <w:webHidden/>
          </w:rPr>
          <w:t>38</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86" w:history="1">
        <w:r w:rsidRPr="006E35CC">
          <w:rPr>
            <w:rStyle w:val="Hyperlink"/>
            <w:rFonts w:ascii="Times New Roman" w:hAnsi="Times New Roman"/>
            <w:b/>
            <w:lang w:val="en-US"/>
          </w:rPr>
          <w:t>1.2.</w:t>
        </w:r>
        <w:r>
          <w:rPr>
            <w:rFonts w:eastAsiaTheme="minorEastAsia" w:cstheme="minorBidi"/>
            <w:i w:val="0"/>
            <w:iCs w:val="0"/>
            <w:sz w:val="22"/>
            <w:szCs w:val="22"/>
            <w:lang w:val="en-US"/>
          </w:rPr>
          <w:tab/>
        </w:r>
        <w:r w:rsidRPr="006E35CC">
          <w:rPr>
            <w:rStyle w:val="Hyperlink"/>
            <w:rFonts w:ascii="Times New Roman" w:hAnsi="Times New Roman"/>
            <w:b/>
            <w:lang w:val="en-US"/>
          </w:rPr>
          <w:t>Mô hình xử lý mức quan niệm</w:t>
        </w:r>
        <w:r>
          <w:rPr>
            <w:webHidden/>
          </w:rPr>
          <w:tab/>
        </w:r>
        <w:r>
          <w:rPr>
            <w:webHidden/>
          </w:rPr>
          <w:fldChar w:fldCharType="begin"/>
        </w:r>
        <w:r>
          <w:rPr>
            <w:webHidden/>
          </w:rPr>
          <w:instrText xml:space="preserve"> PAGEREF _Toc266247086 \h </w:instrText>
        </w:r>
        <w:r>
          <w:rPr>
            <w:webHidden/>
          </w:rPr>
        </w:r>
        <w:r>
          <w:rPr>
            <w:webHidden/>
          </w:rPr>
          <w:fldChar w:fldCharType="separate"/>
        </w:r>
        <w:r>
          <w:rPr>
            <w:webHidden/>
          </w:rPr>
          <w:t>38</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87" w:history="1">
        <w:r w:rsidRPr="006E35CC">
          <w:rPr>
            <w:rStyle w:val="Hyperlink"/>
            <w:rFonts w:ascii="Times New Roman" w:hAnsi="Times New Roman"/>
            <w:b/>
          </w:rPr>
          <w:t>1.2.1.</w:t>
        </w:r>
        <w:r>
          <w:rPr>
            <w:rFonts w:eastAsiaTheme="minorEastAsia" w:cstheme="minorBidi"/>
            <w:sz w:val="22"/>
            <w:szCs w:val="22"/>
            <w:lang w:val="en-US"/>
          </w:rPr>
          <w:tab/>
        </w:r>
        <w:r w:rsidRPr="006E35CC">
          <w:rPr>
            <w:rStyle w:val="Hyperlink"/>
            <w:rFonts w:ascii="Times New Roman" w:hAnsi="Times New Roman"/>
            <w:b/>
          </w:rPr>
          <w:t>Tổng quan</w:t>
        </w:r>
        <w:r>
          <w:rPr>
            <w:webHidden/>
          </w:rPr>
          <w:tab/>
        </w:r>
        <w:r>
          <w:rPr>
            <w:webHidden/>
          </w:rPr>
          <w:fldChar w:fldCharType="begin"/>
        </w:r>
        <w:r>
          <w:rPr>
            <w:webHidden/>
          </w:rPr>
          <w:instrText xml:space="preserve"> PAGEREF _Toc266247087 \h </w:instrText>
        </w:r>
        <w:r>
          <w:rPr>
            <w:webHidden/>
          </w:rPr>
        </w:r>
        <w:r>
          <w:rPr>
            <w:webHidden/>
          </w:rPr>
          <w:fldChar w:fldCharType="separate"/>
        </w:r>
        <w:r>
          <w:rPr>
            <w:webHidden/>
          </w:rPr>
          <w:t>39</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88" w:history="1">
        <w:r w:rsidRPr="006E35CC">
          <w:rPr>
            <w:rStyle w:val="Hyperlink"/>
            <w:rFonts w:ascii="Times New Roman" w:hAnsi="Times New Roman"/>
            <w:b/>
          </w:rPr>
          <w:t>1.2.2.</w:t>
        </w:r>
        <w:r>
          <w:rPr>
            <w:rFonts w:eastAsiaTheme="minorEastAsia" w:cstheme="minorBidi"/>
            <w:sz w:val="22"/>
            <w:szCs w:val="22"/>
            <w:lang w:val="en-US"/>
          </w:rPr>
          <w:tab/>
        </w:r>
        <w:r w:rsidRPr="006E35CC">
          <w:rPr>
            <w:rStyle w:val="Hyperlink"/>
            <w:rFonts w:ascii="Times New Roman" w:hAnsi="Times New Roman"/>
            <w:b/>
          </w:rPr>
          <w:t>Quản lý nhân viên</w:t>
        </w:r>
        <w:r>
          <w:rPr>
            <w:webHidden/>
          </w:rPr>
          <w:tab/>
        </w:r>
        <w:r>
          <w:rPr>
            <w:webHidden/>
          </w:rPr>
          <w:fldChar w:fldCharType="begin"/>
        </w:r>
        <w:r>
          <w:rPr>
            <w:webHidden/>
          </w:rPr>
          <w:instrText xml:space="preserve"> PAGEREF _Toc266247088 \h </w:instrText>
        </w:r>
        <w:r>
          <w:rPr>
            <w:webHidden/>
          </w:rPr>
        </w:r>
        <w:r>
          <w:rPr>
            <w:webHidden/>
          </w:rPr>
          <w:fldChar w:fldCharType="separate"/>
        </w:r>
        <w:r>
          <w:rPr>
            <w:webHidden/>
          </w:rPr>
          <w:t>40</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89" w:history="1">
        <w:r w:rsidRPr="006E35CC">
          <w:rPr>
            <w:rStyle w:val="Hyperlink"/>
            <w:rFonts w:ascii="Times New Roman" w:hAnsi="Times New Roman"/>
            <w:b/>
          </w:rPr>
          <w:t>1.2.3.</w:t>
        </w:r>
        <w:r>
          <w:rPr>
            <w:rFonts w:eastAsiaTheme="minorEastAsia" w:cstheme="minorBidi"/>
            <w:sz w:val="22"/>
            <w:szCs w:val="22"/>
            <w:lang w:val="en-US"/>
          </w:rPr>
          <w:tab/>
        </w:r>
        <w:r w:rsidRPr="006E35CC">
          <w:rPr>
            <w:rStyle w:val="Hyperlink"/>
            <w:rFonts w:ascii="Times New Roman" w:hAnsi="Times New Roman"/>
            <w:b/>
          </w:rPr>
          <w:t>Quản lý quy trình</w:t>
        </w:r>
        <w:r>
          <w:rPr>
            <w:webHidden/>
          </w:rPr>
          <w:tab/>
        </w:r>
        <w:r>
          <w:rPr>
            <w:webHidden/>
          </w:rPr>
          <w:fldChar w:fldCharType="begin"/>
        </w:r>
        <w:r>
          <w:rPr>
            <w:webHidden/>
          </w:rPr>
          <w:instrText xml:space="preserve"> PAGEREF _Toc266247089 \h </w:instrText>
        </w:r>
        <w:r>
          <w:rPr>
            <w:webHidden/>
          </w:rPr>
        </w:r>
        <w:r>
          <w:rPr>
            <w:webHidden/>
          </w:rPr>
          <w:fldChar w:fldCharType="separate"/>
        </w:r>
        <w:r>
          <w:rPr>
            <w:webHidden/>
          </w:rPr>
          <w:t>41</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90" w:history="1">
        <w:r w:rsidRPr="006E35CC">
          <w:rPr>
            <w:rStyle w:val="Hyperlink"/>
            <w:rFonts w:ascii="Times New Roman" w:hAnsi="Times New Roman"/>
            <w:b/>
          </w:rPr>
          <w:t>1.2.4.</w:t>
        </w:r>
        <w:r>
          <w:rPr>
            <w:rFonts w:eastAsiaTheme="minorEastAsia" w:cstheme="minorBidi"/>
            <w:sz w:val="22"/>
            <w:szCs w:val="22"/>
            <w:lang w:val="en-US"/>
          </w:rPr>
          <w:tab/>
        </w:r>
        <w:r w:rsidRPr="006E35CC">
          <w:rPr>
            <w:rStyle w:val="Hyperlink"/>
            <w:rFonts w:ascii="Times New Roman" w:hAnsi="Times New Roman"/>
            <w:b/>
          </w:rPr>
          <w:t>Thống kê</w:t>
        </w:r>
        <w:r>
          <w:rPr>
            <w:webHidden/>
          </w:rPr>
          <w:tab/>
        </w:r>
        <w:r>
          <w:rPr>
            <w:webHidden/>
          </w:rPr>
          <w:fldChar w:fldCharType="begin"/>
        </w:r>
        <w:r>
          <w:rPr>
            <w:webHidden/>
          </w:rPr>
          <w:instrText xml:space="preserve"> PAGEREF _Toc266247090 \h </w:instrText>
        </w:r>
        <w:r>
          <w:rPr>
            <w:webHidden/>
          </w:rPr>
        </w:r>
        <w:r>
          <w:rPr>
            <w:webHidden/>
          </w:rPr>
          <w:fldChar w:fldCharType="separate"/>
        </w:r>
        <w:r>
          <w:rPr>
            <w:webHidden/>
          </w:rPr>
          <w:t>41</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91" w:history="1">
        <w:r w:rsidRPr="006E35CC">
          <w:rPr>
            <w:rStyle w:val="Hyperlink"/>
            <w:rFonts w:ascii="Times New Roman" w:hAnsi="Times New Roman"/>
            <w:b/>
          </w:rPr>
          <w:t>1.2.5.</w:t>
        </w:r>
        <w:r>
          <w:rPr>
            <w:rFonts w:eastAsiaTheme="minorEastAsia" w:cstheme="minorBidi"/>
            <w:sz w:val="22"/>
            <w:szCs w:val="22"/>
            <w:lang w:val="en-US"/>
          </w:rPr>
          <w:tab/>
        </w:r>
        <w:r w:rsidRPr="006E35CC">
          <w:rPr>
            <w:rStyle w:val="Hyperlink"/>
            <w:rFonts w:ascii="Times New Roman" w:hAnsi="Times New Roman"/>
            <w:b/>
          </w:rPr>
          <w:t>Thực thi quy trình</w:t>
        </w:r>
        <w:r>
          <w:rPr>
            <w:webHidden/>
          </w:rPr>
          <w:tab/>
        </w:r>
        <w:r>
          <w:rPr>
            <w:webHidden/>
          </w:rPr>
          <w:fldChar w:fldCharType="begin"/>
        </w:r>
        <w:r>
          <w:rPr>
            <w:webHidden/>
          </w:rPr>
          <w:instrText xml:space="preserve"> PAGEREF _Toc266247091 \h </w:instrText>
        </w:r>
        <w:r>
          <w:rPr>
            <w:webHidden/>
          </w:rPr>
        </w:r>
        <w:r>
          <w:rPr>
            <w:webHidden/>
          </w:rPr>
          <w:fldChar w:fldCharType="separate"/>
        </w:r>
        <w:r>
          <w:rPr>
            <w:webHidden/>
          </w:rPr>
          <w:t>42</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92" w:history="1">
        <w:r w:rsidRPr="006E35CC">
          <w:rPr>
            <w:rStyle w:val="Hyperlink"/>
            <w:rFonts w:ascii="Times New Roman" w:hAnsi="Times New Roman"/>
            <w:lang w:val="en-US"/>
          </w:rPr>
          <w:t>2.</w:t>
        </w:r>
        <w:r>
          <w:rPr>
            <w:rFonts w:eastAsiaTheme="minorEastAsia" w:cstheme="minorBidi"/>
            <w:b w:val="0"/>
            <w:bCs w:val="0"/>
            <w:sz w:val="22"/>
            <w:szCs w:val="22"/>
            <w:lang w:val="en-US"/>
          </w:rPr>
          <w:tab/>
        </w:r>
        <w:r w:rsidRPr="006E35CC">
          <w:rPr>
            <w:rStyle w:val="Hyperlink"/>
            <w:rFonts w:ascii="Times New Roman" w:hAnsi="Times New Roman"/>
            <w:lang w:val="en-US"/>
          </w:rPr>
          <w:t>Cài đặt mức vật lý</w:t>
        </w:r>
        <w:r>
          <w:rPr>
            <w:webHidden/>
          </w:rPr>
          <w:tab/>
        </w:r>
        <w:r>
          <w:rPr>
            <w:webHidden/>
          </w:rPr>
          <w:fldChar w:fldCharType="begin"/>
        </w:r>
        <w:r>
          <w:rPr>
            <w:webHidden/>
          </w:rPr>
          <w:instrText xml:space="preserve"> PAGEREF _Toc266247092 \h </w:instrText>
        </w:r>
        <w:r>
          <w:rPr>
            <w:webHidden/>
          </w:rPr>
        </w:r>
        <w:r>
          <w:rPr>
            <w:webHidden/>
          </w:rPr>
          <w:fldChar w:fldCharType="separate"/>
        </w:r>
        <w:r>
          <w:rPr>
            <w:webHidden/>
          </w:rPr>
          <w:t>43</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096" w:history="1">
        <w:r w:rsidRPr="006E35CC">
          <w:rPr>
            <w:rStyle w:val="Hyperlink"/>
            <w:rFonts w:ascii="Times New Roman" w:hAnsi="Times New Roman"/>
          </w:rPr>
          <w:t>3.</w:t>
        </w:r>
        <w:r>
          <w:rPr>
            <w:rFonts w:eastAsiaTheme="minorEastAsia" w:cstheme="minorBidi"/>
            <w:b w:val="0"/>
            <w:bCs w:val="0"/>
            <w:sz w:val="22"/>
            <w:szCs w:val="22"/>
            <w:lang w:val="en-US"/>
          </w:rPr>
          <w:tab/>
        </w:r>
        <w:r w:rsidRPr="006E35CC">
          <w:rPr>
            <w:rStyle w:val="Hyperlink"/>
            <w:rFonts w:ascii="Times New Roman" w:hAnsi="Times New Roman"/>
          </w:rPr>
          <w:t>Mô tả chức năng và các giao diện</w:t>
        </w:r>
        <w:r>
          <w:rPr>
            <w:webHidden/>
          </w:rPr>
          <w:tab/>
        </w:r>
        <w:r>
          <w:rPr>
            <w:webHidden/>
          </w:rPr>
          <w:fldChar w:fldCharType="begin"/>
        </w:r>
        <w:r>
          <w:rPr>
            <w:webHidden/>
          </w:rPr>
          <w:instrText xml:space="preserve"> PAGEREF _Toc266247096 \h </w:instrText>
        </w:r>
        <w:r>
          <w:rPr>
            <w:webHidden/>
          </w:rPr>
        </w:r>
        <w:r>
          <w:rPr>
            <w:webHidden/>
          </w:rPr>
          <w:fldChar w:fldCharType="separate"/>
        </w:r>
        <w:r>
          <w:rPr>
            <w:webHidden/>
          </w:rPr>
          <w:t>44</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097" w:history="1">
        <w:r w:rsidRPr="006E35CC">
          <w:rPr>
            <w:rStyle w:val="Hyperlink"/>
            <w:rFonts w:ascii="Times New Roman" w:hAnsi="Times New Roman"/>
            <w:b/>
          </w:rPr>
          <w:t>3.1.</w:t>
        </w:r>
        <w:r>
          <w:rPr>
            <w:rFonts w:eastAsiaTheme="minorEastAsia" w:cstheme="minorBidi"/>
            <w:i w:val="0"/>
            <w:iCs w:val="0"/>
            <w:sz w:val="22"/>
            <w:szCs w:val="22"/>
            <w:lang w:val="en-US"/>
          </w:rPr>
          <w:tab/>
        </w:r>
        <w:r w:rsidRPr="006E35CC">
          <w:rPr>
            <w:rStyle w:val="Hyperlink"/>
            <w:rFonts w:ascii="Times New Roman" w:hAnsi="Times New Roman"/>
            <w:b/>
          </w:rPr>
          <w:t>Thiết kế User</w:t>
        </w:r>
        <w:r w:rsidRPr="006E35CC">
          <w:rPr>
            <w:rStyle w:val="Hyperlink"/>
            <w:rFonts w:ascii="Times New Roman" w:hAnsi="Times New Roman"/>
            <w:b/>
            <w:lang w:val="en-US"/>
          </w:rPr>
          <w:t>-</w:t>
        </w:r>
        <w:r w:rsidRPr="006E35CC">
          <w:rPr>
            <w:rStyle w:val="Hyperlink"/>
            <w:rFonts w:ascii="Times New Roman" w:hAnsi="Times New Roman"/>
            <w:b/>
          </w:rPr>
          <w:t>case</w:t>
        </w:r>
        <w:r>
          <w:rPr>
            <w:webHidden/>
          </w:rPr>
          <w:tab/>
        </w:r>
        <w:r>
          <w:rPr>
            <w:webHidden/>
          </w:rPr>
          <w:fldChar w:fldCharType="begin"/>
        </w:r>
        <w:r>
          <w:rPr>
            <w:webHidden/>
          </w:rPr>
          <w:instrText xml:space="preserve"> PAGEREF _Toc266247097 \h </w:instrText>
        </w:r>
        <w:r>
          <w:rPr>
            <w:webHidden/>
          </w:rPr>
        </w:r>
        <w:r>
          <w:rPr>
            <w:webHidden/>
          </w:rPr>
          <w:fldChar w:fldCharType="separate"/>
        </w:r>
        <w:r>
          <w:rPr>
            <w:webHidden/>
          </w:rPr>
          <w:t>44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98" w:history="1">
        <w:r w:rsidRPr="006E35CC">
          <w:rPr>
            <w:rStyle w:val="Hyperlink"/>
            <w:rFonts w:ascii="Times New Roman" w:hAnsi="Times New Roman"/>
            <w:b/>
          </w:rPr>
          <w:t>3.1.1.</w:t>
        </w:r>
        <w:r>
          <w:rPr>
            <w:rFonts w:eastAsiaTheme="minorEastAsia" w:cstheme="minorBidi"/>
            <w:sz w:val="22"/>
            <w:szCs w:val="22"/>
            <w:lang w:val="en-US"/>
          </w:rPr>
          <w:tab/>
        </w:r>
        <w:r w:rsidRPr="006E35CC">
          <w:rPr>
            <w:rStyle w:val="Hyperlink"/>
            <w:rFonts w:ascii="Times New Roman" w:hAnsi="Times New Roman"/>
            <w:b/>
          </w:rPr>
          <w:t>Lược đồ User-case:</w:t>
        </w:r>
        <w:r>
          <w:rPr>
            <w:webHidden/>
          </w:rPr>
          <w:tab/>
        </w:r>
        <w:r>
          <w:rPr>
            <w:webHidden/>
          </w:rPr>
          <w:fldChar w:fldCharType="begin"/>
        </w:r>
        <w:r>
          <w:rPr>
            <w:webHidden/>
          </w:rPr>
          <w:instrText xml:space="preserve"> PAGEREF _Toc266247098 \h </w:instrText>
        </w:r>
        <w:r>
          <w:rPr>
            <w:webHidden/>
          </w:rPr>
        </w:r>
        <w:r>
          <w:rPr>
            <w:webHidden/>
          </w:rPr>
          <w:fldChar w:fldCharType="separate"/>
        </w:r>
        <w:r>
          <w:rPr>
            <w:webHidden/>
          </w:rPr>
          <w:t>44</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099" w:history="1">
        <w:r w:rsidRPr="006E35CC">
          <w:rPr>
            <w:rStyle w:val="Hyperlink"/>
            <w:rFonts w:ascii="Times New Roman" w:hAnsi="Times New Roman"/>
            <w:b/>
          </w:rPr>
          <w:t>3.1.2.</w:t>
        </w:r>
        <w:r>
          <w:rPr>
            <w:rFonts w:eastAsiaTheme="minorEastAsia" w:cstheme="minorBidi"/>
            <w:sz w:val="22"/>
            <w:szCs w:val="22"/>
            <w:lang w:val="en-US"/>
          </w:rPr>
          <w:tab/>
        </w:r>
        <w:r w:rsidRPr="006E35CC">
          <w:rPr>
            <w:rStyle w:val="Hyperlink"/>
            <w:rFonts w:ascii="Times New Roman" w:hAnsi="Times New Roman"/>
            <w:b/>
          </w:rPr>
          <w:t>Danh sách các Actor</w:t>
        </w:r>
        <w:r>
          <w:rPr>
            <w:webHidden/>
          </w:rPr>
          <w:tab/>
        </w:r>
        <w:r>
          <w:rPr>
            <w:webHidden/>
          </w:rPr>
          <w:fldChar w:fldCharType="begin"/>
        </w:r>
        <w:r>
          <w:rPr>
            <w:webHidden/>
          </w:rPr>
          <w:instrText xml:space="preserve"> PAGEREF _Toc266247099 \h </w:instrText>
        </w:r>
        <w:r>
          <w:rPr>
            <w:webHidden/>
          </w:rPr>
        </w:r>
        <w:r>
          <w:rPr>
            <w:webHidden/>
          </w:rPr>
          <w:fldChar w:fldCharType="separate"/>
        </w:r>
        <w:r>
          <w:rPr>
            <w:webHidden/>
          </w:rPr>
          <w:t>45</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00" w:history="1">
        <w:r w:rsidRPr="006E35CC">
          <w:rPr>
            <w:rStyle w:val="Hyperlink"/>
            <w:rFonts w:ascii="Times New Roman" w:hAnsi="Times New Roman"/>
            <w:b/>
          </w:rPr>
          <w:t>3.1.3.</w:t>
        </w:r>
        <w:r>
          <w:rPr>
            <w:rFonts w:eastAsiaTheme="minorEastAsia" w:cstheme="minorBidi"/>
            <w:sz w:val="22"/>
            <w:szCs w:val="22"/>
            <w:lang w:val="en-US"/>
          </w:rPr>
          <w:tab/>
        </w:r>
        <w:r w:rsidRPr="006E35CC">
          <w:rPr>
            <w:rStyle w:val="Hyperlink"/>
            <w:rFonts w:ascii="Times New Roman" w:hAnsi="Times New Roman"/>
            <w:b/>
          </w:rPr>
          <w:t>Danh sách các Use-case</w:t>
        </w:r>
        <w:r>
          <w:rPr>
            <w:webHidden/>
          </w:rPr>
          <w:tab/>
        </w:r>
        <w:r>
          <w:rPr>
            <w:webHidden/>
          </w:rPr>
          <w:fldChar w:fldCharType="begin"/>
        </w:r>
        <w:r>
          <w:rPr>
            <w:webHidden/>
          </w:rPr>
          <w:instrText xml:space="preserve"> PAGEREF _Toc266247100 \h </w:instrText>
        </w:r>
        <w:r>
          <w:rPr>
            <w:webHidden/>
          </w:rPr>
        </w:r>
        <w:r>
          <w:rPr>
            <w:webHidden/>
          </w:rPr>
          <w:fldChar w:fldCharType="separate"/>
        </w:r>
        <w:r>
          <w:rPr>
            <w:webHidden/>
          </w:rPr>
          <w:t>45</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101" w:history="1">
        <w:r w:rsidRPr="006E35CC">
          <w:rPr>
            <w:rStyle w:val="Hyperlink"/>
            <w:rFonts w:ascii="Times New Roman" w:hAnsi="Times New Roman"/>
            <w:b/>
          </w:rPr>
          <w:t>3.2.</w:t>
        </w:r>
        <w:r>
          <w:rPr>
            <w:rFonts w:eastAsiaTheme="minorEastAsia" w:cstheme="minorBidi"/>
            <w:i w:val="0"/>
            <w:iCs w:val="0"/>
            <w:sz w:val="22"/>
            <w:szCs w:val="22"/>
            <w:lang w:val="en-US"/>
          </w:rPr>
          <w:tab/>
        </w:r>
        <w:r w:rsidRPr="006E35CC">
          <w:rPr>
            <w:rStyle w:val="Hyperlink"/>
            <w:rFonts w:ascii="Times New Roman" w:hAnsi="Times New Roman"/>
            <w:b/>
          </w:rPr>
          <w:t>Thiết kế giao diện</w:t>
        </w:r>
        <w:r>
          <w:rPr>
            <w:webHidden/>
          </w:rPr>
          <w:tab/>
        </w:r>
        <w:r>
          <w:rPr>
            <w:webHidden/>
          </w:rPr>
          <w:fldChar w:fldCharType="begin"/>
        </w:r>
        <w:r>
          <w:rPr>
            <w:webHidden/>
          </w:rPr>
          <w:instrText xml:space="preserve"> PAGEREF _Toc266247101 \h </w:instrText>
        </w:r>
        <w:r>
          <w:rPr>
            <w:webHidden/>
          </w:rPr>
        </w:r>
        <w:r>
          <w:rPr>
            <w:webHidden/>
          </w:rPr>
          <w:fldChar w:fldCharType="separate"/>
        </w:r>
        <w:r>
          <w:rPr>
            <w:webHidden/>
          </w:rPr>
          <w:t>46</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02" w:history="1">
        <w:r w:rsidRPr="006E35CC">
          <w:rPr>
            <w:rStyle w:val="Hyperlink"/>
            <w:rFonts w:ascii="Times New Roman" w:hAnsi="Times New Roman"/>
            <w:b/>
          </w:rPr>
          <w:t>3.2.1.</w:t>
        </w:r>
        <w:r>
          <w:rPr>
            <w:rFonts w:eastAsiaTheme="minorEastAsia" w:cstheme="minorBidi"/>
            <w:sz w:val="22"/>
            <w:szCs w:val="22"/>
            <w:lang w:val="en-US"/>
          </w:rPr>
          <w:tab/>
        </w:r>
        <w:r w:rsidRPr="006E35CC">
          <w:rPr>
            <w:rStyle w:val="Hyperlink"/>
            <w:rFonts w:ascii="Times New Roman" w:hAnsi="Times New Roman"/>
            <w:b/>
          </w:rPr>
          <w:t>Cấu trúc các màn hình xử lý chính</w:t>
        </w:r>
        <w:r>
          <w:rPr>
            <w:webHidden/>
          </w:rPr>
          <w:tab/>
        </w:r>
        <w:r>
          <w:rPr>
            <w:webHidden/>
          </w:rPr>
          <w:fldChar w:fldCharType="begin"/>
        </w:r>
        <w:r>
          <w:rPr>
            <w:webHidden/>
          </w:rPr>
          <w:instrText xml:space="preserve"> PAGEREF _Toc266247102 \h </w:instrText>
        </w:r>
        <w:r>
          <w:rPr>
            <w:webHidden/>
          </w:rPr>
        </w:r>
        <w:r>
          <w:rPr>
            <w:webHidden/>
          </w:rPr>
          <w:fldChar w:fldCharType="separate"/>
        </w:r>
        <w:r>
          <w:rPr>
            <w:webHidden/>
          </w:rPr>
          <w:t>46</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03" w:history="1">
        <w:r w:rsidRPr="006E35CC">
          <w:rPr>
            <w:rStyle w:val="Hyperlink"/>
            <w:rFonts w:ascii="Times New Roman" w:hAnsi="Times New Roman"/>
            <w:b/>
          </w:rPr>
          <w:t>3.2.2.</w:t>
        </w:r>
        <w:r>
          <w:rPr>
            <w:rFonts w:eastAsiaTheme="minorEastAsia" w:cstheme="minorBidi"/>
            <w:sz w:val="22"/>
            <w:szCs w:val="22"/>
            <w:lang w:val="en-US"/>
          </w:rPr>
          <w:tab/>
        </w:r>
        <w:r w:rsidRPr="006E35CC">
          <w:rPr>
            <w:rStyle w:val="Hyperlink"/>
            <w:rFonts w:ascii="Times New Roman" w:hAnsi="Times New Roman"/>
            <w:b/>
          </w:rPr>
          <w:t>Danh sách các màn hình xử lý chính</w:t>
        </w:r>
        <w:r>
          <w:rPr>
            <w:webHidden/>
          </w:rPr>
          <w:tab/>
        </w:r>
        <w:r>
          <w:rPr>
            <w:webHidden/>
          </w:rPr>
          <w:fldChar w:fldCharType="begin"/>
        </w:r>
        <w:r>
          <w:rPr>
            <w:webHidden/>
          </w:rPr>
          <w:instrText xml:space="preserve"> PAGEREF _Toc266247103 \h </w:instrText>
        </w:r>
        <w:r>
          <w:rPr>
            <w:webHidden/>
          </w:rPr>
        </w:r>
        <w:r>
          <w:rPr>
            <w:webHidden/>
          </w:rPr>
          <w:fldChar w:fldCharType="separate"/>
        </w:r>
        <w:r>
          <w:rPr>
            <w:webHidden/>
          </w:rPr>
          <w:t>46</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04" w:history="1">
        <w:r w:rsidRPr="006E35CC">
          <w:rPr>
            <w:rStyle w:val="Hyperlink"/>
            <w:rFonts w:ascii="Times New Roman" w:hAnsi="Times New Roman"/>
            <w:b/>
          </w:rPr>
          <w:t>3.2.3.</w:t>
        </w:r>
        <w:r>
          <w:rPr>
            <w:rFonts w:eastAsiaTheme="minorEastAsia" w:cstheme="minorBidi"/>
            <w:sz w:val="22"/>
            <w:szCs w:val="22"/>
            <w:lang w:val="en-US"/>
          </w:rPr>
          <w:tab/>
        </w:r>
        <w:r w:rsidRPr="006E35CC">
          <w:rPr>
            <w:rStyle w:val="Hyperlink"/>
            <w:rFonts w:ascii="Times New Roman" w:hAnsi="Times New Roman"/>
            <w:b/>
          </w:rPr>
          <w:t>Mô tả chi tiết từng màn hình xử lý chính</w:t>
        </w:r>
        <w:r>
          <w:rPr>
            <w:webHidden/>
          </w:rPr>
          <w:tab/>
        </w:r>
        <w:r>
          <w:rPr>
            <w:webHidden/>
          </w:rPr>
          <w:fldChar w:fldCharType="begin"/>
        </w:r>
        <w:r>
          <w:rPr>
            <w:webHidden/>
          </w:rPr>
          <w:instrText xml:space="preserve"> PAGEREF _Toc266247104 \h </w:instrText>
        </w:r>
        <w:r>
          <w:rPr>
            <w:webHidden/>
          </w:rPr>
        </w:r>
        <w:r>
          <w:rPr>
            <w:webHidden/>
          </w:rPr>
          <w:fldChar w:fldCharType="separate"/>
        </w:r>
        <w:r>
          <w:rPr>
            <w:webHidden/>
          </w:rPr>
          <w:t>46</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05" w:history="1">
        <w:r w:rsidRPr="006E35CC">
          <w:rPr>
            <w:rStyle w:val="Hyperlink"/>
            <w:rFonts w:ascii="Times New Roman" w:hAnsi="Times New Roman"/>
            <w:b/>
          </w:rPr>
          <w:t>3.2.3.1.</w:t>
        </w:r>
        <w:r>
          <w:rPr>
            <w:rFonts w:eastAsiaTheme="minorEastAsia" w:cstheme="minorBidi"/>
            <w:sz w:val="22"/>
            <w:szCs w:val="22"/>
            <w:lang w:val="en-US"/>
          </w:rPr>
          <w:tab/>
        </w:r>
        <w:r w:rsidRPr="006E35CC">
          <w:rPr>
            <w:rStyle w:val="Hyperlink"/>
            <w:rFonts w:ascii="Times New Roman" w:hAnsi="Times New Roman"/>
            <w:b/>
          </w:rPr>
          <w:t>Màn hình Đăng nhập:</w:t>
        </w:r>
        <w:r>
          <w:rPr>
            <w:webHidden/>
          </w:rPr>
          <w:tab/>
        </w:r>
        <w:r>
          <w:rPr>
            <w:webHidden/>
          </w:rPr>
          <w:fldChar w:fldCharType="begin"/>
        </w:r>
        <w:r>
          <w:rPr>
            <w:webHidden/>
          </w:rPr>
          <w:instrText xml:space="preserve"> PAGEREF _Toc266247105 \h </w:instrText>
        </w:r>
        <w:r>
          <w:rPr>
            <w:webHidden/>
          </w:rPr>
        </w:r>
        <w:r>
          <w:rPr>
            <w:webHidden/>
          </w:rPr>
          <w:fldChar w:fldCharType="separate"/>
        </w:r>
        <w:r>
          <w:rPr>
            <w:webHidden/>
          </w:rPr>
          <w:t>47</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06" w:history="1">
        <w:r w:rsidRPr="006E35CC">
          <w:rPr>
            <w:rStyle w:val="Hyperlink"/>
            <w:rFonts w:ascii="Times New Roman" w:hAnsi="Times New Roman"/>
            <w:b/>
          </w:rPr>
          <w:t>3.2.3.2.</w:t>
        </w:r>
        <w:r>
          <w:rPr>
            <w:rFonts w:eastAsiaTheme="minorEastAsia" w:cstheme="minorBidi"/>
            <w:sz w:val="22"/>
            <w:szCs w:val="22"/>
            <w:lang w:val="en-US"/>
          </w:rPr>
          <w:tab/>
        </w:r>
        <w:r w:rsidRPr="006E35CC">
          <w:rPr>
            <w:rStyle w:val="Hyperlink"/>
            <w:rFonts w:ascii="Times New Roman" w:hAnsi="Times New Roman"/>
            <w:b/>
          </w:rPr>
          <w:t>Trang Báo lỗi:</w:t>
        </w:r>
        <w:r>
          <w:rPr>
            <w:webHidden/>
          </w:rPr>
          <w:tab/>
        </w:r>
        <w:r>
          <w:rPr>
            <w:webHidden/>
          </w:rPr>
          <w:fldChar w:fldCharType="begin"/>
        </w:r>
        <w:r>
          <w:rPr>
            <w:webHidden/>
          </w:rPr>
          <w:instrText xml:space="preserve"> PAGEREF _Toc266247106 \h </w:instrText>
        </w:r>
        <w:r>
          <w:rPr>
            <w:webHidden/>
          </w:rPr>
        </w:r>
        <w:r>
          <w:rPr>
            <w:webHidden/>
          </w:rPr>
          <w:fldChar w:fldCharType="separate"/>
        </w:r>
        <w:r>
          <w:rPr>
            <w:webHidden/>
          </w:rPr>
          <w:t>48</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07" w:history="1">
        <w:r w:rsidRPr="006E35CC">
          <w:rPr>
            <w:rStyle w:val="Hyperlink"/>
            <w:rFonts w:ascii="Times New Roman" w:hAnsi="Times New Roman"/>
            <w:b/>
          </w:rPr>
          <w:t>3.2.3.3.</w:t>
        </w:r>
        <w:r>
          <w:rPr>
            <w:rFonts w:eastAsiaTheme="minorEastAsia" w:cstheme="minorBidi"/>
            <w:sz w:val="22"/>
            <w:szCs w:val="22"/>
            <w:lang w:val="en-US"/>
          </w:rPr>
          <w:tab/>
        </w:r>
        <w:r w:rsidRPr="006E35CC">
          <w:rPr>
            <w:rStyle w:val="Hyperlink"/>
            <w:rFonts w:ascii="Times New Roman" w:hAnsi="Times New Roman"/>
            <w:b/>
          </w:rPr>
          <w:t>Trang Nhân viên:</w:t>
        </w:r>
        <w:r>
          <w:rPr>
            <w:webHidden/>
          </w:rPr>
          <w:tab/>
        </w:r>
        <w:r>
          <w:rPr>
            <w:webHidden/>
          </w:rPr>
          <w:fldChar w:fldCharType="begin"/>
        </w:r>
        <w:r>
          <w:rPr>
            <w:webHidden/>
          </w:rPr>
          <w:instrText xml:space="preserve"> PAGEREF _Toc266247107 \h </w:instrText>
        </w:r>
        <w:r>
          <w:rPr>
            <w:webHidden/>
          </w:rPr>
        </w:r>
        <w:r>
          <w:rPr>
            <w:webHidden/>
          </w:rPr>
          <w:fldChar w:fldCharType="separate"/>
        </w:r>
        <w:r>
          <w:rPr>
            <w:webHidden/>
          </w:rPr>
          <w:t>48</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08" w:history="1">
        <w:r w:rsidRPr="006E35CC">
          <w:rPr>
            <w:rStyle w:val="Hyperlink"/>
            <w:rFonts w:ascii="Times New Roman" w:hAnsi="Times New Roman"/>
          </w:rPr>
          <w:t>a)</w:t>
        </w:r>
        <w:r>
          <w:rPr>
            <w:rFonts w:eastAsiaTheme="minorEastAsia" w:cstheme="minorBidi"/>
            <w:sz w:val="22"/>
            <w:szCs w:val="22"/>
            <w:lang w:val="en-US"/>
          </w:rPr>
          <w:tab/>
        </w:r>
        <w:r w:rsidRPr="006E35CC">
          <w:rPr>
            <w:rStyle w:val="Hyperlink"/>
            <w:rFonts w:ascii="Times New Roman" w:hAnsi="Times New Roman"/>
            <w:lang w:val="en-US"/>
          </w:rPr>
          <w:t>Màn hình chính</w:t>
        </w:r>
        <w:r>
          <w:rPr>
            <w:webHidden/>
          </w:rPr>
          <w:tab/>
        </w:r>
        <w:r>
          <w:rPr>
            <w:webHidden/>
          </w:rPr>
          <w:fldChar w:fldCharType="begin"/>
        </w:r>
        <w:r>
          <w:rPr>
            <w:webHidden/>
          </w:rPr>
          <w:instrText xml:space="preserve"> PAGEREF _Toc266247108 \h </w:instrText>
        </w:r>
        <w:r>
          <w:rPr>
            <w:webHidden/>
          </w:rPr>
        </w:r>
        <w:r>
          <w:rPr>
            <w:webHidden/>
          </w:rPr>
          <w:fldChar w:fldCharType="separate"/>
        </w:r>
        <w:r>
          <w:rPr>
            <w:webHidden/>
          </w:rPr>
          <w:t>48</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09" w:history="1">
        <w:r w:rsidRPr="006E35CC">
          <w:rPr>
            <w:rStyle w:val="Hyperlink"/>
            <w:rFonts w:ascii="Times New Roman" w:hAnsi="Times New Roman"/>
          </w:rPr>
          <w:t>b)</w:t>
        </w:r>
        <w:r>
          <w:rPr>
            <w:rFonts w:eastAsiaTheme="minorEastAsia" w:cstheme="minorBidi"/>
            <w:sz w:val="22"/>
            <w:szCs w:val="22"/>
            <w:lang w:val="en-US"/>
          </w:rPr>
          <w:tab/>
        </w:r>
        <w:r w:rsidRPr="006E35CC">
          <w:rPr>
            <w:rStyle w:val="Hyperlink"/>
            <w:rFonts w:ascii="Times New Roman" w:hAnsi="Times New Roman"/>
            <w:lang w:val="en-US"/>
          </w:rPr>
          <w:t>Thông tin cá nhân:</w:t>
        </w:r>
        <w:r>
          <w:rPr>
            <w:webHidden/>
          </w:rPr>
          <w:tab/>
        </w:r>
        <w:r>
          <w:rPr>
            <w:webHidden/>
          </w:rPr>
          <w:fldChar w:fldCharType="begin"/>
        </w:r>
        <w:r>
          <w:rPr>
            <w:webHidden/>
          </w:rPr>
          <w:instrText xml:space="preserve"> PAGEREF _Toc266247109 \h </w:instrText>
        </w:r>
        <w:r>
          <w:rPr>
            <w:webHidden/>
          </w:rPr>
        </w:r>
        <w:r>
          <w:rPr>
            <w:webHidden/>
          </w:rPr>
          <w:fldChar w:fldCharType="separate"/>
        </w:r>
        <w:r>
          <w:rPr>
            <w:webHidden/>
          </w:rPr>
          <w:t>49</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10" w:history="1">
        <w:r w:rsidRPr="006E35CC">
          <w:rPr>
            <w:rStyle w:val="Hyperlink"/>
            <w:rFonts w:ascii="Times New Roman" w:hAnsi="Times New Roman"/>
            <w:b/>
          </w:rPr>
          <w:t>3.2.3.4.</w:t>
        </w:r>
        <w:r>
          <w:rPr>
            <w:rFonts w:eastAsiaTheme="minorEastAsia" w:cstheme="minorBidi"/>
            <w:sz w:val="22"/>
            <w:szCs w:val="22"/>
            <w:lang w:val="en-US"/>
          </w:rPr>
          <w:tab/>
        </w:r>
        <w:r w:rsidRPr="006E35CC">
          <w:rPr>
            <w:rStyle w:val="Hyperlink"/>
            <w:rFonts w:ascii="Times New Roman" w:hAnsi="Times New Roman"/>
            <w:b/>
          </w:rPr>
          <w:t>Trang Quản Lý:</w:t>
        </w:r>
        <w:r>
          <w:rPr>
            <w:webHidden/>
          </w:rPr>
          <w:tab/>
        </w:r>
        <w:r>
          <w:rPr>
            <w:webHidden/>
          </w:rPr>
          <w:fldChar w:fldCharType="begin"/>
        </w:r>
        <w:r>
          <w:rPr>
            <w:webHidden/>
          </w:rPr>
          <w:instrText xml:space="preserve"> PAGEREF _Toc266247110 \h </w:instrText>
        </w:r>
        <w:r>
          <w:rPr>
            <w:webHidden/>
          </w:rPr>
        </w:r>
        <w:r>
          <w:rPr>
            <w:webHidden/>
          </w:rPr>
          <w:fldChar w:fldCharType="separate"/>
        </w:r>
        <w:r>
          <w:rPr>
            <w:webHidden/>
          </w:rPr>
          <w:t>49</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1" w:history="1">
        <w:r w:rsidRPr="006E35CC">
          <w:rPr>
            <w:rStyle w:val="Hyperlink"/>
            <w:rFonts w:ascii="Times New Roman" w:hAnsi="Times New Roman"/>
            <w:lang w:val="en-US"/>
          </w:rPr>
          <w:t>a)</w:t>
        </w:r>
        <w:r>
          <w:rPr>
            <w:rFonts w:eastAsiaTheme="minorEastAsia" w:cstheme="minorBidi"/>
            <w:sz w:val="22"/>
            <w:szCs w:val="22"/>
            <w:lang w:val="en-US"/>
          </w:rPr>
          <w:tab/>
        </w:r>
        <w:r w:rsidRPr="006E35CC">
          <w:rPr>
            <w:rStyle w:val="Hyperlink"/>
            <w:rFonts w:ascii="Times New Roman" w:hAnsi="Times New Roman"/>
            <w:lang w:val="en-US"/>
          </w:rPr>
          <w:t>Cập nhật đợt thi:</w:t>
        </w:r>
        <w:r>
          <w:rPr>
            <w:webHidden/>
          </w:rPr>
          <w:tab/>
        </w:r>
        <w:r>
          <w:rPr>
            <w:webHidden/>
          </w:rPr>
          <w:fldChar w:fldCharType="begin"/>
        </w:r>
        <w:r>
          <w:rPr>
            <w:webHidden/>
          </w:rPr>
          <w:instrText xml:space="preserve"> PAGEREF _Toc266247111 \h </w:instrText>
        </w:r>
        <w:r>
          <w:rPr>
            <w:webHidden/>
          </w:rPr>
        </w:r>
        <w:r>
          <w:rPr>
            <w:webHidden/>
          </w:rPr>
          <w:fldChar w:fldCharType="separate"/>
        </w:r>
        <w:r>
          <w:rPr>
            <w:webHidden/>
          </w:rPr>
          <w:t>49</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2" w:history="1">
        <w:r w:rsidRPr="006E35CC">
          <w:rPr>
            <w:rStyle w:val="Hyperlink"/>
            <w:rFonts w:ascii="Times New Roman" w:hAnsi="Times New Roman"/>
            <w:lang w:val="en-US"/>
          </w:rPr>
          <w:t>b)</w:t>
        </w:r>
        <w:r>
          <w:rPr>
            <w:rFonts w:eastAsiaTheme="minorEastAsia" w:cstheme="minorBidi"/>
            <w:sz w:val="22"/>
            <w:szCs w:val="22"/>
            <w:lang w:val="en-US"/>
          </w:rPr>
          <w:tab/>
        </w:r>
        <w:r w:rsidRPr="006E35CC">
          <w:rPr>
            <w:rStyle w:val="Hyperlink"/>
            <w:rFonts w:ascii="Times New Roman" w:hAnsi="Times New Roman"/>
            <w:lang w:val="en-US"/>
          </w:rPr>
          <w:t>Thống kê Lược Đồ Gantt:</w:t>
        </w:r>
        <w:r>
          <w:rPr>
            <w:webHidden/>
          </w:rPr>
          <w:tab/>
        </w:r>
        <w:r>
          <w:rPr>
            <w:webHidden/>
          </w:rPr>
          <w:fldChar w:fldCharType="begin"/>
        </w:r>
        <w:r>
          <w:rPr>
            <w:webHidden/>
          </w:rPr>
          <w:instrText xml:space="preserve"> PAGEREF _Toc266247112 \h </w:instrText>
        </w:r>
        <w:r>
          <w:rPr>
            <w:webHidden/>
          </w:rPr>
        </w:r>
        <w:r>
          <w:rPr>
            <w:webHidden/>
          </w:rPr>
          <w:fldChar w:fldCharType="separate"/>
        </w:r>
        <w:r>
          <w:rPr>
            <w:webHidden/>
          </w:rPr>
          <w:t>50</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3" w:history="1">
        <w:r w:rsidRPr="006E35CC">
          <w:rPr>
            <w:rStyle w:val="Hyperlink"/>
            <w:rFonts w:ascii="Times New Roman" w:hAnsi="Times New Roman"/>
          </w:rPr>
          <w:t>c)</w:t>
        </w:r>
        <w:r>
          <w:rPr>
            <w:rFonts w:eastAsiaTheme="minorEastAsia" w:cstheme="minorBidi"/>
            <w:sz w:val="22"/>
            <w:szCs w:val="22"/>
            <w:lang w:val="en-US"/>
          </w:rPr>
          <w:tab/>
        </w:r>
        <w:r w:rsidRPr="006E35CC">
          <w:rPr>
            <w:rStyle w:val="Hyperlink"/>
            <w:rFonts w:ascii="Times New Roman" w:hAnsi="Times New Roman"/>
            <w:lang w:val="en-US"/>
          </w:rPr>
          <w:t>Cập nhật nhân viên:</w:t>
        </w:r>
        <w:r>
          <w:rPr>
            <w:webHidden/>
          </w:rPr>
          <w:tab/>
        </w:r>
        <w:r>
          <w:rPr>
            <w:webHidden/>
          </w:rPr>
          <w:fldChar w:fldCharType="begin"/>
        </w:r>
        <w:r>
          <w:rPr>
            <w:webHidden/>
          </w:rPr>
          <w:instrText xml:space="preserve"> PAGEREF _Toc266247113 \h </w:instrText>
        </w:r>
        <w:r>
          <w:rPr>
            <w:webHidden/>
          </w:rPr>
        </w:r>
        <w:r>
          <w:rPr>
            <w:webHidden/>
          </w:rPr>
          <w:fldChar w:fldCharType="separate"/>
        </w:r>
        <w:r>
          <w:rPr>
            <w:webHidden/>
          </w:rPr>
          <w:t>51</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4" w:history="1">
        <w:r w:rsidRPr="006E35CC">
          <w:rPr>
            <w:rStyle w:val="Hyperlink"/>
            <w:rFonts w:ascii="Times New Roman" w:hAnsi="Times New Roman"/>
          </w:rPr>
          <w:t>d)</w:t>
        </w:r>
        <w:r>
          <w:rPr>
            <w:rFonts w:eastAsiaTheme="minorEastAsia" w:cstheme="minorBidi"/>
            <w:sz w:val="22"/>
            <w:szCs w:val="22"/>
            <w:lang w:val="en-US"/>
          </w:rPr>
          <w:tab/>
        </w:r>
        <w:r w:rsidRPr="006E35CC">
          <w:rPr>
            <w:rStyle w:val="Hyperlink"/>
            <w:rFonts w:ascii="Times New Roman" w:hAnsi="Times New Roman"/>
            <w:lang w:val="en-US"/>
          </w:rPr>
          <w:t>Phân công theo đợt thi</w:t>
        </w:r>
        <w:r>
          <w:rPr>
            <w:webHidden/>
          </w:rPr>
          <w:tab/>
        </w:r>
        <w:r>
          <w:rPr>
            <w:webHidden/>
          </w:rPr>
          <w:fldChar w:fldCharType="begin"/>
        </w:r>
        <w:r>
          <w:rPr>
            <w:webHidden/>
          </w:rPr>
          <w:instrText xml:space="preserve"> PAGEREF _Toc266247114 \h </w:instrText>
        </w:r>
        <w:r>
          <w:rPr>
            <w:webHidden/>
          </w:rPr>
        </w:r>
        <w:r>
          <w:rPr>
            <w:webHidden/>
          </w:rPr>
          <w:fldChar w:fldCharType="separate"/>
        </w:r>
        <w:r>
          <w:rPr>
            <w:webHidden/>
          </w:rPr>
          <w:t>52</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5" w:history="1">
        <w:r w:rsidRPr="006E35CC">
          <w:rPr>
            <w:rStyle w:val="Hyperlink"/>
            <w:rFonts w:ascii="Times New Roman" w:hAnsi="Times New Roman"/>
          </w:rPr>
          <w:t>e)</w:t>
        </w:r>
        <w:r>
          <w:rPr>
            <w:rFonts w:eastAsiaTheme="minorEastAsia" w:cstheme="minorBidi"/>
            <w:sz w:val="22"/>
            <w:szCs w:val="22"/>
            <w:lang w:val="en-US"/>
          </w:rPr>
          <w:tab/>
        </w:r>
        <w:r w:rsidRPr="006E35CC">
          <w:rPr>
            <w:rStyle w:val="Hyperlink"/>
            <w:rFonts w:ascii="Times New Roman" w:hAnsi="Times New Roman"/>
            <w:lang w:val="en-US"/>
          </w:rPr>
          <w:t>Phân công theo kỳ</w:t>
        </w:r>
        <w:r>
          <w:rPr>
            <w:webHidden/>
          </w:rPr>
          <w:tab/>
        </w:r>
        <w:r>
          <w:rPr>
            <w:webHidden/>
          </w:rPr>
          <w:fldChar w:fldCharType="begin"/>
        </w:r>
        <w:r>
          <w:rPr>
            <w:webHidden/>
          </w:rPr>
          <w:instrText xml:space="preserve"> PAGEREF _Toc266247115 \h </w:instrText>
        </w:r>
        <w:r>
          <w:rPr>
            <w:webHidden/>
          </w:rPr>
        </w:r>
        <w:r>
          <w:rPr>
            <w:webHidden/>
          </w:rPr>
          <w:fldChar w:fldCharType="separate"/>
        </w:r>
        <w:r>
          <w:rPr>
            <w:webHidden/>
          </w:rPr>
          <w:t>53</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6" w:history="1">
        <w:r w:rsidRPr="006E35CC">
          <w:rPr>
            <w:rStyle w:val="Hyperlink"/>
            <w:rFonts w:ascii="Times New Roman" w:hAnsi="Times New Roman"/>
          </w:rPr>
          <w:t>f)</w:t>
        </w:r>
        <w:r>
          <w:rPr>
            <w:rFonts w:eastAsiaTheme="minorEastAsia" w:cstheme="minorBidi"/>
            <w:sz w:val="22"/>
            <w:szCs w:val="22"/>
            <w:lang w:val="en-US"/>
          </w:rPr>
          <w:tab/>
        </w:r>
        <w:r w:rsidRPr="006E35CC">
          <w:rPr>
            <w:rStyle w:val="Hyperlink"/>
            <w:rFonts w:ascii="Times New Roman" w:hAnsi="Times New Roman"/>
            <w:lang w:val="en-US"/>
          </w:rPr>
          <w:t>Thống kê chi tiết</w:t>
        </w:r>
        <w:r>
          <w:rPr>
            <w:webHidden/>
          </w:rPr>
          <w:tab/>
        </w:r>
        <w:r>
          <w:rPr>
            <w:webHidden/>
          </w:rPr>
          <w:fldChar w:fldCharType="begin"/>
        </w:r>
        <w:r>
          <w:rPr>
            <w:webHidden/>
          </w:rPr>
          <w:instrText xml:space="preserve"> PAGEREF _Toc266247116 \h </w:instrText>
        </w:r>
        <w:r>
          <w:rPr>
            <w:webHidden/>
          </w:rPr>
        </w:r>
        <w:r>
          <w:rPr>
            <w:webHidden/>
          </w:rPr>
          <w:fldChar w:fldCharType="separate"/>
        </w:r>
        <w:r>
          <w:rPr>
            <w:webHidden/>
          </w:rPr>
          <w:t>53</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7" w:history="1">
        <w:r w:rsidRPr="006E35CC">
          <w:rPr>
            <w:rStyle w:val="Hyperlink"/>
            <w:rFonts w:ascii="Times New Roman" w:hAnsi="Times New Roman"/>
            <w:lang w:val="en-US"/>
          </w:rPr>
          <w:t>g)</w:t>
        </w:r>
        <w:r>
          <w:rPr>
            <w:rFonts w:eastAsiaTheme="minorEastAsia" w:cstheme="minorBidi"/>
            <w:sz w:val="22"/>
            <w:szCs w:val="22"/>
            <w:lang w:val="en-US"/>
          </w:rPr>
          <w:tab/>
        </w:r>
        <w:r w:rsidRPr="006E35CC">
          <w:rPr>
            <w:rStyle w:val="Hyperlink"/>
            <w:rFonts w:ascii="Times New Roman" w:hAnsi="Times New Roman"/>
            <w:lang w:val="en-US"/>
          </w:rPr>
          <w:t>Thống kê so sánh</w:t>
        </w:r>
        <w:r>
          <w:rPr>
            <w:webHidden/>
          </w:rPr>
          <w:tab/>
        </w:r>
        <w:r>
          <w:rPr>
            <w:webHidden/>
          </w:rPr>
          <w:fldChar w:fldCharType="begin"/>
        </w:r>
        <w:r>
          <w:rPr>
            <w:webHidden/>
          </w:rPr>
          <w:instrText xml:space="preserve"> PAGEREF _Toc266247117 \h </w:instrText>
        </w:r>
        <w:r>
          <w:rPr>
            <w:webHidden/>
          </w:rPr>
        </w:r>
        <w:r>
          <w:rPr>
            <w:webHidden/>
          </w:rPr>
          <w:fldChar w:fldCharType="separate"/>
        </w:r>
        <w:r>
          <w:rPr>
            <w:webHidden/>
          </w:rPr>
          <w:t>54</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8" w:history="1">
        <w:r w:rsidRPr="006E35CC">
          <w:rPr>
            <w:rStyle w:val="Hyperlink"/>
            <w:rFonts w:ascii="Times New Roman" w:hAnsi="Times New Roman"/>
          </w:rPr>
          <w:t>h)</w:t>
        </w:r>
        <w:r>
          <w:rPr>
            <w:rFonts w:eastAsiaTheme="minorEastAsia" w:cstheme="minorBidi"/>
            <w:sz w:val="22"/>
            <w:szCs w:val="22"/>
            <w:lang w:val="en-US"/>
          </w:rPr>
          <w:tab/>
        </w:r>
        <w:r w:rsidRPr="006E35CC">
          <w:rPr>
            <w:rStyle w:val="Hyperlink"/>
            <w:rFonts w:ascii="Times New Roman" w:hAnsi="Times New Roman"/>
            <w:lang w:val="en-US"/>
          </w:rPr>
          <w:t>Thống kê tổng hợp</w:t>
        </w:r>
        <w:r>
          <w:rPr>
            <w:webHidden/>
          </w:rPr>
          <w:tab/>
        </w:r>
        <w:r>
          <w:rPr>
            <w:webHidden/>
          </w:rPr>
          <w:fldChar w:fldCharType="begin"/>
        </w:r>
        <w:r>
          <w:rPr>
            <w:webHidden/>
          </w:rPr>
          <w:instrText xml:space="preserve"> PAGEREF _Toc266247118 \h </w:instrText>
        </w:r>
        <w:r>
          <w:rPr>
            <w:webHidden/>
          </w:rPr>
        </w:r>
        <w:r>
          <w:rPr>
            <w:webHidden/>
          </w:rPr>
          <w:fldChar w:fldCharType="separate"/>
        </w:r>
        <w:r>
          <w:rPr>
            <w:webHidden/>
          </w:rPr>
          <w:t>55</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19" w:history="1">
        <w:r w:rsidRPr="006E35CC">
          <w:rPr>
            <w:rStyle w:val="Hyperlink"/>
            <w:rFonts w:ascii="Times New Roman" w:hAnsi="Times New Roman"/>
            <w:lang w:val="en-US"/>
          </w:rPr>
          <w:t>i)</w:t>
        </w:r>
        <w:r>
          <w:rPr>
            <w:rFonts w:eastAsiaTheme="minorEastAsia" w:cstheme="minorBidi"/>
            <w:sz w:val="22"/>
            <w:szCs w:val="22"/>
            <w:lang w:val="en-US"/>
          </w:rPr>
          <w:tab/>
        </w:r>
        <w:r w:rsidRPr="006E35CC">
          <w:rPr>
            <w:rStyle w:val="Hyperlink"/>
            <w:rFonts w:ascii="Times New Roman" w:hAnsi="Times New Roman"/>
            <w:lang w:val="en-US"/>
          </w:rPr>
          <w:t>Thêm tiêu chí thống kê</w:t>
        </w:r>
        <w:r>
          <w:rPr>
            <w:webHidden/>
          </w:rPr>
          <w:tab/>
        </w:r>
        <w:r>
          <w:rPr>
            <w:webHidden/>
          </w:rPr>
          <w:fldChar w:fldCharType="begin"/>
        </w:r>
        <w:r>
          <w:rPr>
            <w:webHidden/>
          </w:rPr>
          <w:instrText xml:space="preserve"> PAGEREF _Toc266247119 \h </w:instrText>
        </w:r>
        <w:r>
          <w:rPr>
            <w:webHidden/>
          </w:rPr>
        </w:r>
        <w:r>
          <w:rPr>
            <w:webHidden/>
          </w:rPr>
          <w:fldChar w:fldCharType="separate"/>
        </w:r>
        <w:r>
          <w:rPr>
            <w:webHidden/>
          </w:rPr>
          <w:t>56</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20" w:history="1">
        <w:r w:rsidRPr="006E35CC">
          <w:rPr>
            <w:rStyle w:val="Hyperlink"/>
            <w:rFonts w:ascii="Times New Roman" w:hAnsi="Times New Roman"/>
            <w:lang w:val="en-US"/>
          </w:rPr>
          <w:t>j)</w:t>
        </w:r>
        <w:r>
          <w:rPr>
            <w:rFonts w:eastAsiaTheme="minorEastAsia" w:cstheme="minorBidi"/>
            <w:sz w:val="22"/>
            <w:szCs w:val="22"/>
            <w:lang w:val="en-US"/>
          </w:rPr>
          <w:tab/>
        </w:r>
        <w:r w:rsidRPr="006E35CC">
          <w:rPr>
            <w:rStyle w:val="Hyperlink"/>
            <w:rFonts w:ascii="Times New Roman" w:hAnsi="Times New Roman"/>
            <w:lang w:val="en-US"/>
          </w:rPr>
          <w:t>Thay đổi thời gian thực hiện công việc theo đợt thi</w:t>
        </w:r>
        <w:r>
          <w:rPr>
            <w:webHidden/>
          </w:rPr>
          <w:tab/>
        </w:r>
        <w:r>
          <w:rPr>
            <w:webHidden/>
          </w:rPr>
          <w:fldChar w:fldCharType="begin"/>
        </w:r>
        <w:r>
          <w:rPr>
            <w:webHidden/>
          </w:rPr>
          <w:instrText xml:space="preserve"> PAGEREF _Toc266247120 \h </w:instrText>
        </w:r>
        <w:r>
          <w:rPr>
            <w:webHidden/>
          </w:rPr>
        </w:r>
        <w:r>
          <w:rPr>
            <w:webHidden/>
          </w:rPr>
          <w:fldChar w:fldCharType="separate"/>
        </w:r>
        <w:r>
          <w:rPr>
            <w:webHidden/>
          </w:rPr>
          <w:t>57</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21" w:history="1">
        <w:r w:rsidRPr="006E35CC">
          <w:rPr>
            <w:rStyle w:val="Hyperlink"/>
            <w:rFonts w:ascii="Times New Roman" w:hAnsi="Times New Roman"/>
            <w:lang w:val="en-US"/>
          </w:rPr>
          <w:t>k)</w:t>
        </w:r>
        <w:r>
          <w:rPr>
            <w:rFonts w:eastAsiaTheme="minorEastAsia" w:cstheme="minorBidi"/>
            <w:sz w:val="22"/>
            <w:szCs w:val="22"/>
            <w:lang w:val="en-US"/>
          </w:rPr>
          <w:tab/>
        </w:r>
        <w:r w:rsidRPr="006E35CC">
          <w:rPr>
            <w:rStyle w:val="Hyperlink"/>
            <w:rFonts w:ascii="Times New Roman" w:hAnsi="Times New Roman"/>
            <w:lang w:val="en-US"/>
          </w:rPr>
          <w:t>Thay đổi thời gian thực hiện công việc</w:t>
        </w:r>
        <w:r>
          <w:rPr>
            <w:webHidden/>
          </w:rPr>
          <w:tab/>
        </w:r>
        <w:r>
          <w:rPr>
            <w:webHidden/>
          </w:rPr>
          <w:fldChar w:fldCharType="begin"/>
        </w:r>
        <w:r>
          <w:rPr>
            <w:webHidden/>
          </w:rPr>
          <w:instrText xml:space="preserve"> PAGEREF _Toc266247121 \h </w:instrText>
        </w:r>
        <w:r>
          <w:rPr>
            <w:webHidden/>
          </w:rPr>
        </w:r>
        <w:r>
          <w:rPr>
            <w:webHidden/>
          </w:rPr>
          <w:fldChar w:fldCharType="separate"/>
        </w:r>
        <w:r>
          <w:rPr>
            <w:webHidden/>
          </w:rPr>
          <w:t>58</w:t>
        </w:r>
        <w:r>
          <w:rPr>
            <w:webHidden/>
          </w:rPr>
          <w:fldChar w:fldCharType="end"/>
        </w:r>
      </w:hyperlink>
    </w:p>
    <w:p w:rsidR="00F02117" w:rsidRDefault="00F02117">
      <w:pPr>
        <w:pStyle w:val="TOC5"/>
        <w:tabs>
          <w:tab w:val="left" w:pos="1320"/>
          <w:tab w:val="right" w:leader="dot" w:pos="9017"/>
        </w:tabs>
        <w:rPr>
          <w:rFonts w:eastAsiaTheme="minorEastAsia" w:cstheme="minorBidi"/>
          <w:sz w:val="22"/>
          <w:szCs w:val="22"/>
          <w:lang w:val="en-US"/>
        </w:rPr>
      </w:pPr>
      <w:hyperlink w:anchor="_Toc266247122" w:history="1">
        <w:r w:rsidRPr="006E35CC">
          <w:rPr>
            <w:rStyle w:val="Hyperlink"/>
            <w:rFonts w:ascii="Times New Roman" w:hAnsi="Times New Roman"/>
            <w:lang w:val="en-US"/>
          </w:rPr>
          <w:t>l)</w:t>
        </w:r>
        <w:r>
          <w:rPr>
            <w:rFonts w:eastAsiaTheme="minorEastAsia" w:cstheme="minorBidi"/>
            <w:sz w:val="22"/>
            <w:szCs w:val="22"/>
            <w:lang w:val="en-US"/>
          </w:rPr>
          <w:tab/>
        </w:r>
        <w:r w:rsidRPr="006E35CC">
          <w:rPr>
            <w:rStyle w:val="Hyperlink"/>
            <w:rFonts w:ascii="Times New Roman" w:hAnsi="Times New Roman"/>
            <w:lang w:val="en-US"/>
          </w:rPr>
          <w:t>Xem bản báo cáo kết quả công việc của nhân viên</w:t>
        </w:r>
        <w:r>
          <w:rPr>
            <w:webHidden/>
          </w:rPr>
          <w:tab/>
        </w:r>
        <w:r>
          <w:rPr>
            <w:webHidden/>
          </w:rPr>
          <w:fldChar w:fldCharType="begin"/>
        </w:r>
        <w:r>
          <w:rPr>
            <w:webHidden/>
          </w:rPr>
          <w:instrText xml:space="preserve"> PAGEREF _Toc266247122 \h </w:instrText>
        </w:r>
        <w:r>
          <w:rPr>
            <w:webHidden/>
          </w:rPr>
        </w:r>
        <w:r>
          <w:rPr>
            <w:webHidden/>
          </w:rPr>
          <w:fldChar w:fldCharType="separate"/>
        </w:r>
        <w:r>
          <w:rPr>
            <w:webHidden/>
          </w:rPr>
          <w:t>58</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123" w:history="1">
        <w:r w:rsidRPr="006E35CC">
          <w:rPr>
            <w:rStyle w:val="Hyperlink"/>
            <w:rFonts w:ascii="Times New Roman" w:hAnsi="Times New Roman"/>
            <w:lang w:val="en-US"/>
          </w:rPr>
          <w:t>4.</w:t>
        </w:r>
        <w:r>
          <w:rPr>
            <w:rFonts w:eastAsiaTheme="minorEastAsia" w:cstheme="minorBidi"/>
            <w:b w:val="0"/>
            <w:bCs w:val="0"/>
            <w:sz w:val="22"/>
            <w:szCs w:val="22"/>
            <w:lang w:val="en-US"/>
          </w:rPr>
          <w:tab/>
        </w:r>
        <w:r w:rsidRPr="006E35CC">
          <w:rPr>
            <w:rStyle w:val="Hyperlink"/>
            <w:rFonts w:ascii="Times New Roman" w:hAnsi="Times New Roman"/>
            <w:lang w:val="en-US"/>
          </w:rPr>
          <w:t>Giải pháp kĩ thuật</w:t>
        </w:r>
        <w:r>
          <w:rPr>
            <w:webHidden/>
          </w:rPr>
          <w:tab/>
        </w:r>
        <w:r>
          <w:rPr>
            <w:webHidden/>
          </w:rPr>
          <w:fldChar w:fldCharType="begin"/>
        </w:r>
        <w:r>
          <w:rPr>
            <w:webHidden/>
          </w:rPr>
          <w:instrText xml:space="preserve"> PAGEREF _Toc266247123 \h </w:instrText>
        </w:r>
        <w:r>
          <w:rPr>
            <w:webHidden/>
          </w:rPr>
        </w:r>
        <w:r>
          <w:rPr>
            <w:webHidden/>
          </w:rPr>
          <w:fldChar w:fldCharType="separate"/>
        </w:r>
        <w:r>
          <w:rPr>
            <w:webHidden/>
          </w:rPr>
          <w:t>59</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124" w:history="1">
        <w:r w:rsidRPr="006E35CC">
          <w:rPr>
            <w:rStyle w:val="Hyperlink"/>
            <w:rFonts w:ascii="Times New Roman" w:hAnsi="Times New Roman"/>
            <w:b/>
          </w:rPr>
          <w:t>4.1.</w:t>
        </w:r>
        <w:r>
          <w:rPr>
            <w:rFonts w:eastAsiaTheme="minorEastAsia" w:cstheme="minorBidi"/>
            <w:i w:val="0"/>
            <w:iCs w:val="0"/>
            <w:sz w:val="22"/>
            <w:szCs w:val="22"/>
            <w:lang w:val="en-US"/>
          </w:rPr>
          <w:tab/>
        </w:r>
        <w:r w:rsidRPr="006E35CC">
          <w:rPr>
            <w:rStyle w:val="Hyperlink"/>
            <w:rFonts w:ascii="Times New Roman" w:hAnsi="Times New Roman"/>
            <w:b/>
          </w:rPr>
          <w:t>Đối với chức năng hiển thị luồng công việc dạng sơ đồ:</w:t>
        </w:r>
        <w:r>
          <w:rPr>
            <w:webHidden/>
          </w:rPr>
          <w:tab/>
        </w:r>
        <w:r>
          <w:rPr>
            <w:webHidden/>
          </w:rPr>
          <w:fldChar w:fldCharType="begin"/>
        </w:r>
        <w:r>
          <w:rPr>
            <w:webHidden/>
          </w:rPr>
          <w:instrText xml:space="preserve"> PAGEREF _Toc266247124 \h </w:instrText>
        </w:r>
        <w:r>
          <w:rPr>
            <w:webHidden/>
          </w:rPr>
        </w:r>
        <w:r>
          <w:rPr>
            <w:webHidden/>
          </w:rPr>
          <w:fldChar w:fldCharType="separate"/>
        </w:r>
        <w:r>
          <w:rPr>
            <w:webHidden/>
          </w:rPr>
          <w:t>59</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125" w:history="1">
        <w:r w:rsidRPr="006E35CC">
          <w:rPr>
            <w:rStyle w:val="Hyperlink"/>
            <w:rFonts w:ascii="Times New Roman" w:hAnsi="Times New Roman"/>
            <w:b/>
          </w:rPr>
          <w:t>4.2.</w:t>
        </w:r>
        <w:r>
          <w:rPr>
            <w:rFonts w:eastAsiaTheme="minorEastAsia" w:cstheme="minorBidi"/>
            <w:i w:val="0"/>
            <w:iCs w:val="0"/>
            <w:sz w:val="22"/>
            <w:szCs w:val="22"/>
            <w:lang w:val="en-US"/>
          </w:rPr>
          <w:tab/>
        </w:r>
        <w:r w:rsidRPr="006E35CC">
          <w:rPr>
            <w:rStyle w:val="Hyperlink"/>
            <w:rFonts w:ascii="Times New Roman" w:hAnsi="Times New Roman"/>
            <w:b/>
          </w:rPr>
          <w:t>Đối với chức năng thống kê tình trạng các đợt thi đang tiến hành:</w:t>
        </w:r>
        <w:r>
          <w:rPr>
            <w:webHidden/>
          </w:rPr>
          <w:tab/>
        </w:r>
        <w:r>
          <w:rPr>
            <w:webHidden/>
          </w:rPr>
          <w:fldChar w:fldCharType="begin"/>
        </w:r>
        <w:r>
          <w:rPr>
            <w:webHidden/>
          </w:rPr>
          <w:instrText xml:space="preserve"> PAGEREF _Toc266247125 \h </w:instrText>
        </w:r>
        <w:r>
          <w:rPr>
            <w:webHidden/>
          </w:rPr>
        </w:r>
        <w:r>
          <w:rPr>
            <w:webHidden/>
          </w:rPr>
          <w:fldChar w:fldCharType="separate"/>
        </w:r>
        <w:r>
          <w:rPr>
            <w:webHidden/>
          </w:rPr>
          <w:t>60</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26" w:history="1">
        <w:r w:rsidRPr="006E35CC">
          <w:rPr>
            <w:rStyle w:val="Hyperlink"/>
            <w:rFonts w:ascii="Times New Roman" w:hAnsi="Times New Roman"/>
          </w:rPr>
          <w:t>Chương 5</w:t>
        </w:r>
        <w:r>
          <w:rPr>
            <w:webHidden/>
          </w:rPr>
          <w:tab/>
        </w:r>
        <w:r>
          <w:rPr>
            <w:webHidden/>
          </w:rPr>
          <w:fldChar w:fldCharType="begin"/>
        </w:r>
        <w:r>
          <w:rPr>
            <w:webHidden/>
          </w:rPr>
          <w:instrText xml:space="preserve"> PAGEREF _Toc266247126 \h </w:instrText>
        </w:r>
        <w:r>
          <w:rPr>
            <w:webHidden/>
          </w:rPr>
        </w:r>
        <w:r>
          <w:rPr>
            <w:webHidden/>
          </w:rPr>
          <w:fldChar w:fldCharType="separate"/>
        </w:r>
        <w:r>
          <w:rPr>
            <w:webHidden/>
          </w:rPr>
          <w:t>61</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27" w:history="1">
        <w:r w:rsidRPr="006E35CC">
          <w:rPr>
            <w:rStyle w:val="Hyperlink"/>
            <w:rFonts w:ascii="Times New Roman" w:hAnsi="Times New Roman"/>
          </w:rPr>
          <w:t>Tổng kết</w:t>
        </w:r>
        <w:r>
          <w:rPr>
            <w:webHidden/>
          </w:rPr>
          <w:tab/>
        </w:r>
        <w:r>
          <w:rPr>
            <w:webHidden/>
          </w:rPr>
          <w:fldChar w:fldCharType="begin"/>
        </w:r>
        <w:r>
          <w:rPr>
            <w:webHidden/>
          </w:rPr>
          <w:instrText xml:space="preserve"> PAGEREF _Toc266247127 \h </w:instrText>
        </w:r>
        <w:r>
          <w:rPr>
            <w:webHidden/>
          </w:rPr>
        </w:r>
        <w:r>
          <w:rPr>
            <w:webHidden/>
          </w:rPr>
          <w:fldChar w:fldCharType="separate"/>
        </w:r>
        <w:r>
          <w:rPr>
            <w:webHidden/>
          </w:rPr>
          <w:t>61</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128" w:history="1">
        <w:r w:rsidRPr="006E35CC">
          <w:rPr>
            <w:rStyle w:val="Hyperlink"/>
            <w:rFonts w:ascii="Times New Roman" w:hAnsi="Times New Roman"/>
          </w:rPr>
          <w:t>1.</w:t>
        </w:r>
        <w:r>
          <w:rPr>
            <w:rFonts w:eastAsiaTheme="minorEastAsia" w:cstheme="minorBidi"/>
            <w:b w:val="0"/>
            <w:bCs w:val="0"/>
            <w:sz w:val="22"/>
            <w:szCs w:val="22"/>
            <w:lang w:val="en-US"/>
          </w:rPr>
          <w:tab/>
        </w:r>
        <w:r w:rsidRPr="006E35CC">
          <w:rPr>
            <w:rStyle w:val="Hyperlink"/>
            <w:rFonts w:ascii="Times New Roman" w:hAnsi="Times New Roman"/>
          </w:rPr>
          <w:t>Tóm tắt công việc đã làm</w:t>
        </w:r>
        <w:r>
          <w:rPr>
            <w:webHidden/>
          </w:rPr>
          <w:tab/>
        </w:r>
        <w:r>
          <w:rPr>
            <w:webHidden/>
          </w:rPr>
          <w:fldChar w:fldCharType="begin"/>
        </w:r>
        <w:r>
          <w:rPr>
            <w:webHidden/>
          </w:rPr>
          <w:instrText xml:space="preserve"> PAGEREF _Toc266247128 \h </w:instrText>
        </w:r>
        <w:r>
          <w:rPr>
            <w:webHidden/>
          </w:rPr>
        </w:r>
        <w:r>
          <w:rPr>
            <w:webHidden/>
          </w:rPr>
          <w:fldChar w:fldCharType="separate"/>
        </w:r>
        <w:r>
          <w:rPr>
            <w:webHidden/>
          </w:rPr>
          <w:t>61</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29" w:history="1">
        <w:r w:rsidRPr="006E35CC">
          <w:rPr>
            <w:rStyle w:val="Hyperlink"/>
            <w:rFonts w:ascii="Times New Roman" w:hAnsi="Times New Roman"/>
          </w:rPr>
          <w:t>2. Đặc điểm của Công việc</w:t>
        </w:r>
        <w:r>
          <w:rPr>
            <w:webHidden/>
          </w:rPr>
          <w:tab/>
        </w:r>
        <w:r>
          <w:rPr>
            <w:webHidden/>
          </w:rPr>
          <w:fldChar w:fldCharType="begin"/>
        </w:r>
        <w:r>
          <w:rPr>
            <w:webHidden/>
          </w:rPr>
          <w:instrText xml:space="preserve"> PAGEREF _Toc266247129 \h </w:instrText>
        </w:r>
        <w:r>
          <w:rPr>
            <w:webHidden/>
          </w:rPr>
        </w:r>
        <w:r>
          <w:rPr>
            <w:webHidden/>
          </w:rPr>
          <w:fldChar w:fldCharType="separate"/>
        </w:r>
        <w:r>
          <w:rPr>
            <w:webHidden/>
          </w:rPr>
          <w:t>61</w:t>
        </w:r>
        <w:r>
          <w:rPr>
            <w:webHidden/>
          </w:rPr>
          <w:fldChar w:fldCharType="end"/>
        </w:r>
      </w:hyperlink>
    </w:p>
    <w:p w:rsidR="00F02117" w:rsidRDefault="00F02117">
      <w:pPr>
        <w:pStyle w:val="TOC2"/>
        <w:tabs>
          <w:tab w:val="right" w:leader="dot" w:pos="9017"/>
        </w:tabs>
        <w:rPr>
          <w:rFonts w:eastAsiaTheme="minorEastAsia" w:cstheme="minorBidi"/>
          <w:i w:val="0"/>
          <w:iCs w:val="0"/>
          <w:sz w:val="22"/>
          <w:szCs w:val="22"/>
          <w:lang w:val="en-US"/>
        </w:rPr>
      </w:pPr>
      <w:hyperlink w:anchor="_Toc266247130" w:history="1">
        <w:r w:rsidRPr="006E35CC">
          <w:rPr>
            <w:rStyle w:val="Hyperlink"/>
            <w:rFonts w:ascii="Times New Roman" w:hAnsi="Times New Roman"/>
          </w:rPr>
          <w:t>2.1. Nội dung</w:t>
        </w:r>
        <w:r>
          <w:rPr>
            <w:webHidden/>
          </w:rPr>
          <w:tab/>
        </w:r>
        <w:r>
          <w:rPr>
            <w:webHidden/>
          </w:rPr>
          <w:fldChar w:fldCharType="begin"/>
        </w:r>
        <w:r>
          <w:rPr>
            <w:webHidden/>
          </w:rPr>
          <w:instrText xml:space="preserve"> PAGEREF _Toc266247130 \h </w:instrText>
        </w:r>
        <w:r>
          <w:rPr>
            <w:webHidden/>
          </w:rPr>
        </w:r>
        <w:r>
          <w:rPr>
            <w:webHidden/>
          </w:rPr>
          <w:fldChar w:fldCharType="separate"/>
        </w:r>
        <w:r>
          <w:rPr>
            <w:webHidden/>
          </w:rPr>
          <w:t>61</w:t>
        </w:r>
        <w:r>
          <w:rPr>
            <w:webHidden/>
          </w:rPr>
          <w:fldChar w:fldCharType="end"/>
        </w:r>
      </w:hyperlink>
    </w:p>
    <w:p w:rsidR="00F02117" w:rsidRDefault="00F02117">
      <w:pPr>
        <w:pStyle w:val="TOC2"/>
        <w:tabs>
          <w:tab w:val="right" w:leader="dot" w:pos="9017"/>
        </w:tabs>
        <w:rPr>
          <w:rFonts w:eastAsiaTheme="minorEastAsia" w:cstheme="minorBidi"/>
          <w:i w:val="0"/>
          <w:iCs w:val="0"/>
          <w:sz w:val="22"/>
          <w:szCs w:val="22"/>
          <w:lang w:val="en-US"/>
        </w:rPr>
      </w:pPr>
      <w:hyperlink w:anchor="_Toc266247131" w:history="1">
        <w:r w:rsidRPr="006E35CC">
          <w:rPr>
            <w:rStyle w:val="Hyperlink"/>
            <w:rFonts w:ascii="Times New Roman" w:hAnsi="Times New Roman"/>
          </w:rPr>
          <w:t>2.</w:t>
        </w:r>
        <w:r w:rsidRPr="006E35CC">
          <w:rPr>
            <w:rStyle w:val="Hyperlink"/>
            <w:rFonts w:ascii="Times New Roman" w:hAnsi="Times New Roman"/>
            <w:lang w:val="en-US"/>
          </w:rPr>
          <w:t>2</w:t>
        </w:r>
        <w:r w:rsidRPr="006E35CC">
          <w:rPr>
            <w:rStyle w:val="Hyperlink"/>
            <w:rFonts w:ascii="Times New Roman" w:hAnsi="Times New Roman"/>
          </w:rPr>
          <w:t>. Hướng phát triển nhằm giải quyết những hạn chế về mặt nội dung</w:t>
        </w:r>
        <w:r>
          <w:rPr>
            <w:webHidden/>
          </w:rPr>
          <w:tab/>
        </w:r>
        <w:r>
          <w:rPr>
            <w:webHidden/>
          </w:rPr>
          <w:fldChar w:fldCharType="begin"/>
        </w:r>
        <w:r>
          <w:rPr>
            <w:webHidden/>
          </w:rPr>
          <w:instrText xml:space="preserve"> PAGEREF _Toc266247131 \h </w:instrText>
        </w:r>
        <w:r>
          <w:rPr>
            <w:webHidden/>
          </w:rPr>
        </w:r>
        <w:r>
          <w:rPr>
            <w:webHidden/>
          </w:rPr>
          <w:fldChar w:fldCharType="separate"/>
        </w:r>
        <w:r>
          <w:rPr>
            <w:webHidden/>
          </w:rPr>
          <w:t>63</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32" w:history="1">
        <w:r w:rsidRPr="006E35CC">
          <w:rPr>
            <w:rStyle w:val="Hyperlink"/>
            <w:rFonts w:ascii="Times New Roman" w:hAnsi="Times New Roman"/>
            <w:lang w:val="en-US"/>
          </w:rPr>
          <w:t>LỜI KẾT</w:t>
        </w:r>
        <w:r>
          <w:rPr>
            <w:webHidden/>
          </w:rPr>
          <w:tab/>
        </w:r>
        <w:r>
          <w:rPr>
            <w:webHidden/>
          </w:rPr>
          <w:fldChar w:fldCharType="begin"/>
        </w:r>
        <w:r>
          <w:rPr>
            <w:webHidden/>
          </w:rPr>
          <w:instrText xml:space="preserve"> PAGEREF _Toc266247132 \h </w:instrText>
        </w:r>
        <w:r>
          <w:rPr>
            <w:webHidden/>
          </w:rPr>
        </w:r>
        <w:r>
          <w:rPr>
            <w:webHidden/>
          </w:rPr>
          <w:fldChar w:fldCharType="separate"/>
        </w:r>
        <w:r>
          <w:rPr>
            <w:webHidden/>
          </w:rPr>
          <w:t>64</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33" w:history="1">
        <w:r w:rsidRPr="006E35CC">
          <w:rPr>
            <w:rStyle w:val="Hyperlink"/>
            <w:rFonts w:ascii="Times New Roman" w:hAnsi="Times New Roman"/>
            <w:lang w:val="en-US"/>
          </w:rPr>
          <w:t>PHỤ LỤC</w:t>
        </w:r>
        <w:r>
          <w:rPr>
            <w:webHidden/>
          </w:rPr>
          <w:tab/>
        </w:r>
        <w:r>
          <w:rPr>
            <w:webHidden/>
          </w:rPr>
          <w:fldChar w:fldCharType="begin"/>
        </w:r>
        <w:r>
          <w:rPr>
            <w:webHidden/>
          </w:rPr>
          <w:instrText xml:space="preserve"> PAGEREF _Toc266247133 \h </w:instrText>
        </w:r>
        <w:r>
          <w:rPr>
            <w:webHidden/>
          </w:rPr>
        </w:r>
        <w:r>
          <w:rPr>
            <w:webHidden/>
          </w:rPr>
          <w:fldChar w:fldCharType="separate"/>
        </w:r>
        <w:r>
          <w:rPr>
            <w:webHidden/>
          </w:rPr>
          <w:t>65</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34" w:history="1">
        <w:r w:rsidRPr="006E35CC">
          <w:rPr>
            <w:rStyle w:val="Hyperlink"/>
            <w:rFonts w:ascii="Times New Roman" w:hAnsi="Times New Roman"/>
            <w:lang w:val="en-US"/>
          </w:rPr>
          <w:t>1. Các sản phẩm ứng dụng sử dụng XPDL</w:t>
        </w:r>
        <w:r>
          <w:rPr>
            <w:webHidden/>
          </w:rPr>
          <w:tab/>
        </w:r>
        <w:r>
          <w:rPr>
            <w:webHidden/>
          </w:rPr>
          <w:fldChar w:fldCharType="begin"/>
        </w:r>
        <w:r>
          <w:rPr>
            <w:webHidden/>
          </w:rPr>
          <w:instrText xml:space="preserve"> PAGEREF _Toc266247134 \h </w:instrText>
        </w:r>
        <w:r>
          <w:rPr>
            <w:webHidden/>
          </w:rPr>
        </w:r>
        <w:r>
          <w:rPr>
            <w:webHidden/>
          </w:rPr>
          <w:fldChar w:fldCharType="separate"/>
        </w:r>
        <w:r>
          <w:rPr>
            <w:webHidden/>
          </w:rPr>
          <w:t>65</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35" w:history="1">
        <w:r w:rsidRPr="006E35CC">
          <w:rPr>
            <w:rStyle w:val="Hyperlink"/>
            <w:rFonts w:ascii="Times New Roman" w:hAnsi="Times New Roman"/>
            <w:lang w:val="en-US"/>
          </w:rPr>
          <w:t>2. XML Schema</w:t>
        </w:r>
        <w:r>
          <w:rPr>
            <w:webHidden/>
          </w:rPr>
          <w:tab/>
        </w:r>
        <w:r>
          <w:rPr>
            <w:webHidden/>
          </w:rPr>
          <w:fldChar w:fldCharType="begin"/>
        </w:r>
        <w:r>
          <w:rPr>
            <w:webHidden/>
          </w:rPr>
          <w:instrText xml:space="preserve"> PAGEREF _Toc266247135 \h </w:instrText>
        </w:r>
        <w:r>
          <w:rPr>
            <w:webHidden/>
          </w:rPr>
        </w:r>
        <w:r>
          <w:rPr>
            <w:webHidden/>
          </w:rPr>
          <w:fldChar w:fldCharType="separate"/>
        </w:r>
        <w:r>
          <w:rPr>
            <w:webHidden/>
          </w:rPr>
          <w:t>67</w:t>
        </w:r>
        <w:r>
          <w:rPr>
            <w:webHidden/>
          </w:rPr>
          <w:fldChar w:fldCharType="end"/>
        </w:r>
      </w:hyperlink>
    </w:p>
    <w:p w:rsidR="00F02117" w:rsidRDefault="00F02117">
      <w:pPr>
        <w:pStyle w:val="TOC1"/>
        <w:tabs>
          <w:tab w:val="right" w:leader="dot" w:pos="9017"/>
        </w:tabs>
        <w:rPr>
          <w:rFonts w:eastAsiaTheme="minorEastAsia" w:cstheme="minorBidi"/>
          <w:b w:val="0"/>
          <w:bCs w:val="0"/>
          <w:sz w:val="22"/>
          <w:szCs w:val="22"/>
          <w:lang w:val="en-US"/>
        </w:rPr>
      </w:pPr>
      <w:hyperlink w:anchor="_Toc266247136" w:history="1">
        <w:r w:rsidRPr="006E35CC">
          <w:rPr>
            <w:rStyle w:val="Hyperlink"/>
            <w:rFonts w:ascii="Times New Roman" w:hAnsi="Times New Roman"/>
            <w:lang w:val="en-US"/>
          </w:rPr>
          <w:t>3. Định dạng mẫu tập tin Designer trong WF</w:t>
        </w:r>
        <w:r>
          <w:rPr>
            <w:webHidden/>
          </w:rPr>
          <w:tab/>
        </w:r>
        <w:r>
          <w:rPr>
            <w:webHidden/>
          </w:rPr>
          <w:fldChar w:fldCharType="begin"/>
        </w:r>
        <w:r>
          <w:rPr>
            <w:webHidden/>
          </w:rPr>
          <w:instrText xml:space="preserve"> PAGEREF _Toc266247136 \h </w:instrText>
        </w:r>
        <w:r>
          <w:rPr>
            <w:webHidden/>
          </w:rPr>
        </w:r>
        <w:r>
          <w:rPr>
            <w:webHidden/>
          </w:rPr>
          <w:fldChar w:fldCharType="separate"/>
        </w:r>
        <w:r>
          <w:rPr>
            <w:webHidden/>
          </w:rPr>
          <w:t>73</w:t>
        </w:r>
        <w:r>
          <w:rPr>
            <w:webHidden/>
          </w:rPr>
          <w:fldChar w:fldCharType="end"/>
        </w:r>
      </w:hyperlink>
    </w:p>
    <w:p w:rsidR="00F02117" w:rsidRDefault="00F02117">
      <w:pPr>
        <w:pStyle w:val="TOC1"/>
        <w:tabs>
          <w:tab w:val="left" w:pos="440"/>
          <w:tab w:val="right" w:leader="dot" w:pos="9017"/>
        </w:tabs>
        <w:rPr>
          <w:rFonts w:eastAsiaTheme="minorEastAsia" w:cstheme="minorBidi"/>
          <w:b w:val="0"/>
          <w:bCs w:val="0"/>
          <w:sz w:val="22"/>
          <w:szCs w:val="22"/>
          <w:lang w:val="en-US"/>
        </w:rPr>
      </w:pPr>
      <w:hyperlink w:anchor="_Toc266247137" w:history="1">
        <w:r w:rsidRPr="006E35CC">
          <w:rPr>
            <w:rStyle w:val="Hyperlink"/>
            <w:rFonts w:ascii="Times New Roman" w:hAnsi="Times New Roman"/>
          </w:rPr>
          <w:t>3.</w:t>
        </w:r>
        <w:r>
          <w:rPr>
            <w:rFonts w:eastAsiaTheme="minorEastAsia" w:cstheme="minorBidi"/>
            <w:b w:val="0"/>
            <w:bCs w:val="0"/>
            <w:sz w:val="22"/>
            <w:szCs w:val="22"/>
            <w:lang w:val="en-US"/>
          </w:rPr>
          <w:tab/>
        </w:r>
        <w:r w:rsidRPr="006E35CC">
          <w:rPr>
            <w:rStyle w:val="Hyperlink"/>
            <w:rFonts w:ascii="Times New Roman" w:hAnsi="Times New Roman"/>
            <w:i/>
          </w:rPr>
          <w:t xml:space="preserve">WfMC </w:t>
        </w:r>
        <w:r w:rsidRPr="006E35CC">
          <w:rPr>
            <w:rStyle w:val="Hyperlink"/>
            <w:rFonts w:ascii="Times New Roman" w:hAnsi="Times New Roman"/>
          </w:rPr>
          <w:t>vs. WWF - Các tiêu chuẩn:</w:t>
        </w:r>
        <w:r>
          <w:rPr>
            <w:webHidden/>
          </w:rPr>
          <w:tab/>
        </w:r>
        <w:r>
          <w:rPr>
            <w:webHidden/>
          </w:rPr>
          <w:fldChar w:fldCharType="begin"/>
        </w:r>
        <w:r>
          <w:rPr>
            <w:webHidden/>
          </w:rPr>
          <w:instrText xml:space="preserve"> PAGEREF _Toc266247137 \h </w:instrText>
        </w:r>
        <w:r>
          <w:rPr>
            <w:webHidden/>
          </w:rPr>
        </w:r>
        <w:r>
          <w:rPr>
            <w:webHidden/>
          </w:rPr>
          <w:fldChar w:fldCharType="separate"/>
        </w:r>
        <w:r>
          <w:rPr>
            <w:webHidden/>
          </w:rPr>
          <w:t>76</w:t>
        </w:r>
        <w:r>
          <w:rPr>
            <w:webHidden/>
          </w:rPr>
          <w:fldChar w:fldCharType="end"/>
        </w:r>
      </w:hyperlink>
    </w:p>
    <w:p w:rsidR="00F02117" w:rsidRDefault="00F02117">
      <w:pPr>
        <w:pStyle w:val="TOC2"/>
        <w:tabs>
          <w:tab w:val="right" w:leader="dot" w:pos="9017"/>
        </w:tabs>
        <w:rPr>
          <w:rFonts w:eastAsiaTheme="minorEastAsia" w:cstheme="minorBidi"/>
          <w:i w:val="0"/>
          <w:iCs w:val="0"/>
          <w:sz w:val="22"/>
          <w:szCs w:val="22"/>
          <w:lang w:val="en-US"/>
        </w:rPr>
      </w:pPr>
      <w:hyperlink w:anchor="_Toc266247138" w:history="1">
        <w:r w:rsidRPr="006E35CC">
          <w:rPr>
            <w:rStyle w:val="Hyperlink"/>
            <w:rFonts w:ascii="Times New Roman" w:hAnsi="Times New Roman"/>
            <w:b/>
            <w:lang w:val="en-US"/>
          </w:rPr>
          <w:t xml:space="preserve">3.1. </w:t>
        </w:r>
        <w:r w:rsidRPr="006E35CC">
          <w:rPr>
            <w:rStyle w:val="Hyperlink"/>
            <w:rFonts w:ascii="Times New Roman" w:hAnsi="Times New Roman"/>
            <w:b/>
          </w:rPr>
          <w:t>Biểu diễn mô hình Workflow:</w:t>
        </w:r>
        <w:r>
          <w:rPr>
            <w:webHidden/>
          </w:rPr>
          <w:tab/>
        </w:r>
        <w:r>
          <w:rPr>
            <w:webHidden/>
          </w:rPr>
          <w:fldChar w:fldCharType="begin"/>
        </w:r>
        <w:r>
          <w:rPr>
            <w:webHidden/>
          </w:rPr>
          <w:instrText xml:space="preserve"> PAGEREF _Toc266247138 \h </w:instrText>
        </w:r>
        <w:r>
          <w:rPr>
            <w:webHidden/>
          </w:rPr>
        </w:r>
        <w:r>
          <w:rPr>
            <w:webHidden/>
          </w:rPr>
          <w:fldChar w:fldCharType="separate"/>
        </w:r>
        <w:r>
          <w:rPr>
            <w:webHidden/>
          </w:rPr>
          <w:t>76</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39" w:history="1">
        <w:r w:rsidRPr="006E35CC">
          <w:rPr>
            <w:rStyle w:val="Hyperlink"/>
            <w:rFonts w:ascii="Times New Roman" w:hAnsi="Times New Roman"/>
            <w:b/>
            <w:i/>
            <w:lang w:val="en-US"/>
          </w:rPr>
          <w:t>3.1.1.</w:t>
        </w:r>
        <w:r>
          <w:rPr>
            <w:rFonts w:eastAsiaTheme="minorEastAsia" w:cstheme="minorBidi"/>
            <w:sz w:val="22"/>
            <w:szCs w:val="22"/>
            <w:lang w:val="en-US"/>
          </w:rPr>
          <w:tab/>
        </w:r>
        <w:r w:rsidRPr="006E35CC">
          <w:rPr>
            <w:rStyle w:val="Hyperlink"/>
            <w:rFonts w:ascii="Times New Roman" w:hAnsi="Times New Roman"/>
            <w:b/>
            <w:i/>
            <w:lang w:val="en-US"/>
          </w:rPr>
          <w:t>WfMC: XPDL và Wf-XML:</w:t>
        </w:r>
        <w:r>
          <w:rPr>
            <w:webHidden/>
          </w:rPr>
          <w:tab/>
        </w:r>
        <w:r>
          <w:rPr>
            <w:webHidden/>
          </w:rPr>
          <w:fldChar w:fldCharType="begin"/>
        </w:r>
        <w:r>
          <w:rPr>
            <w:webHidden/>
          </w:rPr>
          <w:instrText xml:space="preserve"> PAGEREF _Toc266247139 \h </w:instrText>
        </w:r>
        <w:r>
          <w:rPr>
            <w:webHidden/>
          </w:rPr>
        </w:r>
        <w:r>
          <w:rPr>
            <w:webHidden/>
          </w:rPr>
          <w:fldChar w:fldCharType="separate"/>
        </w:r>
        <w:r>
          <w:rPr>
            <w:webHidden/>
          </w:rPr>
          <w:t>76</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0" w:history="1">
        <w:r w:rsidRPr="006E35CC">
          <w:rPr>
            <w:rStyle w:val="Hyperlink"/>
            <w:rFonts w:ascii="Times New Roman" w:hAnsi="Times New Roman"/>
            <w:b/>
            <w:i/>
          </w:rPr>
          <w:t>3.1.1.1.</w:t>
        </w:r>
        <w:r>
          <w:rPr>
            <w:rFonts w:eastAsiaTheme="minorEastAsia" w:cstheme="minorBidi"/>
            <w:sz w:val="22"/>
            <w:szCs w:val="22"/>
            <w:lang w:val="en-US"/>
          </w:rPr>
          <w:tab/>
        </w:r>
        <w:r w:rsidRPr="006E35CC">
          <w:rPr>
            <w:rStyle w:val="Hyperlink"/>
            <w:rFonts w:ascii="Times New Roman" w:hAnsi="Times New Roman"/>
            <w:b/>
            <w:i/>
          </w:rPr>
          <w:t>XPDL</w:t>
        </w:r>
        <w:r w:rsidRPr="006E35CC">
          <w:rPr>
            <w:rStyle w:val="Hyperlink"/>
            <w:rFonts w:ascii="Times New Roman" w:hAnsi="Times New Roman"/>
            <w:b/>
          </w:rPr>
          <w:t>:</w:t>
        </w:r>
        <w:r>
          <w:rPr>
            <w:webHidden/>
          </w:rPr>
          <w:tab/>
        </w:r>
        <w:r>
          <w:rPr>
            <w:webHidden/>
          </w:rPr>
          <w:fldChar w:fldCharType="begin"/>
        </w:r>
        <w:r>
          <w:rPr>
            <w:webHidden/>
          </w:rPr>
          <w:instrText xml:space="preserve"> PAGEREF _Toc266247140 \h </w:instrText>
        </w:r>
        <w:r>
          <w:rPr>
            <w:webHidden/>
          </w:rPr>
        </w:r>
        <w:r>
          <w:rPr>
            <w:webHidden/>
          </w:rPr>
          <w:fldChar w:fldCharType="separate"/>
        </w:r>
        <w:r>
          <w:rPr>
            <w:webHidden/>
          </w:rPr>
          <w:t>76</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1" w:history="1">
        <w:r w:rsidRPr="006E35CC">
          <w:rPr>
            <w:rStyle w:val="Hyperlink"/>
            <w:rFonts w:ascii="Times New Roman" w:hAnsi="Times New Roman"/>
            <w:b/>
            <w:i/>
          </w:rPr>
          <w:t>3.1.1.2.</w:t>
        </w:r>
        <w:r>
          <w:rPr>
            <w:rFonts w:eastAsiaTheme="minorEastAsia" w:cstheme="minorBidi"/>
            <w:sz w:val="22"/>
            <w:szCs w:val="22"/>
            <w:lang w:val="en-US"/>
          </w:rPr>
          <w:tab/>
        </w:r>
        <w:r w:rsidRPr="006E35CC">
          <w:rPr>
            <w:rStyle w:val="Hyperlink"/>
            <w:rFonts w:ascii="Times New Roman" w:hAnsi="Times New Roman"/>
            <w:b/>
            <w:i/>
          </w:rPr>
          <w:t>Wf-XML:</w:t>
        </w:r>
        <w:r>
          <w:rPr>
            <w:webHidden/>
          </w:rPr>
          <w:tab/>
        </w:r>
        <w:r>
          <w:rPr>
            <w:webHidden/>
          </w:rPr>
          <w:fldChar w:fldCharType="begin"/>
        </w:r>
        <w:r>
          <w:rPr>
            <w:webHidden/>
          </w:rPr>
          <w:instrText xml:space="preserve"> PAGEREF _Toc266247141 \h </w:instrText>
        </w:r>
        <w:r>
          <w:rPr>
            <w:webHidden/>
          </w:rPr>
        </w:r>
        <w:r>
          <w:rPr>
            <w:webHidden/>
          </w:rPr>
          <w:fldChar w:fldCharType="separate"/>
        </w:r>
        <w:r>
          <w:rPr>
            <w:webHidden/>
          </w:rPr>
          <w:t>77</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42" w:history="1">
        <w:r w:rsidRPr="006E35CC">
          <w:rPr>
            <w:rStyle w:val="Hyperlink"/>
            <w:rFonts w:ascii="Times New Roman" w:hAnsi="Times New Roman"/>
            <w:b/>
            <w:lang w:val="en-US"/>
          </w:rPr>
          <w:t>3.1.2.</w:t>
        </w:r>
        <w:r>
          <w:rPr>
            <w:rFonts w:eastAsiaTheme="minorEastAsia" w:cstheme="minorBidi"/>
            <w:sz w:val="22"/>
            <w:szCs w:val="22"/>
            <w:lang w:val="en-US"/>
          </w:rPr>
          <w:tab/>
        </w:r>
        <w:r w:rsidRPr="006E35CC">
          <w:rPr>
            <w:rStyle w:val="Hyperlink"/>
            <w:rFonts w:ascii="Times New Roman" w:hAnsi="Times New Roman"/>
            <w:b/>
            <w:lang w:val="en-US"/>
          </w:rPr>
          <w:t>WF: C#, VB hay XAML</w:t>
        </w:r>
        <w:r>
          <w:rPr>
            <w:webHidden/>
          </w:rPr>
          <w:tab/>
        </w:r>
        <w:r>
          <w:rPr>
            <w:webHidden/>
          </w:rPr>
          <w:fldChar w:fldCharType="begin"/>
        </w:r>
        <w:r>
          <w:rPr>
            <w:webHidden/>
          </w:rPr>
          <w:instrText xml:space="preserve"> PAGEREF _Toc266247142 \h </w:instrText>
        </w:r>
        <w:r>
          <w:rPr>
            <w:webHidden/>
          </w:rPr>
        </w:r>
        <w:r>
          <w:rPr>
            <w:webHidden/>
          </w:rPr>
          <w:fldChar w:fldCharType="separate"/>
        </w:r>
        <w:r>
          <w:rPr>
            <w:webHidden/>
          </w:rPr>
          <w:t>77</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3" w:history="1">
        <w:r w:rsidRPr="006E35CC">
          <w:rPr>
            <w:rStyle w:val="Hyperlink"/>
            <w:rFonts w:ascii="Times New Roman" w:hAnsi="Times New Roman"/>
            <w:b/>
            <w:i/>
          </w:rPr>
          <w:t>3.1.2.1.</w:t>
        </w:r>
        <w:r>
          <w:rPr>
            <w:rFonts w:eastAsiaTheme="minorEastAsia" w:cstheme="minorBidi"/>
            <w:sz w:val="22"/>
            <w:szCs w:val="22"/>
            <w:lang w:val="en-US"/>
          </w:rPr>
          <w:tab/>
        </w:r>
        <w:r w:rsidRPr="006E35CC">
          <w:rPr>
            <w:rStyle w:val="Hyperlink"/>
            <w:rFonts w:ascii="Times New Roman" w:hAnsi="Times New Roman"/>
            <w:b/>
          </w:rPr>
          <w:t>C#, VB.net:</w:t>
        </w:r>
        <w:r>
          <w:rPr>
            <w:webHidden/>
          </w:rPr>
          <w:tab/>
        </w:r>
        <w:r>
          <w:rPr>
            <w:webHidden/>
          </w:rPr>
          <w:fldChar w:fldCharType="begin"/>
        </w:r>
        <w:r>
          <w:rPr>
            <w:webHidden/>
          </w:rPr>
          <w:instrText xml:space="preserve"> PAGEREF _Toc266247143 \h </w:instrText>
        </w:r>
        <w:r>
          <w:rPr>
            <w:webHidden/>
          </w:rPr>
        </w:r>
        <w:r>
          <w:rPr>
            <w:webHidden/>
          </w:rPr>
          <w:fldChar w:fldCharType="separate"/>
        </w:r>
        <w:r>
          <w:rPr>
            <w:webHidden/>
          </w:rPr>
          <w:t>77</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4" w:history="1">
        <w:r w:rsidRPr="006E35CC">
          <w:rPr>
            <w:rStyle w:val="Hyperlink"/>
            <w:rFonts w:ascii="Times New Roman" w:hAnsi="Times New Roman"/>
            <w:b/>
            <w:i/>
            <w:lang w:val="en-US"/>
          </w:rPr>
          <w:t>3.1.2.2.</w:t>
        </w:r>
        <w:r>
          <w:rPr>
            <w:rFonts w:eastAsiaTheme="minorEastAsia" w:cstheme="minorBidi"/>
            <w:sz w:val="22"/>
            <w:szCs w:val="22"/>
            <w:lang w:val="en-US"/>
          </w:rPr>
          <w:tab/>
        </w:r>
        <w:r w:rsidRPr="006E35CC">
          <w:rPr>
            <w:rStyle w:val="Hyperlink"/>
            <w:rFonts w:ascii="Times New Roman" w:hAnsi="Times New Roman"/>
            <w:b/>
            <w:i/>
            <w:lang w:val="en-US"/>
          </w:rPr>
          <w:t>XAML</w:t>
        </w:r>
        <w:r w:rsidRPr="006E35CC">
          <w:rPr>
            <w:rStyle w:val="Hyperlink"/>
            <w:rFonts w:ascii="Times New Roman" w:hAnsi="Times New Roman"/>
            <w:b/>
            <w:lang w:val="en-US"/>
          </w:rPr>
          <w:t>:</w:t>
        </w:r>
        <w:r>
          <w:rPr>
            <w:webHidden/>
          </w:rPr>
          <w:tab/>
        </w:r>
        <w:r>
          <w:rPr>
            <w:webHidden/>
          </w:rPr>
          <w:fldChar w:fldCharType="begin"/>
        </w:r>
        <w:r>
          <w:rPr>
            <w:webHidden/>
          </w:rPr>
          <w:instrText xml:space="preserve"> PAGEREF _Toc266247144 \h </w:instrText>
        </w:r>
        <w:r>
          <w:rPr>
            <w:webHidden/>
          </w:rPr>
        </w:r>
        <w:r>
          <w:rPr>
            <w:webHidden/>
          </w:rPr>
          <w:fldChar w:fldCharType="separate"/>
        </w:r>
        <w:r>
          <w:rPr>
            <w:webHidden/>
          </w:rPr>
          <w:t>78</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45" w:history="1">
        <w:r w:rsidRPr="006E35CC">
          <w:rPr>
            <w:rStyle w:val="Hyperlink"/>
            <w:rFonts w:ascii="Times New Roman" w:hAnsi="Times New Roman"/>
            <w:b/>
          </w:rPr>
          <w:t>3.1.3.</w:t>
        </w:r>
        <w:r>
          <w:rPr>
            <w:rFonts w:eastAsiaTheme="minorEastAsia" w:cstheme="minorBidi"/>
            <w:sz w:val="22"/>
            <w:szCs w:val="22"/>
            <w:lang w:val="en-US"/>
          </w:rPr>
          <w:tab/>
        </w:r>
        <w:r w:rsidRPr="006E35CC">
          <w:rPr>
            <w:rStyle w:val="Hyperlink"/>
            <w:rFonts w:ascii="Times New Roman" w:hAnsi="Times New Roman"/>
            <w:b/>
          </w:rPr>
          <w:t>So sánh:</w:t>
        </w:r>
        <w:r>
          <w:rPr>
            <w:webHidden/>
          </w:rPr>
          <w:tab/>
        </w:r>
        <w:r>
          <w:rPr>
            <w:webHidden/>
          </w:rPr>
          <w:fldChar w:fldCharType="begin"/>
        </w:r>
        <w:r>
          <w:rPr>
            <w:webHidden/>
          </w:rPr>
          <w:instrText xml:space="preserve"> PAGEREF _Toc266247145 \h </w:instrText>
        </w:r>
        <w:r>
          <w:rPr>
            <w:webHidden/>
          </w:rPr>
        </w:r>
        <w:r>
          <w:rPr>
            <w:webHidden/>
          </w:rPr>
          <w:fldChar w:fldCharType="separate"/>
        </w:r>
        <w:r>
          <w:rPr>
            <w:webHidden/>
          </w:rPr>
          <w:t>79</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146" w:history="1">
        <w:r w:rsidRPr="006E35CC">
          <w:rPr>
            <w:rStyle w:val="Hyperlink"/>
            <w:rFonts w:ascii="Times New Roman" w:hAnsi="Times New Roman"/>
            <w:b/>
            <w:lang w:val="en-US"/>
          </w:rPr>
          <w:t>3.2.</w:t>
        </w:r>
        <w:r>
          <w:rPr>
            <w:rFonts w:eastAsiaTheme="minorEastAsia" w:cstheme="minorBidi"/>
            <w:i w:val="0"/>
            <w:iCs w:val="0"/>
            <w:sz w:val="22"/>
            <w:szCs w:val="22"/>
            <w:lang w:val="en-US"/>
          </w:rPr>
          <w:tab/>
        </w:r>
        <w:r w:rsidRPr="006E35CC">
          <w:rPr>
            <w:rStyle w:val="Hyperlink"/>
            <w:rFonts w:ascii="Times New Roman" w:hAnsi="Times New Roman"/>
            <w:b/>
            <w:lang w:val="en-US"/>
          </w:rPr>
          <w:t>Các loại workflow</w:t>
        </w:r>
        <w:r>
          <w:rPr>
            <w:webHidden/>
          </w:rPr>
          <w:tab/>
        </w:r>
        <w:r>
          <w:rPr>
            <w:webHidden/>
          </w:rPr>
          <w:fldChar w:fldCharType="begin"/>
        </w:r>
        <w:r>
          <w:rPr>
            <w:webHidden/>
          </w:rPr>
          <w:instrText xml:space="preserve"> PAGEREF _Toc266247146 \h </w:instrText>
        </w:r>
        <w:r>
          <w:rPr>
            <w:webHidden/>
          </w:rPr>
        </w:r>
        <w:r>
          <w:rPr>
            <w:webHidden/>
          </w:rPr>
          <w:fldChar w:fldCharType="separate"/>
        </w:r>
        <w:r>
          <w:rPr>
            <w:webHidden/>
          </w:rPr>
          <w:t>80</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47" w:history="1">
        <w:r w:rsidRPr="006E35CC">
          <w:rPr>
            <w:rStyle w:val="Hyperlink"/>
            <w:rFonts w:ascii="Times New Roman" w:hAnsi="Times New Roman"/>
            <w:b/>
            <w:i/>
            <w:lang w:val="en-US"/>
          </w:rPr>
          <w:t>3.2.1.</w:t>
        </w:r>
        <w:r>
          <w:rPr>
            <w:rFonts w:eastAsiaTheme="minorEastAsia" w:cstheme="minorBidi"/>
            <w:sz w:val="22"/>
            <w:szCs w:val="22"/>
            <w:lang w:val="en-US"/>
          </w:rPr>
          <w:tab/>
        </w:r>
        <w:r w:rsidRPr="006E35CC">
          <w:rPr>
            <w:rStyle w:val="Hyperlink"/>
            <w:rFonts w:ascii="Times New Roman" w:hAnsi="Times New Roman"/>
            <w:b/>
            <w:i/>
            <w:lang w:val="en-US"/>
          </w:rPr>
          <w:t>Theo WfMC</w:t>
        </w:r>
        <w:r>
          <w:rPr>
            <w:webHidden/>
          </w:rPr>
          <w:tab/>
        </w:r>
        <w:r>
          <w:rPr>
            <w:webHidden/>
          </w:rPr>
          <w:fldChar w:fldCharType="begin"/>
        </w:r>
        <w:r>
          <w:rPr>
            <w:webHidden/>
          </w:rPr>
          <w:instrText xml:space="preserve"> PAGEREF _Toc266247147 \h </w:instrText>
        </w:r>
        <w:r>
          <w:rPr>
            <w:webHidden/>
          </w:rPr>
        </w:r>
        <w:r>
          <w:rPr>
            <w:webHidden/>
          </w:rPr>
          <w:fldChar w:fldCharType="separate"/>
        </w:r>
        <w:r>
          <w:rPr>
            <w:webHidden/>
          </w:rPr>
          <w:t>80</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8" w:history="1">
        <w:r w:rsidRPr="006E35CC">
          <w:rPr>
            <w:rStyle w:val="Hyperlink"/>
            <w:rFonts w:ascii="Times New Roman" w:hAnsi="Times New Roman"/>
            <w:b/>
            <w:bCs/>
            <w:i/>
          </w:rPr>
          <w:t>3.2.1.1.</w:t>
        </w:r>
        <w:r>
          <w:rPr>
            <w:rFonts w:eastAsiaTheme="minorEastAsia" w:cstheme="minorBidi"/>
            <w:sz w:val="22"/>
            <w:szCs w:val="22"/>
            <w:lang w:val="en-US"/>
          </w:rPr>
          <w:tab/>
        </w:r>
        <w:r w:rsidRPr="006E35CC">
          <w:rPr>
            <w:rStyle w:val="Hyperlink"/>
            <w:rFonts w:ascii="Times New Roman" w:hAnsi="Times New Roman"/>
            <w:b/>
            <w:bCs/>
            <w:i/>
          </w:rPr>
          <w:t>Production</w:t>
        </w:r>
        <w:r w:rsidRPr="006E35CC">
          <w:rPr>
            <w:rStyle w:val="Hyperlink"/>
            <w:rFonts w:ascii="Times New Roman" w:hAnsi="Times New Roman"/>
            <w:b/>
            <w:bCs/>
          </w:rPr>
          <w:t>:</w:t>
        </w:r>
        <w:r>
          <w:rPr>
            <w:webHidden/>
          </w:rPr>
          <w:tab/>
        </w:r>
        <w:r>
          <w:rPr>
            <w:webHidden/>
          </w:rPr>
          <w:fldChar w:fldCharType="begin"/>
        </w:r>
        <w:r>
          <w:rPr>
            <w:webHidden/>
          </w:rPr>
          <w:instrText xml:space="preserve"> PAGEREF _Toc266247148 \h </w:instrText>
        </w:r>
        <w:r>
          <w:rPr>
            <w:webHidden/>
          </w:rPr>
        </w:r>
        <w:r>
          <w:rPr>
            <w:webHidden/>
          </w:rPr>
          <w:fldChar w:fldCharType="separate"/>
        </w:r>
        <w:r>
          <w:rPr>
            <w:webHidden/>
          </w:rPr>
          <w:t>80</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49" w:history="1">
        <w:r w:rsidRPr="006E35CC">
          <w:rPr>
            <w:rStyle w:val="Hyperlink"/>
            <w:rFonts w:ascii="Times New Roman" w:hAnsi="Times New Roman"/>
            <w:b/>
            <w:bCs/>
            <w:i/>
          </w:rPr>
          <w:t>3.2.1.2.</w:t>
        </w:r>
        <w:r>
          <w:rPr>
            <w:rFonts w:eastAsiaTheme="minorEastAsia" w:cstheme="minorBidi"/>
            <w:sz w:val="22"/>
            <w:szCs w:val="22"/>
            <w:lang w:val="en-US"/>
          </w:rPr>
          <w:tab/>
        </w:r>
        <w:r w:rsidRPr="006E35CC">
          <w:rPr>
            <w:rStyle w:val="Hyperlink"/>
            <w:rFonts w:ascii="Times New Roman" w:hAnsi="Times New Roman"/>
            <w:b/>
            <w:bCs/>
            <w:i/>
          </w:rPr>
          <w:t>Administrative</w:t>
        </w:r>
        <w:r w:rsidRPr="006E35CC">
          <w:rPr>
            <w:rStyle w:val="Hyperlink"/>
            <w:rFonts w:ascii="Times New Roman" w:hAnsi="Times New Roman"/>
            <w:b/>
            <w:bCs/>
          </w:rPr>
          <w:t>:</w:t>
        </w:r>
        <w:r>
          <w:rPr>
            <w:webHidden/>
          </w:rPr>
          <w:tab/>
        </w:r>
        <w:r>
          <w:rPr>
            <w:webHidden/>
          </w:rPr>
          <w:fldChar w:fldCharType="begin"/>
        </w:r>
        <w:r>
          <w:rPr>
            <w:webHidden/>
          </w:rPr>
          <w:instrText xml:space="preserve"> PAGEREF _Toc266247149 \h </w:instrText>
        </w:r>
        <w:r>
          <w:rPr>
            <w:webHidden/>
          </w:rPr>
        </w:r>
        <w:r>
          <w:rPr>
            <w:webHidden/>
          </w:rPr>
          <w:fldChar w:fldCharType="separate"/>
        </w:r>
        <w:r>
          <w:rPr>
            <w:webHidden/>
          </w:rPr>
          <w:t>81</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50" w:history="1">
        <w:r w:rsidRPr="006E35CC">
          <w:rPr>
            <w:rStyle w:val="Hyperlink"/>
            <w:rFonts w:ascii="Times New Roman" w:hAnsi="Times New Roman"/>
            <w:b/>
            <w:bCs/>
            <w:i/>
          </w:rPr>
          <w:t>3.2.1.3.</w:t>
        </w:r>
        <w:r>
          <w:rPr>
            <w:rFonts w:eastAsiaTheme="minorEastAsia" w:cstheme="minorBidi"/>
            <w:sz w:val="22"/>
            <w:szCs w:val="22"/>
            <w:lang w:val="en-US"/>
          </w:rPr>
          <w:tab/>
        </w:r>
        <w:r w:rsidRPr="006E35CC">
          <w:rPr>
            <w:rStyle w:val="Hyperlink"/>
            <w:rFonts w:ascii="Times New Roman" w:hAnsi="Times New Roman"/>
            <w:b/>
            <w:bCs/>
            <w:i/>
          </w:rPr>
          <w:t>Collaborative</w:t>
        </w:r>
        <w:r w:rsidRPr="006E35CC">
          <w:rPr>
            <w:rStyle w:val="Hyperlink"/>
            <w:rFonts w:ascii="Times New Roman" w:hAnsi="Times New Roman"/>
            <w:b/>
            <w:bCs/>
          </w:rPr>
          <w:t>:</w:t>
        </w:r>
        <w:r>
          <w:rPr>
            <w:webHidden/>
          </w:rPr>
          <w:tab/>
        </w:r>
        <w:r>
          <w:rPr>
            <w:webHidden/>
          </w:rPr>
          <w:fldChar w:fldCharType="begin"/>
        </w:r>
        <w:r>
          <w:rPr>
            <w:webHidden/>
          </w:rPr>
          <w:instrText xml:space="preserve"> PAGEREF _Toc266247150 \h </w:instrText>
        </w:r>
        <w:r>
          <w:rPr>
            <w:webHidden/>
          </w:rPr>
        </w:r>
        <w:r>
          <w:rPr>
            <w:webHidden/>
          </w:rPr>
          <w:fldChar w:fldCharType="separate"/>
        </w:r>
        <w:r>
          <w:rPr>
            <w:webHidden/>
          </w:rPr>
          <w:t>81</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51" w:history="1">
        <w:r w:rsidRPr="006E35CC">
          <w:rPr>
            <w:rStyle w:val="Hyperlink"/>
            <w:rFonts w:ascii="Times New Roman" w:hAnsi="Times New Roman"/>
            <w:b/>
            <w:bCs/>
            <w:i/>
          </w:rPr>
          <w:t>3.2.1.4.</w:t>
        </w:r>
        <w:r>
          <w:rPr>
            <w:rFonts w:eastAsiaTheme="minorEastAsia" w:cstheme="minorBidi"/>
            <w:sz w:val="22"/>
            <w:szCs w:val="22"/>
            <w:lang w:val="en-US"/>
          </w:rPr>
          <w:tab/>
        </w:r>
        <w:r w:rsidRPr="006E35CC">
          <w:rPr>
            <w:rStyle w:val="Hyperlink"/>
            <w:rFonts w:ascii="Times New Roman" w:hAnsi="Times New Roman"/>
            <w:b/>
            <w:bCs/>
            <w:i/>
          </w:rPr>
          <w:t>Ad-Hoc:</w:t>
        </w:r>
        <w:r>
          <w:rPr>
            <w:webHidden/>
          </w:rPr>
          <w:tab/>
        </w:r>
        <w:r>
          <w:rPr>
            <w:webHidden/>
          </w:rPr>
          <w:fldChar w:fldCharType="begin"/>
        </w:r>
        <w:r>
          <w:rPr>
            <w:webHidden/>
          </w:rPr>
          <w:instrText xml:space="preserve"> PAGEREF _Toc266247151 \h </w:instrText>
        </w:r>
        <w:r>
          <w:rPr>
            <w:webHidden/>
          </w:rPr>
        </w:r>
        <w:r>
          <w:rPr>
            <w:webHidden/>
          </w:rPr>
          <w:fldChar w:fldCharType="separate"/>
        </w:r>
        <w:r>
          <w:rPr>
            <w:webHidden/>
          </w:rPr>
          <w:t>81</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52" w:history="1">
        <w:r w:rsidRPr="006E35CC">
          <w:rPr>
            <w:rStyle w:val="Hyperlink"/>
            <w:rFonts w:ascii="Times New Roman" w:hAnsi="Times New Roman"/>
            <w:b/>
            <w:i/>
            <w:lang w:val="en-US"/>
          </w:rPr>
          <w:t>3.2.2.</w:t>
        </w:r>
        <w:r>
          <w:rPr>
            <w:rFonts w:eastAsiaTheme="minorEastAsia" w:cstheme="minorBidi"/>
            <w:sz w:val="22"/>
            <w:szCs w:val="22"/>
            <w:lang w:val="en-US"/>
          </w:rPr>
          <w:tab/>
        </w:r>
        <w:r w:rsidRPr="006E35CC">
          <w:rPr>
            <w:rStyle w:val="Hyperlink"/>
            <w:rFonts w:ascii="Times New Roman" w:hAnsi="Times New Roman"/>
            <w:b/>
            <w:i/>
            <w:lang w:val="en-US"/>
          </w:rPr>
          <w:t>Theo WF</w:t>
        </w:r>
        <w:r>
          <w:rPr>
            <w:webHidden/>
          </w:rPr>
          <w:tab/>
        </w:r>
        <w:r>
          <w:rPr>
            <w:webHidden/>
          </w:rPr>
          <w:fldChar w:fldCharType="begin"/>
        </w:r>
        <w:r>
          <w:rPr>
            <w:webHidden/>
          </w:rPr>
          <w:instrText xml:space="preserve"> PAGEREF _Toc266247152 \h </w:instrText>
        </w:r>
        <w:r>
          <w:rPr>
            <w:webHidden/>
          </w:rPr>
        </w:r>
        <w:r>
          <w:rPr>
            <w:webHidden/>
          </w:rPr>
          <w:fldChar w:fldCharType="separate"/>
        </w:r>
        <w:r>
          <w:rPr>
            <w:webHidden/>
          </w:rPr>
          <w:t>81</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53" w:history="1">
        <w:r w:rsidRPr="006E35CC">
          <w:rPr>
            <w:rStyle w:val="Hyperlink"/>
            <w:rFonts w:ascii="Times New Roman" w:hAnsi="Times New Roman"/>
            <w:b/>
            <w:i/>
            <w:lang w:val="en-US"/>
          </w:rPr>
          <w:t>3.2.2.1.</w:t>
        </w:r>
        <w:r>
          <w:rPr>
            <w:rFonts w:eastAsiaTheme="minorEastAsia" w:cstheme="minorBidi"/>
            <w:sz w:val="22"/>
            <w:szCs w:val="22"/>
            <w:lang w:val="en-US"/>
          </w:rPr>
          <w:tab/>
        </w:r>
        <w:r w:rsidRPr="006E35CC">
          <w:rPr>
            <w:rStyle w:val="Hyperlink"/>
            <w:rFonts w:ascii="Times New Roman" w:hAnsi="Times New Roman"/>
            <w:b/>
            <w:i/>
            <w:lang w:val="en-US"/>
          </w:rPr>
          <w:t>Sequential Workflow (Workflow tuần tự):</w:t>
        </w:r>
        <w:r>
          <w:rPr>
            <w:webHidden/>
          </w:rPr>
          <w:tab/>
        </w:r>
        <w:r>
          <w:rPr>
            <w:webHidden/>
          </w:rPr>
          <w:fldChar w:fldCharType="begin"/>
        </w:r>
        <w:r>
          <w:rPr>
            <w:webHidden/>
          </w:rPr>
          <w:instrText xml:space="preserve"> PAGEREF _Toc266247153 \h </w:instrText>
        </w:r>
        <w:r>
          <w:rPr>
            <w:webHidden/>
          </w:rPr>
        </w:r>
        <w:r>
          <w:rPr>
            <w:webHidden/>
          </w:rPr>
          <w:fldChar w:fldCharType="separate"/>
        </w:r>
        <w:r>
          <w:rPr>
            <w:webHidden/>
          </w:rPr>
          <w:t>81</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54" w:history="1">
        <w:r w:rsidRPr="006E35CC">
          <w:rPr>
            <w:rStyle w:val="Hyperlink"/>
            <w:rFonts w:ascii="Times New Roman" w:hAnsi="Times New Roman"/>
            <w:b/>
            <w:i/>
            <w:lang w:val="en-US"/>
          </w:rPr>
          <w:t>3.2.2.2.</w:t>
        </w:r>
        <w:r>
          <w:rPr>
            <w:rFonts w:eastAsiaTheme="minorEastAsia" w:cstheme="minorBidi"/>
            <w:sz w:val="22"/>
            <w:szCs w:val="22"/>
            <w:lang w:val="en-US"/>
          </w:rPr>
          <w:tab/>
        </w:r>
        <w:r w:rsidRPr="006E35CC">
          <w:rPr>
            <w:rStyle w:val="Hyperlink"/>
            <w:rFonts w:ascii="Times New Roman" w:hAnsi="Times New Roman"/>
            <w:b/>
            <w:i/>
            <w:lang w:val="en-US"/>
          </w:rPr>
          <w:t>State-Machine Workflow (Workflow trạng thái):</w:t>
        </w:r>
        <w:r>
          <w:rPr>
            <w:webHidden/>
          </w:rPr>
          <w:tab/>
        </w:r>
        <w:r>
          <w:rPr>
            <w:webHidden/>
          </w:rPr>
          <w:fldChar w:fldCharType="begin"/>
        </w:r>
        <w:r>
          <w:rPr>
            <w:webHidden/>
          </w:rPr>
          <w:instrText xml:space="preserve"> PAGEREF _Toc266247154 \h </w:instrText>
        </w:r>
        <w:r>
          <w:rPr>
            <w:webHidden/>
          </w:rPr>
        </w:r>
        <w:r>
          <w:rPr>
            <w:webHidden/>
          </w:rPr>
          <w:fldChar w:fldCharType="separate"/>
        </w:r>
        <w:r>
          <w:rPr>
            <w:webHidden/>
          </w:rPr>
          <w:t>81</w:t>
        </w:r>
        <w:r>
          <w:rPr>
            <w:webHidden/>
          </w:rPr>
          <w:fldChar w:fldCharType="end"/>
        </w:r>
      </w:hyperlink>
    </w:p>
    <w:p w:rsidR="00F02117" w:rsidRDefault="00F02117">
      <w:pPr>
        <w:pStyle w:val="TOC4"/>
        <w:tabs>
          <w:tab w:val="left" w:pos="1540"/>
          <w:tab w:val="right" w:leader="dot" w:pos="9017"/>
        </w:tabs>
        <w:rPr>
          <w:rFonts w:eastAsiaTheme="minorEastAsia" w:cstheme="minorBidi"/>
          <w:sz w:val="22"/>
          <w:szCs w:val="22"/>
          <w:lang w:val="en-US"/>
        </w:rPr>
      </w:pPr>
      <w:hyperlink w:anchor="_Toc266247155" w:history="1">
        <w:r w:rsidRPr="006E35CC">
          <w:rPr>
            <w:rStyle w:val="Hyperlink"/>
            <w:rFonts w:ascii="Times New Roman" w:hAnsi="Times New Roman"/>
            <w:b/>
            <w:i/>
            <w:lang w:val="en-US"/>
          </w:rPr>
          <w:t>3.2.2.3.</w:t>
        </w:r>
        <w:r>
          <w:rPr>
            <w:rFonts w:eastAsiaTheme="minorEastAsia" w:cstheme="minorBidi"/>
            <w:sz w:val="22"/>
            <w:szCs w:val="22"/>
            <w:lang w:val="en-US"/>
          </w:rPr>
          <w:tab/>
        </w:r>
        <w:r w:rsidRPr="006E35CC">
          <w:rPr>
            <w:rStyle w:val="Hyperlink"/>
            <w:rFonts w:ascii="Times New Roman" w:hAnsi="Times New Roman"/>
            <w:b/>
            <w:i/>
            <w:lang w:val="en-US"/>
          </w:rPr>
          <w:t>Rules-based Workflow (Workflow dựa vào quy luật):</w:t>
        </w:r>
        <w:r>
          <w:rPr>
            <w:webHidden/>
          </w:rPr>
          <w:tab/>
        </w:r>
        <w:r>
          <w:rPr>
            <w:webHidden/>
          </w:rPr>
          <w:fldChar w:fldCharType="begin"/>
        </w:r>
        <w:r>
          <w:rPr>
            <w:webHidden/>
          </w:rPr>
          <w:instrText xml:space="preserve"> PAGEREF _Toc266247155 \h </w:instrText>
        </w:r>
        <w:r>
          <w:rPr>
            <w:webHidden/>
          </w:rPr>
        </w:r>
        <w:r>
          <w:rPr>
            <w:webHidden/>
          </w:rPr>
          <w:fldChar w:fldCharType="separate"/>
        </w:r>
        <w:r>
          <w:rPr>
            <w:webHidden/>
          </w:rPr>
          <w:t>82</w:t>
        </w:r>
        <w:r>
          <w:rPr>
            <w:webHidden/>
          </w:rPr>
          <w:fldChar w:fldCharType="end"/>
        </w:r>
      </w:hyperlink>
    </w:p>
    <w:p w:rsidR="00F02117" w:rsidRDefault="00F02117">
      <w:pPr>
        <w:pStyle w:val="TOC2"/>
        <w:tabs>
          <w:tab w:val="left" w:pos="880"/>
          <w:tab w:val="right" w:leader="dot" w:pos="9017"/>
        </w:tabs>
        <w:rPr>
          <w:rFonts w:eastAsiaTheme="minorEastAsia" w:cstheme="minorBidi"/>
          <w:i w:val="0"/>
          <w:iCs w:val="0"/>
          <w:sz w:val="22"/>
          <w:szCs w:val="22"/>
          <w:lang w:val="en-US"/>
        </w:rPr>
      </w:pPr>
      <w:hyperlink w:anchor="_Toc266247156" w:history="1">
        <w:r w:rsidRPr="006E35CC">
          <w:rPr>
            <w:rStyle w:val="Hyperlink"/>
            <w:rFonts w:ascii="Times New Roman" w:hAnsi="Times New Roman"/>
            <w:b/>
          </w:rPr>
          <w:t>3.3.</w:t>
        </w:r>
        <w:r>
          <w:rPr>
            <w:rFonts w:eastAsiaTheme="minorEastAsia" w:cstheme="minorBidi"/>
            <w:i w:val="0"/>
            <w:iCs w:val="0"/>
            <w:sz w:val="22"/>
            <w:szCs w:val="22"/>
            <w:lang w:val="en-US"/>
          </w:rPr>
          <w:tab/>
        </w:r>
        <w:r w:rsidRPr="006E35CC">
          <w:rPr>
            <w:rStyle w:val="Hyperlink"/>
            <w:rFonts w:ascii="Times New Roman" w:hAnsi="Times New Roman"/>
            <w:b/>
          </w:rPr>
          <w:t>WF có thể xử lý các trường hợp workflow theo WfMC như thế nào?</w:t>
        </w:r>
        <w:r>
          <w:rPr>
            <w:webHidden/>
          </w:rPr>
          <w:tab/>
        </w:r>
        <w:r>
          <w:rPr>
            <w:webHidden/>
          </w:rPr>
          <w:fldChar w:fldCharType="begin"/>
        </w:r>
        <w:r>
          <w:rPr>
            <w:webHidden/>
          </w:rPr>
          <w:instrText xml:space="preserve"> PAGEREF _Toc266247156 \h </w:instrText>
        </w:r>
        <w:r>
          <w:rPr>
            <w:webHidden/>
          </w:rPr>
        </w:r>
        <w:r>
          <w:rPr>
            <w:webHidden/>
          </w:rPr>
          <w:fldChar w:fldCharType="separate"/>
        </w:r>
        <w:r>
          <w:rPr>
            <w:webHidden/>
          </w:rPr>
          <w:t>82</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57" w:history="1">
        <w:r w:rsidRPr="006E35CC">
          <w:rPr>
            <w:rStyle w:val="Hyperlink"/>
            <w:rFonts w:ascii="Times New Roman" w:hAnsi="Times New Roman"/>
            <w:b/>
            <w:i/>
          </w:rPr>
          <w:t>3.3.1.</w:t>
        </w:r>
        <w:r>
          <w:rPr>
            <w:rFonts w:eastAsiaTheme="minorEastAsia" w:cstheme="minorBidi"/>
            <w:sz w:val="22"/>
            <w:szCs w:val="22"/>
            <w:lang w:val="en-US"/>
          </w:rPr>
          <w:tab/>
        </w:r>
        <w:r w:rsidRPr="006E35CC">
          <w:rPr>
            <w:rStyle w:val="Hyperlink"/>
            <w:rFonts w:ascii="Times New Roman" w:hAnsi="Times New Roman"/>
            <w:b/>
            <w:i/>
          </w:rPr>
          <w:t>Production Workflow:</w:t>
        </w:r>
        <w:r>
          <w:rPr>
            <w:webHidden/>
          </w:rPr>
          <w:tab/>
        </w:r>
        <w:r>
          <w:rPr>
            <w:webHidden/>
          </w:rPr>
          <w:fldChar w:fldCharType="begin"/>
        </w:r>
        <w:r>
          <w:rPr>
            <w:webHidden/>
          </w:rPr>
          <w:instrText xml:space="preserve"> PAGEREF _Toc266247157 \h </w:instrText>
        </w:r>
        <w:r>
          <w:rPr>
            <w:webHidden/>
          </w:rPr>
        </w:r>
        <w:r>
          <w:rPr>
            <w:webHidden/>
          </w:rPr>
          <w:fldChar w:fldCharType="separate"/>
        </w:r>
        <w:r>
          <w:rPr>
            <w:webHidden/>
          </w:rPr>
          <w:t>82</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58" w:history="1">
        <w:r w:rsidRPr="006E35CC">
          <w:rPr>
            <w:rStyle w:val="Hyperlink"/>
            <w:rFonts w:ascii="Times New Roman" w:hAnsi="Times New Roman"/>
            <w:b/>
            <w:i/>
          </w:rPr>
          <w:t>3.3.2.</w:t>
        </w:r>
        <w:r>
          <w:rPr>
            <w:rFonts w:eastAsiaTheme="minorEastAsia" w:cstheme="minorBidi"/>
            <w:sz w:val="22"/>
            <w:szCs w:val="22"/>
            <w:lang w:val="en-US"/>
          </w:rPr>
          <w:tab/>
        </w:r>
        <w:r w:rsidRPr="006E35CC">
          <w:rPr>
            <w:rStyle w:val="Hyperlink"/>
            <w:rFonts w:ascii="Times New Roman" w:hAnsi="Times New Roman"/>
            <w:b/>
            <w:i/>
          </w:rPr>
          <w:t>Administrative Workflow:</w:t>
        </w:r>
        <w:r>
          <w:rPr>
            <w:webHidden/>
          </w:rPr>
          <w:tab/>
        </w:r>
        <w:r>
          <w:rPr>
            <w:webHidden/>
          </w:rPr>
          <w:fldChar w:fldCharType="begin"/>
        </w:r>
        <w:r>
          <w:rPr>
            <w:webHidden/>
          </w:rPr>
          <w:instrText xml:space="preserve"> PAGEREF _Toc266247158 \h </w:instrText>
        </w:r>
        <w:r>
          <w:rPr>
            <w:webHidden/>
          </w:rPr>
        </w:r>
        <w:r>
          <w:rPr>
            <w:webHidden/>
          </w:rPr>
          <w:fldChar w:fldCharType="separate"/>
        </w:r>
        <w:r>
          <w:rPr>
            <w:webHidden/>
          </w:rPr>
          <w:t>82</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59" w:history="1">
        <w:r w:rsidRPr="006E35CC">
          <w:rPr>
            <w:rStyle w:val="Hyperlink"/>
            <w:rFonts w:ascii="Times New Roman" w:hAnsi="Times New Roman"/>
            <w:b/>
          </w:rPr>
          <w:t>3.3.3.</w:t>
        </w:r>
        <w:r>
          <w:rPr>
            <w:rFonts w:eastAsiaTheme="minorEastAsia" w:cstheme="minorBidi"/>
            <w:sz w:val="22"/>
            <w:szCs w:val="22"/>
            <w:lang w:val="en-US"/>
          </w:rPr>
          <w:tab/>
        </w:r>
        <w:r w:rsidRPr="006E35CC">
          <w:rPr>
            <w:rStyle w:val="Hyperlink"/>
            <w:rFonts w:ascii="Times New Roman" w:hAnsi="Times New Roman"/>
            <w:b/>
            <w:i/>
          </w:rPr>
          <w:t>Collaborative Workflow:</w:t>
        </w:r>
        <w:r>
          <w:rPr>
            <w:webHidden/>
          </w:rPr>
          <w:tab/>
        </w:r>
        <w:r>
          <w:rPr>
            <w:webHidden/>
          </w:rPr>
          <w:fldChar w:fldCharType="begin"/>
        </w:r>
        <w:r>
          <w:rPr>
            <w:webHidden/>
          </w:rPr>
          <w:instrText xml:space="preserve"> PAGEREF _Toc266247159 \h </w:instrText>
        </w:r>
        <w:r>
          <w:rPr>
            <w:webHidden/>
          </w:rPr>
        </w:r>
        <w:r>
          <w:rPr>
            <w:webHidden/>
          </w:rPr>
          <w:fldChar w:fldCharType="separate"/>
        </w:r>
        <w:r>
          <w:rPr>
            <w:webHidden/>
          </w:rPr>
          <w:t>83</w:t>
        </w:r>
        <w:r>
          <w:rPr>
            <w:webHidden/>
          </w:rPr>
          <w:fldChar w:fldCharType="end"/>
        </w:r>
      </w:hyperlink>
    </w:p>
    <w:p w:rsidR="00F02117" w:rsidRDefault="00F02117">
      <w:pPr>
        <w:pStyle w:val="TOC3"/>
        <w:tabs>
          <w:tab w:val="left" w:pos="1320"/>
          <w:tab w:val="right" w:leader="dot" w:pos="9017"/>
        </w:tabs>
        <w:rPr>
          <w:rFonts w:eastAsiaTheme="minorEastAsia" w:cstheme="minorBidi"/>
          <w:sz w:val="22"/>
          <w:szCs w:val="22"/>
          <w:lang w:val="en-US"/>
        </w:rPr>
      </w:pPr>
      <w:hyperlink w:anchor="_Toc266247160" w:history="1">
        <w:r w:rsidRPr="006E35CC">
          <w:rPr>
            <w:rStyle w:val="Hyperlink"/>
            <w:rFonts w:ascii="Times New Roman" w:hAnsi="Times New Roman"/>
            <w:b/>
            <w:i/>
          </w:rPr>
          <w:t>3.3.4.</w:t>
        </w:r>
        <w:r>
          <w:rPr>
            <w:rFonts w:eastAsiaTheme="minorEastAsia" w:cstheme="minorBidi"/>
            <w:sz w:val="22"/>
            <w:szCs w:val="22"/>
            <w:lang w:val="en-US"/>
          </w:rPr>
          <w:tab/>
        </w:r>
        <w:r w:rsidRPr="006E35CC">
          <w:rPr>
            <w:rStyle w:val="Hyperlink"/>
            <w:rFonts w:ascii="Times New Roman" w:hAnsi="Times New Roman"/>
            <w:b/>
            <w:i/>
          </w:rPr>
          <w:t>Ad-hoc:</w:t>
        </w:r>
        <w:r>
          <w:rPr>
            <w:webHidden/>
          </w:rPr>
          <w:tab/>
        </w:r>
        <w:r>
          <w:rPr>
            <w:webHidden/>
          </w:rPr>
          <w:fldChar w:fldCharType="begin"/>
        </w:r>
        <w:r>
          <w:rPr>
            <w:webHidden/>
          </w:rPr>
          <w:instrText xml:space="preserve"> PAGEREF _Toc266247160 \h </w:instrText>
        </w:r>
        <w:r>
          <w:rPr>
            <w:webHidden/>
          </w:rPr>
        </w:r>
        <w:r>
          <w:rPr>
            <w:webHidden/>
          </w:rPr>
          <w:fldChar w:fldCharType="separate"/>
        </w:r>
        <w:r>
          <w:rPr>
            <w:webHidden/>
          </w:rPr>
          <w:t>83</w:t>
        </w:r>
        <w:r>
          <w:rPr>
            <w:webHidden/>
          </w:rPr>
          <w:fldChar w:fldCharType="end"/>
        </w:r>
      </w:hyperlink>
    </w:p>
    <w:p w:rsidR="00495093" w:rsidRPr="00495093" w:rsidRDefault="00495093"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fldChar w:fldCharType="end"/>
      </w:r>
    </w:p>
    <w:p w:rsidR="00643CE2" w:rsidRDefault="00643CE2">
      <w:pPr>
        <w:spacing w:after="0" w:line="240" w:lineRule="auto"/>
        <w:rPr>
          <w:rFonts w:ascii="Times New Roman" w:hAnsi="Times New Roman"/>
          <w:b/>
          <w:color w:val="000000"/>
          <w:sz w:val="26"/>
          <w:szCs w:val="26"/>
          <w:lang w:val="en-US"/>
        </w:rPr>
      </w:pPr>
    </w:p>
    <w:p w:rsidR="00643CE2" w:rsidRPr="0033607B" w:rsidRDefault="00643CE2" w:rsidP="0033607B">
      <w:pPr>
        <w:jc w:val="center"/>
        <w:rPr>
          <w:rFonts w:ascii="Times New Roman" w:hAnsi="Times New Roman"/>
          <w:b/>
          <w:lang w:val="en-US"/>
        </w:rPr>
      </w:pPr>
      <w:r w:rsidRPr="0033607B">
        <w:rPr>
          <w:rFonts w:ascii="Times New Roman" w:hAnsi="Times New Roman"/>
          <w:b/>
          <w:lang w:val="en-US"/>
        </w:rPr>
        <w:t>Danh Mục Hình</w:t>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 Quy trình thi và cấp chứng chỉ</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19</w:t>
      </w:r>
      <w:r w:rsidR="00E4162F">
        <w:rPr>
          <w:rFonts w:ascii="Times New Roman" w:hAnsi="Times New Roman"/>
          <w:lang w:val="en-US"/>
        </w:rPr>
        <w:fldChar w:fldCharType="end"/>
      </w:r>
    </w:p>
    <w:p w:rsidR="00643CE2" w:rsidRPr="0013472E" w:rsidRDefault="00643CE2" w:rsidP="00E4162F">
      <w:pPr>
        <w:tabs>
          <w:tab w:val="right" w:pos="0"/>
          <w:tab w:val="right" w:leader="dot" w:pos="9360"/>
        </w:tabs>
        <w:rPr>
          <w:rFonts w:ascii="Times New Roman" w:hAnsi="Times New Roman"/>
          <w:lang w:val="en-US"/>
        </w:rPr>
      </w:pPr>
      <w:r w:rsidRPr="0013472E">
        <w:rPr>
          <w:rFonts w:ascii="Times New Roman" w:hAnsi="Times New Roman"/>
          <w:lang w:val="en-US"/>
        </w:rPr>
        <w:t>H2. Quy trình tổ chức thi</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h2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20</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H3. Quy trình cấp chứng chỉ</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h3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22</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H4. Nhiều đợt thi có thể diễn ra song song</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h4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23</w:t>
      </w:r>
      <w:r w:rsidR="00E4162F">
        <w:rPr>
          <w:rFonts w:ascii="Times New Roman" w:hAnsi="Times New Roman"/>
          <w:lang w:val="en-US"/>
        </w:rPr>
        <w:fldChar w:fldCharType="end"/>
      </w:r>
    </w:p>
    <w:p w:rsidR="00E4162F"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H5. Biểu diễn quy trình dưới dạng sơ đồ Gantt</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h5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27</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H6. Kiến trúc WF</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h6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32</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H7. Cấu trúc luồng công việc</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h7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32</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H8. Mô hình dữ liệu quan niệm</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h8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35</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H9. Mô hình xử lý tổng quát</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h9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39</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H10. Mô hình xử lý Quản lý Nhân viên</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h10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41</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H11. Mô hình xử lý Quản lý Quy trình</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h11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41</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H12. Mô hình xử lý Thống kê</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h12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42</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 xml:space="preserve">H13. Mô hình xử lý Thực thi quy trình </w:t>
      </w:r>
      <w:r w:rsidR="00E4162F">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h13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43</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H14. Mô hình dữ liệu mức vật lý</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h14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44</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lastRenderedPageBreak/>
        <w:t>H15. Lược đồ Use-case</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h15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45</w:t>
      </w:r>
      <w:r w:rsidR="00E4162F">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H16. Cấu trúc màn hình chính</w:t>
      </w:r>
      <w:r w:rsidRPr="0013472E">
        <w:rPr>
          <w:rFonts w:ascii="Times New Roman" w:hAnsi="Times New Roman"/>
          <w:lang w:val="en-US"/>
        </w:rPr>
        <w:tab/>
      </w:r>
      <w:r w:rsidR="00E4162F">
        <w:rPr>
          <w:rFonts w:ascii="Times New Roman" w:hAnsi="Times New Roman"/>
          <w:lang w:val="en-US"/>
        </w:rPr>
        <w:fldChar w:fldCharType="begin"/>
      </w:r>
      <w:r w:rsidR="00E4162F">
        <w:rPr>
          <w:rFonts w:ascii="Times New Roman" w:hAnsi="Times New Roman"/>
          <w:lang w:val="en-US"/>
        </w:rPr>
        <w:instrText xml:space="preserve"> PAGEREF h16 \h </w:instrText>
      </w:r>
      <w:r w:rsidR="00E4162F">
        <w:rPr>
          <w:rFonts w:ascii="Times New Roman" w:hAnsi="Times New Roman"/>
          <w:lang w:val="en-US"/>
        </w:rPr>
      </w:r>
      <w:r w:rsidR="00E4162F">
        <w:rPr>
          <w:rFonts w:ascii="Times New Roman" w:hAnsi="Times New Roman"/>
          <w:lang w:val="en-US"/>
        </w:rPr>
        <w:fldChar w:fldCharType="separate"/>
      </w:r>
      <w:r w:rsidR="00E4162F">
        <w:rPr>
          <w:rFonts w:ascii="Times New Roman" w:hAnsi="Times New Roman"/>
          <w:lang w:val="en-US"/>
        </w:rPr>
        <w:t>4</w:t>
      </w:r>
      <w:r w:rsidR="00E4162F">
        <w:rPr>
          <w:rFonts w:ascii="Times New Roman" w:hAnsi="Times New Roman"/>
          <w:lang w:val="en-US"/>
        </w:rPr>
        <w:t>4</w:t>
      </w:r>
      <w:r w:rsidR="00E4162F">
        <w:rPr>
          <w:rFonts w:ascii="Times New Roman" w:hAnsi="Times New Roman"/>
          <w:lang w:val="en-US"/>
        </w:rPr>
        <w:fldChar w:fldCharType="end"/>
      </w:r>
    </w:p>
    <w:p w:rsidR="00AD09BC" w:rsidRDefault="00AD09BC" w:rsidP="00784A8E">
      <w:pPr>
        <w:ind w:firstLine="270"/>
        <w:jc w:val="both"/>
        <w:rPr>
          <w:rFonts w:ascii="Times New Roman" w:hAnsi="Times New Roman"/>
          <w:b/>
          <w:color w:val="000000"/>
          <w:sz w:val="26"/>
          <w:szCs w:val="26"/>
          <w:lang w:val="en-US"/>
        </w:rPr>
      </w:pPr>
    </w:p>
    <w:p w:rsidR="0067202B" w:rsidRDefault="0067202B" w:rsidP="0033607B">
      <w:pPr>
        <w:ind w:firstLine="270"/>
        <w:jc w:val="center"/>
        <w:rPr>
          <w:rFonts w:ascii="Times New Roman" w:hAnsi="Times New Roman"/>
          <w:b/>
          <w:color w:val="000000"/>
          <w:sz w:val="26"/>
          <w:szCs w:val="26"/>
          <w:lang w:val="en-US"/>
        </w:rPr>
      </w:pPr>
      <w:r>
        <w:rPr>
          <w:rFonts w:ascii="Times New Roman" w:hAnsi="Times New Roman"/>
          <w:b/>
          <w:color w:val="000000"/>
          <w:sz w:val="26"/>
          <w:szCs w:val="26"/>
          <w:lang w:val="en-US"/>
        </w:rPr>
        <w:t>Danh mục màn hình giao diện</w:t>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w:t>
      </w:r>
      <w:r w:rsidRPr="0013472E">
        <w:rPr>
          <w:rFonts w:ascii="Times New Roman" w:hAnsi="Times New Roman"/>
          <w:lang w:val="en-US"/>
        </w:rPr>
        <w:t>. Màn hình đăng nhập</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47</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M2</w:t>
      </w:r>
      <w:r w:rsidRPr="0013472E">
        <w:rPr>
          <w:rFonts w:ascii="Times New Roman" w:hAnsi="Times New Roman"/>
          <w:lang w:val="en-US"/>
        </w:rPr>
        <w:t>. Trang báo lỗi</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M2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48</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M3</w:t>
      </w:r>
      <w:r w:rsidRPr="0013472E">
        <w:rPr>
          <w:rFonts w:ascii="Times New Roman" w:hAnsi="Times New Roman"/>
          <w:lang w:val="en-US"/>
        </w:rPr>
        <w:t>. Màn hình chính trang nhân viên</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M3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48</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M4</w:t>
      </w:r>
      <w:r w:rsidRPr="0013472E">
        <w:rPr>
          <w:rFonts w:ascii="Times New Roman" w:hAnsi="Times New Roman"/>
          <w:lang w:val="en-US"/>
        </w:rPr>
        <w:t>. Thông tin cá nhân nhân viên</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m5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50</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M5</w:t>
      </w:r>
      <w:r w:rsidRPr="0013472E">
        <w:rPr>
          <w:rFonts w:ascii="Times New Roman" w:hAnsi="Times New Roman"/>
          <w:lang w:val="en-US"/>
        </w:rPr>
        <w:t>. Màn hình cập nhật đợt thi</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m5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50</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M6</w:t>
      </w:r>
      <w:r w:rsidRPr="0013472E">
        <w:rPr>
          <w:rFonts w:ascii="Times New Roman" w:hAnsi="Times New Roman"/>
          <w:lang w:val="en-US"/>
        </w:rPr>
        <w:t>. Màn hình thống kê lượt đồ Gantt</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m6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51</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M7</w:t>
      </w:r>
      <w:r w:rsidRPr="0013472E">
        <w:rPr>
          <w:rFonts w:ascii="Times New Roman" w:hAnsi="Times New Roman"/>
          <w:lang w:val="en-US"/>
        </w:rPr>
        <w:t>. Màn hình cập nhật nhân viên</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M7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52</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M8</w:t>
      </w:r>
      <w:r w:rsidRPr="0013472E">
        <w:rPr>
          <w:rFonts w:ascii="Times New Roman" w:hAnsi="Times New Roman"/>
          <w:lang w:val="en-US"/>
        </w:rPr>
        <w:t>. Màn hình phân công theo đợt thi</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M8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52</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M9</w:t>
      </w:r>
      <w:r w:rsidRPr="0013472E">
        <w:rPr>
          <w:rFonts w:ascii="Times New Roman" w:hAnsi="Times New Roman"/>
          <w:lang w:val="en-US"/>
        </w:rPr>
        <w:t>. Màn hình phân công theo kì</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M9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53</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M10</w:t>
      </w:r>
      <w:r w:rsidRPr="0013472E">
        <w:rPr>
          <w:rFonts w:ascii="Times New Roman" w:hAnsi="Times New Roman"/>
          <w:lang w:val="en-US"/>
        </w:rPr>
        <w:t>. Màn hình thống kê chi tiết đợt thi</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M10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54</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M11</w:t>
      </w:r>
      <w:r w:rsidRPr="0013472E">
        <w:rPr>
          <w:rFonts w:ascii="Times New Roman" w:hAnsi="Times New Roman"/>
          <w:lang w:val="en-US"/>
        </w:rPr>
        <w:t>. Màn hình thống kê so sánh</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M11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55</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M12</w:t>
      </w:r>
      <w:r w:rsidRPr="0013472E">
        <w:rPr>
          <w:rFonts w:ascii="Times New Roman" w:hAnsi="Times New Roman"/>
          <w:lang w:val="en-US"/>
        </w:rPr>
        <w:t>. Màn hình thống kê tổng hợp</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M12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56</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M13</w:t>
      </w:r>
      <w:r w:rsidRPr="0013472E">
        <w:rPr>
          <w:rFonts w:ascii="Times New Roman" w:hAnsi="Times New Roman"/>
          <w:lang w:val="en-US"/>
        </w:rPr>
        <w:t>. Màn hình thêm tiêu chí thống kê</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M13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57</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M14</w:t>
      </w:r>
      <w:r w:rsidRPr="0013472E">
        <w:rPr>
          <w:rFonts w:ascii="Times New Roman" w:hAnsi="Times New Roman"/>
          <w:lang w:val="en-US"/>
        </w:rPr>
        <w:t>. Màn hình thay đổi thời gian thực hiện công việc theo đợt thi</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M14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58</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M15</w:t>
      </w:r>
      <w:r w:rsidRPr="0013472E">
        <w:rPr>
          <w:rFonts w:ascii="Times New Roman" w:hAnsi="Times New Roman"/>
          <w:lang w:val="en-US"/>
        </w:rPr>
        <w:t>. Màn hình thay đổi thời gian thực hiện công việc tổng thể</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h15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45</w:t>
      </w:r>
      <w:r w:rsidR="000B1AEE">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M16</w:t>
      </w:r>
      <w:r w:rsidRPr="0013472E">
        <w:rPr>
          <w:rFonts w:ascii="Times New Roman" w:hAnsi="Times New Roman"/>
          <w:lang w:val="en-US"/>
        </w:rPr>
        <w:t>. Màn hình xem báo cáo của nhân viên</w:t>
      </w:r>
      <w:r w:rsidRPr="0013472E">
        <w:rPr>
          <w:rFonts w:ascii="Times New Roman" w:hAnsi="Times New Roman"/>
          <w:lang w:val="en-US"/>
        </w:rPr>
        <w:tab/>
      </w:r>
      <w:r w:rsidR="000B1AEE">
        <w:rPr>
          <w:rFonts w:ascii="Times New Roman" w:hAnsi="Times New Roman"/>
          <w:lang w:val="en-US"/>
        </w:rPr>
        <w:fldChar w:fldCharType="begin"/>
      </w:r>
      <w:r w:rsidR="000B1AEE">
        <w:rPr>
          <w:rFonts w:ascii="Times New Roman" w:hAnsi="Times New Roman"/>
          <w:lang w:val="en-US"/>
        </w:rPr>
        <w:instrText xml:space="preserve"> PAGEREF M16 \h </w:instrText>
      </w:r>
      <w:r w:rsidR="000B1AEE">
        <w:rPr>
          <w:rFonts w:ascii="Times New Roman" w:hAnsi="Times New Roman"/>
          <w:lang w:val="en-US"/>
        </w:rPr>
      </w:r>
      <w:r w:rsidR="000B1AEE">
        <w:rPr>
          <w:rFonts w:ascii="Times New Roman" w:hAnsi="Times New Roman"/>
          <w:lang w:val="en-US"/>
        </w:rPr>
        <w:fldChar w:fldCharType="separate"/>
      </w:r>
      <w:r w:rsidR="000B1AEE">
        <w:rPr>
          <w:rFonts w:ascii="Times New Roman" w:hAnsi="Times New Roman"/>
          <w:lang w:val="en-US"/>
        </w:rPr>
        <w:t>59</w:t>
      </w:r>
      <w:r w:rsidR="000B1AEE">
        <w:rPr>
          <w:rFonts w:ascii="Times New Roman" w:hAnsi="Times New Roman"/>
          <w:lang w:val="en-US"/>
        </w:rPr>
        <w:fldChar w:fldCharType="end"/>
      </w:r>
    </w:p>
    <w:p w:rsidR="0067202B" w:rsidRDefault="0067202B" w:rsidP="0067202B">
      <w:pPr>
        <w:rPr>
          <w:rFonts w:ascii="Times New Roman" w:hAnsi="Times New Roman"/>
          <w:lang w:val="en-US"/>
        </w:rPr>
      </w:pPr>
    </w:p>
    <w:p w:rsidR="0067202B" w:rsidRDefault="0067202B" w:rsidP="0067202B">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br w:type="page"/>
      </w:r>
    </w:p>
    <w:p w:rsidR="0067202B" w:rsidRPr="0013472E" w:rsidRDefault="0067202B" w:rsidP="0067202B">
      <w:pPr>
        <w:rPr>
          <w:rFonts w:ascii="Times New Roman" w:hAnsi="Times New Roman"/>
          <w:lang w:val="en-US"/>
        </w:rPr>
      </w:pPr>
    </w:p>
    <w:p w:rsidR="0067202B" w:rsidRPr="0013472E" w:rsidRDefault="0067202B" w:rsidP="0067202B">
      <w:pPr>
        <w:rPr>
          <w:rFonts w:ascii="Times New Roman" w:hAnsi="Times New Roman"/>
          <w:lang w:val="en-US"/>
        </w:rPr>
      </w:pPr>
    </w:p>
    <w:p w:rsidR="0067202B" w:rsidRPr="00C900E0" w:rsidRDefault="0067202B" w:rsidP="00784A8E">
      <w:pPr>
        <w:ind w:firstLine="270"/>
        <w:jc w:val="both"/>
        <w:rPr>
          <w:rFonts w:ascii="Times New Roman" w:hAnsi="Times New Roman"/>
          <w:b/>
          <w:color w:val="000000"/>
          <w:sz w:val="26"/>
          <w:szCs w:val="26"/>
          <w:lang w:val="en-US"/>
        </w:rPr>
      </w:pPr>
    </w:p>
    <w:p w:rsidR="00AD09BC" w:rsidRPr="00C42BF8" w:rsidRDefault="00AD09BC" w:rsidP="00410E53">
      <w:pPr>
        <w:pStyle w:val="Heading1"/>
        <w:rPr>
          <w:rFonts w:ascii="Times New Roman" w:hAnsi="Times New Roman"/>
          <w:color w:val="000000"/>
          <w:sz w:val="26"/>
          <w:szCs w:val="26"/>
        </w:rPr>
      </w:pPr>
      <w:bookmarkStart w:id="0" w:name="_Toc263796531"/>
      <w:bookmarkStart w:id="1" w:name="_Toc266246071"/>
      <w:bookmarkStart w:id="2" w:name="_Toc266247027"/>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0"/>
      <w:bookmarkEnd w:id="1"/>
      <w:bookmarkEnd w:id="2"/>
    </w:p>
    <w:p w:rsidR="00AD09BC" w:rsidRPr="00C42BF8" w:rsidRDefault="00AD09BC" w:rsidP="00410E53">
      <w:pPr>
        <w:pStyle w:val="Heading1"/>
        <w:rPr>
          <w:rFonts w:ascii="Times New Roman" w:hAnsi="Times New Roman"/>
          <w:color w:val="000000"/>
          <w:sz w:val="32"/>
          <w:szCs w:val="26"/>
          <w:lang w:val="en-US"/>
        </w:rPr>
      </w:pPr>
      <w:bookmarkStart w:id="3" w:name="_Toc266246072"/>
      <w:bookmarkStart w:id="4" w:name="_Toc266247028"/>
      <w:r>
        <w:rPr>
          <w:rFonts w:ascii="Times New Roman" w:hAnsi="Times New Roman"/>
          <w:color w:val="000000"/>
          <w:sz w:val="32"/>
          <w:szCs w:val="26"/>
          <w:lang w:val="en-US"/>
        </w:rPr>
        <w:t xml:space="preserve">Đề </w:t>
      </w:r>
      <w:r w:rsidR="00410E53">
        <w:rPr>
          <w:rFonts w:ascii="Times New Roman" w:hAnsi="Times New Roman"/>
          <w:color w:val="000000"/>
          <w:sz w:val="32"/>
          <w:szCs w:val="26"/>
          <w:lang w:val="en-US"/>
        </w:rPr>
        <w:t>Dẫn Đề Tài</w:t>
      </w:r>
      <w:bookmarkEnd w:id="3"/>
      <w:bookmarkEnd w:id="4"/>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5" w:name="_Toc263796533"/>
      <w:bookmarkStart w:id="6" w:name="_Toc266246073"/>
      <w:bookmarkStart w:id="7" w:name="_Toc266247029"/>
      <w:r w:rsidRPr="00226605">
        <w:rPr>
          <w:rFonts w:ascii="Times New Roman" w:hAnsi="Times New Roman"/>
          <w:color w:val="000000"/>
          <w:sz w:val="26"/>
          <w:szCs w:val="26"/>
          <w:lang w:val="en-US"/>
        </w:rPr>
        <w:t>Chủ đề</w:t>
      </w:r>
      <w:bookmarkEnd w:id="5"/>
      <w:bookmarkEnd w:id="6"/>
      <w:bookmarkEnd w:id="7"/>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 xml:space="preserve">Hiện nay, ứng dụng của công nghệ thông tin, đặc biệt là công nghệ phần mềm và </w:t>
      </w:r>
      <w:r w:rsidR="005A40F3">
        <w:rPr>
          <w:rFonts w:ascii="Times New Roman" w:hAnsi="Times New Roman"/>
          <w:color w:val="000000"/>
          <w:sz w:val="26"/>
          <w:szCs w:val="26"/>
          <w:lang w:val="en-US"/>
        </w:rPr>
        <w:t>ứng dụng</w:t>
      </w:r>
      <w:r w:rsidRPr="00784A8E">
        <w:rPr>
          <w:rFonts w:ascii="Times New Roman" w:hAnsi="Times New Roman"/>
          <w:color w:val="000000"/>
          <w:sz w:val="26"/>
          <w:szCs w:val="26"/>
          <w:lang w:val="en-US"/>
        </w:rPr>
        <w:t xml:space="preserve">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w:t>
      </w:r>
      <w:r w:rsidRPr="00784A8E">
        <w:rPr>
          <w:rFonts w:ascii="Times New Roman" w:hAnsi="Times New Roman"/>
          <w:sz w:val="26"/>
          <w:szCs w:val="26"/>
          <w:lang w:val="en-US"/>
        </w:rPr>
        <w:lastRenderedPageBreak/>
        <w:t xml:space="preserve">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w:t>
      </w:r>
      <w:r w:rsidR="005A40F3">
        <w:rPr>
          <w:rFonts w:ascii="Times New Roman" w:hAnsi="Times New Roman"/>
          <w:sz w:val="26"/>
          <w:szCs w:val="26"/>
          <w:lang w:val="en-US"/>
        </w:rPr>
        <w:t>ứng dụng</w:t>
      </w:r>
      <w:r w:rsidRPr="00784A8E">
        <w:rPr>
          <w:rFonts w:ascii="Times New Roman" w:hAnsi="Times New Roman"/>
          <w:sz w:val="26"/>
          <w:szCs w:val="26"/>
          <w:lang w:val="en-US"/>
        </w:rPr>
        <w:t xml:space="preserve">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w:t>
      </w:r>
      <w:r w:rsidR="005A40F3">
        <w:rPr>
          <w:rFonts w:ascii="Times New Roman" w:hAnsi="Times New Roman"/>
          <w:sz w:val="26"/>
          <w:szCs w:val="26"/>
          <w:lang w:val="en-US"/>
        </w:rPr>
        <w:t>ứng dụng</w:t>
      </w:r>
      <w:r w:rsidRPr="00784A8E">
        <w:rPr>
          <w:rFonts w:ascii="Times New Roman" w:hAnsi="Times New Roman"/>
          <w:sz w:val="26"/>
          <w:szCs w:val="26"/>
          <w:lang w:val="en-US"/>
        </w:rPr>
        <w:t xml:space="preserve">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8" w:name="_Toc263796534"/>
      <w:bookmarkStart w:id="9" w:name="_Toc266246074"/>
      <w:bookmarkStart w:id="10" w:name="_Toc266247030"/>
      <w:r w:rsidRPr="003956AE">
        <w:rPr>
          <w:rFonts w:ascii="Times New Roman" w:hAnsi="Times New Roman"/>
          <w:color w:val="000000"/>
          <w:sz w:val="26"/>
          <w:szCs w:val="26"/>
          <w:lang w:val="en-US"/>
        </w:rPr>
        <w:t>Yêu cầu của ứng dụng</w:t>
      </w:r>
      <w:bookmarkEnd w:id="8"/>
      <w:bookmarkEnd w:id="9"/>
      <w:bookmarkEnd w:id="10"/>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r w:rsidR="00490BB9">
        <w:rPr>
          <w:rFonts w:ascii="Times New Roman" w:hAnsi="Times New Roman"/>
          <w:color w:val="000000"/>
          <w:sz w:val="26"/>
          <w:szCs w:val="26"/>
          <w:lang w:val="en-US"/>
        </w:rPr>
        <w:t xml:space="preserve"> và trong thời hạn quy định</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Ngoài ra, để hỗ trợ tối đa cho người quản lý, nhằm mục đích hỗ trợ người quản lý trong công việc của mình,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r w:rsidR="00490BB9">
        <w:rPr>
          <w:rFonts w:ascii="Times New Roman" w:hAnsi="Times New Roman"/>
          <w:color w:val="000000"/>
          <w:sz w:val="26"/>
          <w:szCs w:val="26"/>
          <w:lang w:val="en-US"/>
        </w:rPr>
        <w:t xml:space="preserve"> trên tổng thể các quy trình công việc đang được thực thi</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r w:rsidR="003A3888">
        <w:rPr>
          <w:rFonts w:ascii="Times New Roman" w:hAnsi="Times New Roman"/>
          <w:color w:val="000000"/>
          <w:sz w:val="26"/>
          <w:szCs w:val="26"/>
          <w:lang w:val="en-US"/>
        </w:rPr>
        <w:t>thể hiện</w:t>
      </w:r>
      <w:r w:rsidRPr="003D22F6">
        <w:rPr>
          <w:rFonts w:ascii="Times New Roman" w:hAnsi="Times New Roman"/>
          <w:color w:val="000000"/>
          <w:sz w:val="26"/>
          <w:szCs w:val="26"/>
          <w:lang w:val="en-US"/>
        </w:rPr>
        <w:t xml:space="preserve"> luồng công việc</w:t>
      </w:r>
      <w:r w:rsidR="00297E90">
        <w:rPr>
          <w:rStyle w:val="FootnoteReference"/>
          <w:rFonts w:ascii="Times New Roman" w:hAnsi="Times New Roman"/>
          <w:color w:val="000000"/>
          <w:sz w:val="26"/>
          <w:szCs w:val="26"/>
          <w:lang w:val="en-US"/>
        </w:rPr>
        <w:footnoteReference w:id="1"/>
      </w:r>
      <w:r w:rsidRPr="003D22F6">
        <w:rPr>
          <w:rFonts w:ascii="Times New Roman" w:hAnsi="Times New Roman"/>
          <w:color w:val="000000"/>
          <w:sz w:val="26"/>
          <w:szCs w:val="26"/>
          <w:lang w:val="en-US"/>
        </w:rPr>
        <w:t xml:space="preserve"> (</w:t>
      </w:r>
      <w:r w:rsidRPr="00490BB9">
        <w:rPr>
          <w:rFonts w:ascii="Times New Roman" w:hAnsi="Times New Roman"/>
          <w:i/>
          <w:color w:val="000000"/>
          <w:sz w:val="26"/>
          <w:szCs w:val="26"/>
          <w:lang w:val="en-US"/>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Cuối cùng,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phải đảm bảo các yêu cầu cơ bản của một phần mềm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5A40F3"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xml:space="preserve"> Thông tin</w:t>
      </w:r>
      <w:r w:rsidR="00AD09BC"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00AD09BC"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11" w:name="_Toc263796535"/>
      <w:bookmarkStart w:id="12" w:name="_Toc266246075"/>
      <w:bookmarkStart w:id="13" w:name="_Toc266247031"/>
      <w:r w:rsidRPr="00795992">
        <w:rPr>
          <w:rFonts w:ascii="Times New Roman" w:hAnsi="Times New Roman"/>
          <w:color w:val="000000"/>
          <w:sz w:val="26"/>
          <w:szCs w:val="26"/>
          <w:lang w:val="en-US"/>
        </w:rPr>
        <w:t>Nội dung cần thực hiện để đáp ứng yêu cầu trên:</w:t>
      </w:r>
      <w:bookmarkEnd w:id="11"/>
      <w:bookmarkEnd w:id="12"/>
      <w:bookmarkEnd w:id="13"/>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14" w:name="_Toc263796536"/>
      <w:bookmarkStart w:id="15" w:name="_Toc266246076"/>
      <w:bookmarkStart w:id="16" w:name="_Toc266247032"/>
      <w:r w:rsidRPr="00795992">
        <w:rPr>
          <w:rFonts w:ascii="Times New Roman" w:hAnsi="Times New Roman"/>
          <w:color w:val="000000"/>
          <w:lang w:val="en-US"/>
        </w:rPr>
        <w:t>Tìm hiểu thực tế ứng dụng</w:t>
      </w:r>
      <w:bookmarkEnd w:id="14"/>
      <w:bookmarkEnd w:id="15"/>
      <w:bookmarkEnd w:id="16"/>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các đơn vị đào tạo chứng chỉ 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17" w:name="_Toc263796537"/>
      <w:bookmarkStart w:id="18" w:name="_Toc266246077"/>
      <w:bookmarkStart w:id="19" w:name="_Toc266247033"/>
      <w:r w:rsidRPr="003C1A0C">
        <w:rPr>
          <w:rFonts w:ascii="Times New Roman" w:hAnsi="Times New Roman"/>
          <w:color w:val="000000"/>
          <w:lang w:val="en-US"/>
        </w:rPr>
        <w:t>Khảo sát và lựa chọn môi trường công nghệ phù hợp</w:t>
      </w:r>
      <w:bookmarkEnd w:id="17"/>
      <w:bookmarkEnd w:id="18"/>
      <w:bookmarkEnd w:id="19"/>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20" w:name="_Toc263796538"/>
      <w:bookmarkStart w:id="21" w:name="_Toc266246078"/>
      <w:bookmarkStart w:id="22" w:name="_Toc266247034"/>
      <w:r w:rsidRPr="003D22F6">
        <w:rPr>
          <w:rFonts w:ascii="Times New Roman" w:hAnsi="Times New Roman"/>
          <w:color w:val="000000"/>
          <w:sz w:val="26"/>
          <w:szCs w:val="26"/>
          <w:lang w:val="en-US"/>
        </w:rPr>
        <w:t>Khảo sát:</w:t>
      </w:r>
      <w:bookmarkEnd w:id="20"/>
      <w:bookmarkEnd w:id="21"/>
      <w:bookmarkEnd w:id="22"/>
      <w:r w:rsidRPr="003D22F6">
        <w:rPr>
          <w:rFonts w:ascii="Times New Roman" w:hAnsi="Times New Roman"/>
          <w:color w:val="000000"/>
          <w:sz w:val="26"/>
          <w:szCs w:val="26"/>
          <w:lang w:val="en-US"/>
        </w:rPr>
        <w:t xml:space="preserve"> </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F02117">
      <w:pPr>
        <w:pStyle w:val="Heading3"/>
        <w:numPr>
          <w:ilvl w:val="2"/>
          <w:numId w:val="19"/>
        </w:numPr>
        <w:rPr>
          <w:rFonts w:ascii="Times New Roman" w:hAnsi="Times New Roman"/>
          <w:i/>
          <w:color w:val="000000"/>
          <w:sz w:val="26"/>
          <w:szCs w:val="26"/>
          <w:lang w:val="en-US"/>
        </w:rPr>
      </w:pPr>
      <w:bookmarkStart w:id="23" w:name="_Toc266246079"/>
      <w:bookmarkStart w:id="24" w:name="_Toc266247035"/>
      <w:r>
        <w:rPr>
          <w:rFonts w:ascii="Times New Roman" w:hAnsi="Times New Roman"/>
          <w:i/>
          <w:color w:val="000000"/>
          <w:sz w:val="26"/>
          <w:szCs w:val="26"/>
          <w:lang w:val="en-US"/>
        </w:rPr>
        <w:lastRenderedPageBreak/>
        <w:t>Nhu cầu</w:t>
      </w:r>
      <w:bookmarkEnd w:id="23"/>
      <w:bookmarkEnd w:id="24"/>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 xml:space="preserve">Như vậy,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xml:space="preserve">, đòi hỏi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phải xử lý các công việc đúng với luồng công việc đã được định nghĩa..</w:t>
      </w:r>
    </w:p>
    <w:p w:rsidR="00AD09BC" w:rsidRPr="00B05142" w:rsidRDefault="00AD09BC" w:rsidP="00F02117">
      <w:pPr>
        <w:pStyle w:val="Heading3"/>
        <w:numPr>
          <w:ilvl w:val="2"/>
          <w:numId w:val="19"/>
        </w:numPr>
        <w:rPr>
          <w:rFonts w:ascii="Times New Roman" w:hAnsi="Times New Roman"/>
          <w:i/>
          <w:color w:val="000000"/>
          <w:sz w:val="26"/>
          <w:szCs w:val="26"/>
          <w:lang w:val="en-US"/>
        </w:rPr>
      </w:pPr>
      <w:bookmarkStart w:id="25" w:name="_Toc263796541"/>
      <w:bookmarkStart w:id="26" w:name="_Toc266246080"/>
      <w:bookmarkStart w:id="27" w:name="_Toc266247036"/>
      <w:r w:rsidRPr="00B05142">
        <w:rPr>
          <w:rFonts w:ascii="Times New Roman" w:hAnsi="Times New Roman"/>
          <w:i/>
          <w:color w:val="000000"/>
          <w:sz w:val="26"/>
          <w:szCs w:val="26"/>
          <w:lang w:val="en-US"/>
        </w:rPr>
        <w:t>Các công nghệ:</w:t>
      </w:r>
      <w:bookmarkEnd w:id="25"/>
      <w:bookmarkEnd w:id="26"/>
      <w:bookmarkEnd w:id="27"/>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00D65105" w:rsidRPr="00D65105">
        <w:rPr>
          <w:rFonts w:ascii="Times New Roman" w:hAnsi="Times New Roman"/>
          <w:i/>
          <w:color w:val="000000"/>
          <w:sz w:val="26"/>
          <w:szCs w:val="26"/>
          <w:lang w:val="en-US"/>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28" w:name="_Toc263796542"/>
      <w:bookmarkStart w:id="29" w:name="_Toc266246081"/>
      <w:bookmarkStart w:id="30" w:name="_Toc266247037"/>
      <w:r w:rsidRPr="00524C6C">
        <w:rPr>
          <w:rFonts w:ascii="Times New Roman" w:hAnsi="Times New Roman"/>
          <w:color w:val="000000"/>
          <w:sz w:val="26"/>
          <w:szCs w:val="26"/>
          <w:lang w:val="en-US"/>
        </w:rPr>
        <w:t>Lựa chọn môi trường:</w:t>
      </w:r>
      <w:bookmarkEnd w:id="28"/>
      <w:bookmarkEnd w:id="29"/>
      <w:bookmarkEnd w:id="30"/>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31" w:name="_Toc263796543"/>
      <w:bookmarkStart w:id="32" w:name="_Toc266246082"/>
      <w:bookmarkStart w:id="33" w:name="_Toc266247038"/>
      <w:r w:rsidRPr="009317B7">
        <w:rPr>
          <w:rFonts w:ascii="Times New Roman" w:hAnsi="Times New Roman"/>
          <w:color w:val="000000"/>
          <w:sz w:val="26"/>
          <w:szCs w:val="26"/>
          <w:lang w:val="en-US"/>
        </w:rPr>
        <w:t>Bố cục khóa luận tốt nghiệp</w:t>
      </w:r>
      <w:bookmarkEnd w:id="31"/>
      <w:bookmarkEnd w:id="32"/>
      <w:bookmarkEnd w:id="33"/>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r w:rsidR="004E486D">
        <w:rPr>
          <w:rFonts w:ascii="Times New Roman" w:hAnsi="Times New Roman"/>
          <w:b/>
          <w:color w:val="000000"/>
          <w:sz w:val="26"/>
          <w:szCs w:val="26"/>
          <w:lang w:val="en-US"/>
        </w:rPr>
        <w:t>Ứ</w:t>
      </w:r>
      <w:r w:rsidRPr="00324DFD">
        <w:rPr>
          <w:rFonts w:ascii="Times New Roman" w:hAnsi="Times New Roman"/>
          <w:b/>
          <w:color w:val="000000"/>
          <w:sz w:val="26"/>
          <w:szCs w:val="26"/>
          <w:lang w:val="en-US"/>
        </w:rPr>
        <w:t>ng dụng</w:t>
      </w:r>
      <w:r w:rsidR="00896913">
        <w:rPr>
          <w:rFonts w:ascii="Times New Roman" w:hAnsi="Times New Roman"/>
          <w:b/>
          <w:color w:val="000000"/>
          <w:sz w:val="26"/>
          <w:szCs w:val="26"/>
          <w:lang w:val="en-US"/>
        </w:rPr>
        <w:t xml:space="preserve">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r w:rsidR="00A86747">
        <w:rPr>
          <w:rFonts w:ascii="Times New Roman" w:hAnsi="Times New Roman"/>
          <w:color w:val="000000"/>
          <w:sz w:val="26"/>
          <w:szCs w:val="26"/>
          <w:lang w:val="en-US"/>
        </w:rPr>
        <w:t xml:space="preserve">mô tả </w:t>
      </w:r>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r w:rsidR="00896913">
        <w:rPr>
          <w:rFonts w:ascii="Times New Roman" w:hAnsi="Times New Roman"/>
          <w:b/>
          <w:color w:val="000000"/>
          <w:sz w:val="26"/>
          <w:szCs w:val="26"/>
          <w:lang w:val="en-US"/>
        </w:rPr>
        <w:t>M</w:t>
      </w:r>
      <w:r w:rsidRPr="00324DFD">
        <w:rPr>
          <w:rFonts w:ascii="Times New Roman" w:hAnsi="Times New Roman"/>
          <w:b/>
          <w:color w:val="000000"/>
          <w:sz w:val="26"/>
          <w:szCs w:val="26"/>
          <w:lang w:val="en-US"/>
        </w:rPr>
        <w:t>ôi trường công nghệ</w:t>
      </w:r>
      <w:r w:rsidR="00896913">
        <w:rPr>
          <w:rFonts w:ascii="Times New Roman" w:hAnsi="Times New Roman"/>
          <w:b/>
          <w:color w:val="000000"/>
          <w:sz w:val="26"/>
          <w:szCs w:val="26"/>
          <w:lang w:val="en-US"/>
        </w:rPr>
        <w:t xml:space="preserve"> để xây dựng một </w:t>
      </w:r>
      <w:r w:rsidR="005A40F3">
        <w:rPr>
          <w:rFonts w:ascii="Times New Roman" w:hAnsi="Times New Roman"/>
          <w:b/>
          <w:color w:val="000000"/>
          <w:sz w:val="26"/>
          <w:szCs w:val="26"/>
          <w:lang w:val="en-US"/>
        </w:rPr>
        <w:t>ứng dụng</w:t>
      </w:r>
      <w:r w:rsidR="00896913">
        <w:rPr>
          <w:rFonts w:ascii="Times New Roman" w:hAnsi="Times New Roman"/>
          <w:b/>
          <w:color w:val="000000"/>
          <w:sz w:val="26"/>
          <w:szCs w:val="26"/>
          <w:lang w:val="en-US"/>
        </w:rPr>
        <w:t xml:space="preserve"> quản lý luồng công việc</w:t>
      </w:r>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sẽ chỉ trình bày </w:t>
      </w:r>
      <w:r w:rsidRPr="00A86747">
        <w:rPr>
          <w:rFonts w:ascii="Times New Roman" w:hAnsi="Times New Roman"/>
          <w:color w:val="000000"/>
          <w:sz w:val="26"/>
          <w:szCs w:val="26"/>
          <w:lang w:val="en-US"/>
        </w:rPr>
        <w:lastRenderedPageBreak/>
        <w:t>lại một phần kiến thức chung và tập trung vào những nội dung mới.</w:t>
      </w:r>
      <w:r w:rsidRPr="00C900E0">
        <w:rPr>
          <w:rFonts w:ascii="Times New Roman" w:hAnsi="Times New Roman"/>
          <w:color w:val="000000"/>
          <w:sz w:val="26"/>
          <w:szCs w:val="26"/>
          <w:lang w:val="en-US"/>
        </w:rPr>
        <w:t xml:space="preserve">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r w:rsidR="00896913">
        <w:rPr>
          <w:rFonts w:ascii="Times New Roman" w:hAnsi="Times New Roman"/>
          <w:b/>
          <w:color w:val="000000"/>
          <w:sz w:val="26"/>
          <w:szCs w:val="26"/>
          <w:lang w:val="en-US"/>
        </w:rPr>
        <w:t>Hiện thực ứng dụng</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34" w:name="_Toc263796544"/>
      <w:r>
        <w:rPr>
          <w:rFonts w:ascii="Times New Roman" w:hAnsi="Times New Roman"/>
          <w:color w:val="000000"/>
          <w:sz w:val="26"/>
          <w:szCs w:val="26"/>
          <w:lang w:val="en-US"/>
        </w:rPr>
        <w:br w:type="page"/>
      </w:r>
    </w:p>
    <w:p w:rsidR="00AD09BC" w:rsidRPr="008C28B6" w:rsidRDefault="00AD09BC" w:rsidP="003A4F61">
      <w:pPr>
        <w:pStyle w:val="Heading1"/>
        <w:rPr>
          <w:rFonts w:ascii="Times New Roman" w:hAnsi="Times New Roman"/>
          <w:color w:val="000000"/>
          <w:sz w:val="26"/>
          <w:szCs w:val="26"/>
          <w:lang w:val="en-US"/>
        </w:rPr>
      </w:pPr>
      <w:bookmarkStart w:id="35" w:name="_Toc266246083"/>
      <w:bookmarkStart w:id="36" w:name="_Toc266247039"/>
      <w:r w:rsidRPr="008C28B6">
        <w:rPr>
          <w:rFonts w:ascii="Times New Roman" w:hAnsi="Times New Roman"/>
          <w:color w:val="000000"/>
          <w:sz w:val="26"/>
          <w:szCs w:val="26"/>
          <w:lang w:val="en-US"/>
        </w:rPr>
        <w:lastRenderedPageBreak/>
        <w:t>Chương 2</w:t>
      </w:r>
      <w:bookmarkEnd w:id="34"/>
      <w:bookmarkEnd w:id="35"/>
      <w:bookmarkEnd w:id="36"/>
    </w:p>
    <w:p w:rsidR="00AD09BC" w:rsidRDefault="002935DF" w:rsidP="003A4F61">
      <w:pPr>
        <w:pStyle w:val="Heading1"/>
        <w:rPr>
          <w:rFonts w:ascii="Times New Roman" w:hAnsi="Times New Roman"/>
          <w:color w:val="000000"/>
          <w:sz w:val="26"/>
          <w:szCs w:val="26"/>
          <w:lang w:val="en-US"/>
        </w:rPr>
      </w:pPr>
      <w:bookmarkStart w:id="37" w:name="_Toc263796545"/>
      <w:bookmarkStart w:id="38" w:name="_Toc266246084"/>
      <w:bookmarkStart w:id="39" w:name="_Toc266247040"/>
      <w:r>
        <w:rPr>
          <w:rFonts w:ascii="Times New Roman" w:hAnsi="Times New Roman"/>
          <w:color w:val="000000"/>
          <w:sz w:val="26"/>
          <w:szCs w:val="26"/>
          <w:lang w:val="en-US"/>
        </w:rPr>
        <w:t>Ứ</w:t>
      </w:r>
      <w:r w:rsidR="00CE7B0A" w:rsidRPr="00CE7B0A">
        <w:rPr>
          <w:rFonts w:ascii="Times New Roman" w:hAnsi="Times New Roman"/>
          <w:color w:val="000000"/>
          <w:sz w:val="26"/>
          <w:szCs w:val="26"/>
          <w:lang w:val="en-US"/>
        </w:rPr>
        <w:t>ng dụng luồng công việc</w:t>
      </w:r>
      <w:bookmarkEnd w:id="37"/>
      <w:bookmarkEnd w:id="38"/>
      <w:bookmarkEnd w:id="39"/>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r w:rsidR="008D3EB5">
        <w:rPr>
          <w:rFonts w:ascii="Times New Roman" w:hAnsi="Times New Roman"/>
          <w:i/>
          <w:sz w:val="26"/>
          <w:lang w:val="en-US"/>
        </w:rPr>
        <w:t xml:space="preserve"> đối với ứng dụng luồng công việc phục vụ cho lĩnh vực này</w:t>
      </w:r>
      <w:r>
        <w:rPr>
          <w:rFonts w:ascii="Times New Roman" w:hAnsi="Times New Roman"/>
          <w:i/>
          <w:sz w:val="26"/>
        </w:rPr>
        <w:t>.</w:t>
      </w:r>
    </w:p>
    <w:p w:rsidR="00AD09BC" w:rsidRPr="003A4F61" w:rsidRDefault="00AD09BC" w:rsidP="003A4F61">
      <w:pPr>
        <w:pStyle w:val="ListParagraph"/>
        <w:numPr>
          <w:ilvl w:val="0"/>
          <w:numId w:val="45"/>
        </w:numPr>
        <w:jc w:val="both"/>
        <w:outlineLvl w:val="0"/>
        <w:rPr>
          <w:rFonts w:ascii="Times New Roman" w:hAnsi="Times New Roman"/>
          <w:b/>
          <w:sz w:val="26"/>
        </w:rPr>
      </w:pPr>
      <w:bookmarkStart w:id="40" w:name="_Toc266246085"/>
      <w:bookmarkStart w:id="41" w:name="_Toc266247041"/>
      <w:r w:rsidRPr="003A4F61">
        <w:rPr>
          <w:rFonts w:ascii="Times New Roman" w:hAnsi="Times New Roman"/>
          <w:b/>
          <w:sz w:val="26"/>
        </w:rPr>
        <w:t>Tổng quan về luồng công việc</w:t>
      </w:r>
      <w:bookmarkEnd w:id="40"/>
      <w:bookmarkEnd w:id="41"/>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w:t>
      </w:r>
      <w:r w:rsidR="00B351B2">
        <w:rPr>
          <w:rFonts w:ascii="Times New Roman" w:hAnsi="Times New Roman"/>
          <w:sz w:val="26"/>
          <w:lang w:val="en-US"/>
        </w:rPr>
        <w:t xml:space="preserve"> và</w:t>
      </w:r>
      <w:r w:rsidR="00B351B2">
        <w:rPr>
          <w:rFonts w:ascii="Times New Roman" w:hAnsi="Times New Roman"/>
          <w:sz w:val="26"/>
        </w:rPr>
        <w:t xml:space="preserve"> </w:t>
      </w:r>
      <w:r>
        <w:rPr>
          <w:rFonts w:ascii="Times New Roman" w:hAnsi="Times New Roman"/>
          <w:sz w:val="26"/>
        </w:rPr>
        <w:t xml:space="preserve">được quản lý thực thi bằng </w:t>
      </w:r>
      <w:r w:rsidR="008C03AD">
        <w:rPr>
          <w:rFonts w:ascii="Times New Roman" w:hAnsi="Times New Roman"/>
          <w:sz w:val="26"/>
          <w:lang w:val="en-US"/>
        </w:rPr>
        <w:t>các luồng công việc</w:t>
      </w:r>
      <w:r>
        <w:rPr>
          <w:rFonts w:ascii="Times New Roman" w:hAnsi="Times New Roman"/>
          <w:sz w:val="26"/>
        </w:rPr>
        <w:t xml:space="preserve"> 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mô hình luồng công việc được mô hình hóa từ</w:t>
      </w:r>
      <w:r w:rsidR="00790303">
        <w:rPr>
          <w:rFonts w:ascii="Times New Roman" w:hAnsi="Times New Roman"/>
          <w:sz w:val="26"/>
          <w:lang w:val="en-US"/>
        </w:rPr>
        <w:t xml:space="preserve"> các</w:t>
      </w:r>
      <w:r>
        <w:rPr>
          <w:rFonts w:ascii="Times New Roman" w:hAnsi="Times New Roman"/>
          <w:sz w:val="26"/>
        </w:rPr>
        <w:t xml:space="preserve">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w:t>
      </w:r>
      <w:r w:rsidR="00F35081">
        <w:rPr>
          <w:rFonts w:ascii="Times New Roman" w:hAnsi="Times New Roman"/>
          <w:sz w:val="26"/>
          <w:lang w:val="en-US"/>
        </w:rPr>
        <w:t>T</w:t>
      </w:r>
      <w:r w:rsidR="00F35081">
        <w:rPr>
          <w:rFonts w:ascii="Times New Roman" w:hAnsi="Times New Roman"/>
          <w:sz w:val="26"/>
        </w:rPr>
        <w:t xml:space="preserve">uần </w:t>
      </w:r>
      <w:r>
        <w:rPr>
          <w:rFonts w:ascii="Times New Roman" w:hAnsi="Times New Roman"/>
          <w:sz w:val="26"/>
        </w:rPr>
        <w:t>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Tùy vào yêu cầu thực tế, các mốc thời </w:t>
      </w:r>
      <w:r>
        <w:rPr>
          <w:rFonts w:ascii="Times New Roman" w:hAnsi="Times New Roman"/>
          <w:sz w:val="26"/>
        </w:rPr>
        <w:lastRenderedPageBreak/>
        <w:t>gian này có thể là cố định hoặc không. Ngoài ra, một công việc thường được đặc trưng bởi quá trình thực hiện công việc đó. Và cũng t</w:t>
      </w:r>
      <w:r w:rsidR="00BE1205">
        <w:rPr>
          <w:rFonts w:ascii="Times New Roman" w:hAnsi="Times New Roman"/>
          <w:sz w:val="26"/>
          <w:lang w:val="en-US"/>
        </w:rPr>
        <w:t>ù</w:t>
      </w:r>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Pr="003A4F61" w:rsidRDefault="00AD09BC" w:rsidP="003A4F61">
      <w:pPr>
        <w:pStyle w:val="ListParagraph"/>
        <w:numPr>
          <w:ilvl w:val="0"/>
          <w:numId w:val="45"/>
        </w:numPr>
        <w:jc w:val="both"/>
        <w:outlineLvl w:val="0"/>
        <w:rPr>
          <w:rFonts w:ascii="Times New Roman" w:hAnsi="Times New Roman"/>
          <w:b/>
          <w:sz w:val="26"/>
        </w:rPr>
      </w:pPr>
      <w:bookmarkStart w:id="42" w:name="_Toc266246086"/>
      <w:bookmarkStart w:id="43" w:name="_Toc266247042"/>
      <w:r w:rsidRPr="003A4F61">
        <w:rPr>
          <w:rFonts w:ascii="Times New Roman" w:hAnsi="Times New Roman"/>
          <w:b/>
          <w:sz w:val="26"/>
        </w:rPr>
        <w:t>Luồng công việc trong quản lý thi, cấp chứng chỉ quốc gia</w:t>
      </w:r>
      <w:bookmarkEnd w:id="42"/>
      <w:bookmarkEnd w:id="43"/>
    </w:p>
    <w:p w:rsidR="001341EF" w:rsidRDefault="00AD09BC" w:rsidP="00D26559">
      <w:pPr>
        <w:ind w:firstLine="284"/>
        <w:jc w:val="both"/>
        <w:rPr>
          <w:rFonts w:ascii="Times New Roman" w:hAnsi="Times New Roman"/>
          <w:sz w:val="26"/>
          <w:lang w:val="en-US"/>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w:t>
      </w:r>
      <w:r w:rsidR="00BF7B4B">
        <w:rPr>
          <w:rFonts w:ascii="Times New Roman" w:hAnsi="Times New Roman"/>
          <w:sz w:val="26"/>
        </w:rPr>
        <w:t>c</w:t>
      </w:r>
      <w:r w:rsidR="00BF7B4B">
        <w:rPr>
          <w:rFonts w:ascii="Times New Roman" w:hAnsi="Times New Roman"/>
          <w:sz w:val="26"/>
          <w:lang w:val="en-US"/>
        </w:rPr>
        <w:t>ấ</w:t>
      </w:r>
      <w:r w:rsidR="00BF7B4B">
        <w:rPr>
          <w:rFonts w:ascii="Times New Roman" w:hAnsi="Times New Roman"/>
          <w:sz w:val="26"/>
        </w:rPr>
        <w:t xml:space="preserve">p </w:t>
      </w:r>
      <w:r>
        <w:rPr>
          <w:rFonts w:ascii="Times New Roman" w:hAnsi="Times New Roman"/>
          <w:sz w:val="26"/>
        </w:rPr>
        <w:t>chứng chỉ tin học Quốc gia</w:t>
      </w:r>
      <w:r w:rsidR="005C0534">
        <w:rPr>
          <w:rStyle w:val="FootnoteReference"/>
          <w:rFonts w:ascii="Times New Roman" w:hAnsi="Times New Roman"/>
          <w:sz w:val="26"/>
        </w:rPr>
        <w:footnoteReference w:id="3"/>
      </w:r>
      <w:r>
        <w:rPr>
          <w:rFonts w:ascii="Times New Roman" w:hAnsi="Times New Roman"/>
          <w:sz w:val="26"/>
        </w:rPr>
        <w:t xml:space="preserve">. </w:t>
      </w:r>
    </w:p>
    <w:p w:rsidR="00AD09BC" w:rsidRDefault="00AD09BC" w:rsidP="00D26559">
      <w:pPr>
        <w:ind w:firstLine="284"/>
        <w:jc w:val="both"/>
        <w:rPr>
          <w:rFonts w:ascii="Times New Roman" w:hAnsi="Times New Roman"/>
          <w:sz w:val="26"/>
        </w:rPr>
      </w:pPr>
      <w:r>
        <w:rPr>
          <w:rFonts w:ascii="Times New Roman" w:hAnsi="Times New Roman"/>
          <w:sz w:val="26"/>
        </w:rPr>
        <w:t>Một quy trình thi chuẩn bao gồm nhiều công việc xảy ra đồng thời hoặc nối tiếp nhau</w:t>
      </w:r>
      <w:r w:rsidR="001341EF">
        <w:rPr>
          <w:rFonts w:ascii="Times New Roman" w:hAnsi="Times New Roman"/>
          <w:sz w:val="26"/>
          <w:lang w:val="en-US"/>
        </w:rPr>
        <w:t xml:space="preserve">, </w:t>
      </w:r>
      <w:r w:rsidR="001341EF">
        <w:rPr>
          <w:rFonts w:ascii="Times New Roman" w:hAnsi="Times New Roman"/>
          <w:color w:val="000000"/>
          <w:sz w:val="26"/>
          <w:szCs w:val="26"/>
        </w:rPr>
        <w:t xml:space="preserve">được đặc trưng bởi ngày </w:t>
      </w:r>
      <w:r w:rsidR="001341EF">
        <w:rPr>
          <w:rFonts w:ascii="Times New Roman" w:hAnsi="Times New Roman"/>
          <w:color w:val="000000"/>
          <w:sz w:val="26"/>
          <w:szCs w:val="26"/>
          <w:lang w:val="en-US"/>
        </w:rPr>
        <w:t xml:space="preserve">thi và địa điểm tổ chức thi. Địa điểm thi có thể là ngay tại đơn vị tổ chức thi và cấp chứng chỉ, cũng có thể là tại các đơn vị khác có liên kết đào tạo với đơn vị này </w:t>
      </w:r>
      <w:r w:rsidR="001341EF">
        <w:rPr>
          <w:rStyle w:val="FootnoteReference"/>
          <w:rFonts w:ascii="Times New Roman" w:hAnsi="Times New Roman"/>
          <w:color w:val="000000"/>
          <w:sz w:val="26"/>
          <w:szCs w:val="26"/>
          <w:lang w:val="en-US"/>
        </w:rPr>
        <w:footnoteReference w:id="4"/>
      </w:r>
      <w:r w:rsidR="001341EF">
        <w:rPr>
          <w:rFonts w:ascii="Times New Roman" w:hAnsi="Times New Roman"/>
          <w:color w:val="000000"/>
          <w:sz w:val="26"/>
          <w:szCs w:val="26"/>
        </w:rPr>
        <w:t xml:space="preserve">. </w:t>
      </w:r>
      <w:r w:rsidR="001341EF">
        <w:rPr>
          <w:rFonts w:ascii="Times New Roman" w:hAnsi="Times New Roman"/>
          <w:color w:val="000000"/>
          <w:sz w:val="26"/>
          <w:szCs w:val="26"/>
          <w:lang w:val="en-US"/>
        </w:rPr>
        <w:t xml:space="preserve">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w:t>
      </w:r>
      <w:r w:rsidR="00B71A70">
        <w:rPr>
          <w:rFonts w:ascii="Times New Roman" w:hAnsi="Times New Roman"/>
          <w:sz w:val="26"/>
          <w:lang w:val="en-US"/>
        </w:rPr>
        <w:t xml:space="preserve"> thừa hành</w:t>
      </w:r>
      <w:r w:rsidR="00A82C47">
        <w:rPr>
          <w:rFonts w:ascii="Times New Roman" w:hAnsi="Times New Roman"/>
          <w:sz w:val="26"/>
          <w:lang w:val="en-US"/>
        </w:rPr>
        <w:t xml:space="preserve"> (là nhân viên trực tiếp thực hiện công việc) </w:t>
      </w:r>
      <w:r w:rsidR="00A82C47">
        <w:rPr>
          <w:rStyle w:val="FootnoteReference"/>
          <w:rFonts w:ascii="Times New Roman" w:hAnsi="Times New Roman"/>
          <w:sz w:val="26"/>
          <w:lang w:val="en-US"/>
        </w:rPr>
        <w:footnoteReference w:id="5"/>
      </w:r>
      <w:r w:rsidRPr="00A36DD3">
        <w:rPr>
          <w:rFonts w:ascii="Times New Roman" w:hAnsi="Times New Roman"/>
          <w:sz w:val="26"/>
        </w:rPr>
        <w:t xml:space="preserve">cùng phụ </w:t>
      </w:r>
      <w:r w:rsidR="00B71A70">
        <w:rPr>
          <w:rFonts w:ascii="Times New Roman" w:hAnsi="Times New Roman"/>
          <w:sz w:val="26"/>
          <w:lang w:val="en-US"/>
        </w:rPr>
        <w:t>trách,</w:t>
      </w:r>
      <w:r w:rsidR="000C0FA4">
        <w:rPr>
          <w:rFonts w:ascii="Times New Roman" w:hAnsi="Times New Roman"/>
          <w:sz w:val="26"/>
          <w:lang w:val="en-US"/>
        </w:rPr>
        <w:t xml:space="preserve"> đồng thời</w:t>
      </w:r>
      <w:r w:rsidRPr="00A36DD3">
        <w:rPr>
          <w:rFonts w:ascii="Times New Roman" w:hAnsi="Times New Roman"/>
          <w:sz w:val="26"/>
        </w:rPr>
        <w:t xml:space="preserve"> mỗi nhân </w:t>
      </w:r>
      <w:r w:rsidR="00A82C47">
        <w:rPr>
          <w:rFonts w:ascii="Times New Roman" w:hAnsi="Times New Roman"/>
          <w:sz w:val="26"/>
          <w:lang w:val="en-US"/>
        </w:rPr>
        <w:t>viên</w:t>
      </w:r>
      <w:r w:rsidRPr="00A36DD3">
        <w:rPr>
          <w:rFonts w:ascii="Times New Roman" w:hAnsi="Times New Roman"/>
          <w:sz w:val="26"/>
        </w:rPr>
        <w:t xml:space="preserve">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Pr="003A4F61" w:rsidRDefault="00AD09BC" w:rsidP="003A4F61">
      <w:pPr>
        <w:pStyle w:val="ListParagraph"/>
        <w:numPr>
          <w:ilvl w:val="1"/>
          <w:numId w:val="45"/>
        </w:numPr>
        <w:jc w:val="both"/>
        <w:outlineLvl w:val="1"/>
        <w:rPr>
          <w:rFonts w:ascii="Times New Roman" w:hAnsi="Times New Roman"/>
          <w:b/>
          <w:sz w:val="26"/>
        </w:rPr>
      </w:pPr>
      <w:bookmarkStart w:id="44" w:name="_Toc266246087"/>
      <w:bookmarkStart w:id="45" w:name="_Toc266247043"/>
      <w:r w:rsidRPr="003A4F61">
        <w:rPr>
          <w:rFonts w:ascii="Times New Roman" w:hAnsi="Times New Roman"/>
          <w:b/>
          <w:sz w:val="26"/>
        </w:rPr>
        <w:t xml:space="preserve">Các quy trình </w:t>
      </w:r>
      <w:r w:rsidR="005A40F3" w:rsidRPr="003A4F61">
        <w:rPr>
          <w:rFonts w:ascii="Times New Roman" w:hAnsi="Times New Roman"/>
          <w:b/>
          <w:sz w:val="26"/>
        </w:rPr>
        <w:t>ứng dụng</w:t>
      </w:r>
      <w:bookmarkEnd w:id="44"/>
      <w:bookmarkEnd w:id="45"/>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Một quy trình </w:t>
      </w:r>
      <w:r w:rsidR="00E6173B">
        <w:rPr>
          <w:rFonts w:ascii="Times New Roman" w:hAnsi="Times New Roman"/>
          <w:color w:val="000000"/>
          <w:sz w:val="26"/>
          <w:szCs w:val="26"/>
          <w:lang w:val="en-US"/>
        </w:rPr>
        <w:t>thi</w:t>
      </w:r>
      <w:r w:rsidRPr="003D22F6">
        <w:rPr>
          <w:rFonts w:ascii="Times New Roman" w:hAnsi="Times New Roman"/>
          <w:color w:val="000000"/>
          <w:sz w:val="26"/>
          <w:szCs w:val="26"/>
        </w:rPr>
        <w:t xml:space="preserve"> bao gồm 2 giai</w:t>
      </w:r>
      <w:bookmarkStart w:id="46" w:name="h1"/>
      <w:r w:rsidR="00BE363E" w:rsidRPr="00BE363E">
        <w:rPr>
          <w:lang w:val="en-US"/>
        </w:rPr>
        <w:pict>
          <v:group id="_x0000_s1027" editas="canvas" style="position:absolute;margin-left:139.9pt;margin-top:1.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831EFA" w:rsidRPr="00C45144" w:rsidRDefault="00831EFA"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831EFA" w:rsidRPr="00B57DD6" w:rsidRDefault="00831EFA"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831EFA" w:rsidRPr="004C2EC9" w:rsidRDefault="00831EFA"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831EFA" w:rsidRPr="004C2EC9" w:rsidRDefault="00831EFA"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831EFA" w:rsidRPr="002D0673" w:rsidRDefault="00831EFA"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831EFA" w:rsidRPr="00B57DD6" w:rsidRDefault="00831EFA"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831EFA" w:rsidRPr="004C2EC9" w:rsidRDefault="00831EFA"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831EFA" w:rsidRPr="004C2EC9" w:rsidRDefault="00831EFA" w:rsidP="003F03AC"/>
                  </w:txbxContent>
                </v:textbox>
              </v:rect>
            </v:group>
            <w10:wrap type="square"/>
          </v:group>
        </w:pict>
      </w:r>
      <w:bookmarkEnd w:id="46"/>
      <w:r w:rsidRPr="003D22F6">
        <w:rPr>
          <w:rFonts w:ascii="Times New Roman" w:hAnsi="Times New Roman"/>
          <w:color w:val="000000"/>
          <w:sz w:val="26"/>
          <w:szCs w:val="26"/>
        </w:rPr>
        <w:t xml:space="preserve"> đoạn chính: </w:t>
      </w:r>
      <w:r w:rsidRPr="00394690">
        <w:rPr>
          <w:rFonts w:ascii="Times New Roman" w:hAnsi="Times New Roman"/>
          <w:i/>
          <w:color w:val="000000"/>
          <w:sz w:val="26"/>
          <w:szCs w:val="26"/>
        </w:rPr>
        <w:t>Tổ chức thi</w:t>
      </w:r>
      <w:r w:rsidRPr="003D22F6">
        <w:rPr>
          <w:rFonts w:ascii="Times New Roman" w:hAnsi="Times New Roman"/>
          <w:color w:val="000000"/>
          <w:sz w:val="26"/>
          <w:szCs w:val="26"/>
        </w:rPr>
        <w:t xml:space="preserve"> và </w:t>
      </w:r>
      <w:r w:rsidRPr="00394690">
        <w:rPr>
          <w:rFonts w:ascii="Times New Roman" w:hAnsi="Times New Roman"/>
          <w:i/>
          <w:color w:val="000000"/>
          <w:sz w:val="26"/>
          <w:szCs w:val="26"/>
        </w:rPr>
        <w:t>Cấp chứng chỉ</w:t>
      </w:r>
      <w:r w:rsidRPr="003D22F6">
        <w:rPr>
          <w:rFonts w:ascii="Times New Roman" w:hAnsi="Times New Roman"/>
          <w:color w:val="000000"/>
          <w:sz w:val="26"/>
          <w:szCs w:val="26"/>
        </w:rPr>
        <w:t xml:space="preserve">.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w:t>
      </w:r>
      <w:r w:rsidR="002F0658">
        <w:rPr>
          <w:rFonts w:ascii="Times New Roman" w:hAnsi="Times New Roman"/>
          <w:color w:val="000000"/>
          <w:sz w:val="26"/>
          <w:szCs w:val="26"/>
        </w:rPr>
        <w:t>H2.</w:t>
      </w:r>
      <w:r w:rsidRPr="003D22F6">
        <w:rPr>
          <w:rFonts w:ascii="Times New Roman" w:hAnsi="Times New Roman"/>
          <w:color w:val="000000"/>
          <w:sz w:val="26"/>
          <w:szCs w:val="26"/>
        </w:rPr>
        <w:t xml:space="preserve"> và </w:t>
      </w:r>
      <w:r w:rsidR="003B2FF9">
        <w:rPr>
          <w:rFonts w:ascii="Times New Roman" w:hAnsi="Times New Roman"/>
          <w:color w:val="000000"/>
          <w:sz w:val="26"/>
          <w:szCs w:val="26"/>
        </w:rPr>
        <w:t>H3.</w:t>
      </w:r>
      <w:r w:rsidRPr="003D22F6">
        <w:rPr>
          <w:rFonts w:ascii="Times New Roman" w:hAnsi="Times New Roman"/>
          <w:color w:val="000000"/>
          <w:sz w:val="26"/>
          <w:szCs w:val="26"/>
        </w:rPr>
        <w:t>).</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Giai </w:t>
      </w:r>
      <w:r w:rsidRPr="00394690">
        <w:rPr>
          <w:rFonts w:ascii="Times New Roman" w:hAnsi="Times New Roman"/>
          <w:color w:val="000000"/>
          <w:sz w:val="26"/>
          <w:szCs w:val="26"/>
        </w:rPr>
        <w:t>đoạn Tổ chức thi kéo</w:t>
      </w:r>
      <w:r w:rsidRPr="003D22F6">
        <w:rPr>
          <w:rFonts w:ascii="Times New Roman" w:hAnsi="Times New Roman"/>
          <w:color w:val="000000"/>
          <w:sz w:val="26"/>
          <w:szCs w:val="26"/>
        </w:rPr>
        <w:t xml:space="preserve"> dài từ thời điểm bắt đầu nhận hồ sơ đăng ký dự thi của thí sinh đến thời điểm công bố điểm thi phúc khảo. Khi giai đoạn này kết thúc, danh sách thí sinh thi đạt sẽ được duyệt và xin cấp chứng chỉ. Khi đó, giai </w:t>
      </w:r>
      <w:r w:rsidRPr="00394690">
        <w:rPr>
          <w:rFonts w:ascii="Times New Roman" w:hAnsi="Times New Roman"/>
          <w:color w:val="000000"/>
          <w:sz w:val="26"/>
          <w:szCs w:val="26"/>
        </w:rPr>
        <w:t>đoạn Cấp chứng chỉ được bắt</w:t>
      </w:r>
      <w:r w:rsidRPr="003D22F6">
        <w:rPr>
          <w:rFonts w:ascii="Times New Roman" w:hAnsi="Times New Roman"/>
          <w:color w:val="000000"/>
          <w:sz w:val="26"/>
          <w:szCs w:val="26"/>
        </w:rPr>
        <w:t xml:space="preserve"> đầu và kéo dài cho đến khi các chứng chỉ đã được hoàn tất và sẵn sàng cấp.</w:t>
      </w:r>
    </w:p>
    <w:p w:rsidR="001341EF" w:rsidRPr="001341EF" w:rsidRDefault="001341EF" w:rsidP="00D26559">
      <w:pPr>
        <w:pStyle w:val="ListParagraph"/>
        <w:ind w:left="0" w:firstLine="360"/>
        <w:jc w:val="both"/>
        <w:rPr>
          <w:rFonts w:ascii="Times New Roman" w:hAnsi="Times New Roman"/>
          <w:color w:val="000000"/>
          <w:sz w:val="26"/>
          <w:szCs w:val="26"/>
          <w:lang w:val="en-US"/>
        </w:rPr>
      </w:pPr>
    </w:p>
    <w:p w:rsidR="00AD09BC" w:rsidRPr="003A4F61" w:rsidRDefault="00BE363E" w:rsidP="003A4F61">
      <w:pPr>
        <w:pStyle w:val="ListParagraph"/>
        <w:numPr>
          <w:ilvl w:val="2"/>
          <w:numId w:val="45"/>
        </w:numPr>
        <w:jc w:val="both"/>
        <w:outlineLvl w:val="2"/>
        <w:rPr>
          <w:rFonts w:ascii="Times New Roman" w:hAnsi="Times New Roman"/>
          <w:b/>
          <w:sz w:val="26"/>
        </w:rPr>
      </w:pPr>
      <w:r w:rsidRPr="003A4F61">
        <w:rPr>
          <w:b/>
          <w:lang w:val="en-US"/>
        </w:rPr>
        <w:pict>
          <v:shapetype id="_x0000_t202" coordsize="21600,21600" o:spt="202" path="m,l,21600r21600,l21600,xe">
            <v:stroke joinstyle="miter"/>
            <v:path gradientshapeok="t" o:connecttype="rect"/>
          </v:shapetype>
          <v:shape id="_x0000_s1026" type="#_x0000_t202" style="position:absolute;left:0;text-align:left;margin-left:326.7pt;margin-top:14.5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831EFA" w:rsidRPr="00E611A9" w:rsidRDefault="00831EFA"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bookmarkStart w:id="47" w:name="_Toc266246088"/>
      <w:bookmarkStart w:id="48" w:name="_Toc266247044"/>
      <w:r w:rsidR="00AD09BC" w:rsidRPr="003A4F61">
        <w:rPr>
          <w:rFonts w:ascii="Times New Roman" w:hAnsi="Times New Roman"/>
          <w:b/>
          <w:sz w:val="26"/>
        </w:rPr>
        <w:t>Quy trình tổ chức thi</w:t>
      </w:r>
      <w:bookmarkEnd w:id="47"/>
      <w:bookmarkEnd w:id="48"/>
    </w:p>
    <w:p w:rsidR="00AD09BC" w:rsidRPr="007C4EF7" w:rsidRDefault="00AD09BC" w:rsidP="00D26559">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Hình vẽ </w:t>
      </w:r>
      <w:r w:rsidR="002F0658">
        <w:rPr>
          <w:rFonts w:ascii="Times New Roman" w:hAnsi="Times New Roman"/>
          <w:color w:val="000000"/>
          <w:sz w:val="26"/>
          <w:szCs w:val="26"/>
        </w:rPr>
        <w:t>H2.</w:t>
      </w:r>
      <w:r w:rsidRPr="003D22F6">
        <w:rPr>
          <w:rFonts w:ascii="Times New Roman" w:hAnsi="Times New Roman"/>
          <w:color w:val="000000"/>
          <w:sz w:val="26"/>
          <w:szCs w:val="26"/>
        </w:rPr>
        <w:t xml:space="preserve"> mô tả </w:t>
      </w:r>
      <w:r w:rsidRPr="001E52A4">
        <w:rPr>
          <w:rFonts w:ascii="Times New Roman" w:hAnsi="Times New Roman"/>
          <w:color w:val="000000"/>
          <w:sz w:val="26"/>
          <w:szCs w:val="26"/>
        </w:rPr>
        <w:t xml:space="preserve">một cách chi tiết các công việc cần được thực hiện để phục vụ cho quy trình tổ chức thi. Mỗi ô </w:t>
      </w:r>
      <w:r w:rsidRPr="001E52A4">
        <w:rPr>
          <w:rFonts w:ascii="Times New Roman" w:hAnsi="Times New Roman"/>
          <w:color w:val="000000"/>
          <w:sz w:val="26"/>
          <w:szCs w:val="26"/>
        </w:rPr>
        <w:lastRenderedPageBreak/>
        <w:t>hình chữ nhật trong sơ đồ thể hiện cho một đơn vị công</w:t>
      </w:r>
      <w:r w:rsidRPr="003D22F6">
        <w:rPr>
          <w:rFonts w:ascii="Times New Roman" w:hAnsi="Times New Roman"/>
          <w:color w:val="000000"/>
          <w:sz w:val="26"/>
          <w:szCs w:val="26"/>
        </w:rPr>
        <w:t xml:space="preserve"> việc</w:t>
      </w:r>
      <w:r w:rsidR="00376967">
        <w:rPr>
          <w:rFonts w:ascii="Times New Roman" w:hAnsi="Times New Roman"/>
          <w:color w:val="000000"/>
          <w:sz w:val="26"/>
          <w:szCs w:val="26"/>
          <w:lang w:val="en-US"/>
        </w:rPr>
        <w:t>, k</w:t>
      </w:r>
      <w:r w:rsidRPr="003D22F6">
        <w:rPr>
          <w:rFonts w:ascii="Times New Roman" w:hAnsi="Times New Roman"/>
          <w:color w:val="000000"/>
          <w:sz w:val="26"/>
          <w:szCs w:val="26"/>
        </w:rPr>
        <w:t xml:space="preserve">èm theo đó là thông tin về ngày bắt đầu và ngày kết thúc đơn vị công việc đó. </w:t>
      </w:r>
    </w:p>
    <w:p w:rsidR="00AD09BC" w:rsidRDefault="003A3888" w:rsidP="00D26559">
      <w:pPr>
        <w:keepNext/>
        <w:ind w:firstLine="270"/>
        <w:contextualSpacing/>
        <w:jc w:val="center"/>
        <w:rPr>
          <w:rFonts w:ascii="Times New Roman" w:hAnsi="Times New Roman"/>
          <w:color w:val="000000"/>
          <w:sz w:val="26"/>
          <w:szCs w:val="26"/>
        </w:rPr>
      </w:pPr>
      <w:bookmarkStart w:id="49" w:name="h2"/>
      <w:r>
        <w:rPr>
          <w:rFonts w:ascii="Times New Roman" w:hAnsi="Times New Roman"/>
          <w:color w:val="000000"/>
          <w:sz w:val="26"/>
          <w:szCs w:val="26"/>
          <w:lang w:val="en-US"/>
        </w:rPr>
        <w:drawing>
          <wp:inline distT="0" distB="0" distL="0" distR="0">
            <wp:extent cx="4718128" cy="7087649"/>
            <wp:effectExtent l="19050" t="0" r="6272"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720846" cy="7091732"/>
                    </a:xfrm>
                    <a:prstGeom prst="rect">
                      <a:avLst/>
                    </a:prstGeom>
                    <a:noFill/>
                    <a:ln w="9525">
                      <a:noFill/>
                      <a:miter lim="800000"/>
                      <a:headEnd/>
                      <a:tailEnd/>
                    </a:ln>
                  </pic:spPr>
                </pic:pic>
              </a:graphicData>
            </a:graphic>
          </wp:inline>
        </w:drawing>
      </w:r>
      <w:bookmarkEnd w:id="49"/>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w:t>
      </w:r>
      <w:r w:rsidRPr="00827EFE">
        <w:rPr>
          <w:rFonts w:ascii="Times New Roman" w:hAnsi="Times New Roman"/>
          <w:b/>
          <w:bCs/>
          <w:color w:val="1F497D"/>
          <w:sz w:val="26"/>
          <w:szCs w:val="26"/>
        </w:rPr>
        <w:t xml:space="preserve"> Quy trình tổ chức thi</w:t>
      </w:r>
    </w:p>
    <w:p w:rsidR="004B1B99" w:rsidRDefault="00B95CFE"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đã trình bày ở trên, ngày thi là thông tin đặc trưng </w:t>
      </w:r>
      <w:r w:rsidR="005915B3">
        <w:rPr>
          <w:rFonts w:ascii="Times New Roman" w:hAnsi="Times New Roman"/>
          <w:color w:val="000000"/>
          <w:sz w:val="26"/>
          <w:szCs w:val="26"/>
          <w:lang w:val="en-US"/>
        </w:rPr>
        <w:t xml:space="preserve">quan trọng nhất </w:t>
      </w:r>
      <w:r>
        <w:rPr>
          <w:rFonts w:ascii="Times New Roman" w:hAnsi="Times New Roman"/>
          <w:color w:val="000000"/>
          <w:sz w:val="26"/>
          <w:szCs w:val="26"/>
          <w:lang w:val="en-US"/>
        </w:rPr>
        <w:t>cho mỗi đợt thi. Và theo đó, trong mô hình luồng công việ</w:t>
      </w:r>
      <w:r w:rsidR="005915B3">
        <w:rPr>
          <w:rFonts w:ascii="Times New Roman" w:hAnsi="Times New Roman"/>
          <w:color w:val="000000"/>
          <w:sz w:val="26"/>
          <w:szCs w:val="26"/>
          <w:lang w:val="en-US"/>
        </w:rPr>
        <w:t>c, đơn vị công việc Thi cũng là công việc quan trọng nhất</w:t>
      </w:r>
      <w:r w:rsidR="00EF092B">
        <w:rPr>
          <w:rFonts w:ascii="Times New Roman" w:hAnsi="Times New Roman"/>
          <w:color w:val="000000"/>
          <w:sz w:val="26"/>
          <w:szCs w:val="26"/>
          <w:lang w:val="en-US"/>
        </w:rPr>
        <w:t>. Gọi t là ngày thi, khi đó lấy t làm chuẩn sẽ tính được tất cả các mốc thời gian cho các đơn vị công việc khác.</w:t>
      </w:r>
      <w:r w:rsidR="00A77100">
        <w:rPr>
          <w:rFonts w:ascii="Times New Roman" w:hAnsi="Times New Roman"/>
          <w:color w:val="000000"/>
          <w:sz w:val="26"/>
          <w:szCs w:val="26"/>
          <w:lang w:val="en-US"/>
        </w:rPr>
        <w:t xml:space="preserve">  Ví dụ, công việc Nhận hồ sơ đăng ký </w:t>
      </w:r>
      <w:r w:rsidR="00A77100">
        <w:rPr>
          <w:rFonts w:ascii="Times New Roman" w:hAnsi="Times New Roman"/>
          <w:color w:val="000000"/>
          <w:sz w:val="26"/>
          <w:szCs w:val="26"/>
          <w:lang w:val="en-US"/>
        </w:rPr>
        <w:lastRenderedPageBreak/>
        <w:t>thi có mốc thời gian bắt đầu là t – 21 mang ý nghĩa:  thời điểm bắt đầu nhận hồ sơ đăng ký thi là ngày thứ 21 trước ngày thi</w:t>
      </w:r>
      <w:r w:rsidR="00407358">
        <w:rPr>
          <w:rFonts w:ascii="Times New Roman" w:hAnsi="Times New Roman"/>
          <w:color w:val="000000"/>
          <w:sz w:val="26"/>
          <w:szCs w:val="26"/>
          <w:lang w:val="en-US"/>
        </w:rPr>
        <w:t>; Hoặc công việc Chấm thi có mốc thời gian kết thúc là t + 7 mang ý nghĩa: công việc chấm thi sẽ kết thúc muộn nhất là ngày thứ 7 sau ngày thi</w:t>
      </w:r>
      <w:r w:rsidR="00A830EA">
        <w:rPr>
          <w:rFonts w:ascii="Times New Roman" w:hAnsi="Times New Roman"/>
          <w:color w:val="000000"/>
          <w:sz w:val="26"/>
          <w:szCs w:val="26"/>
          <w:lang w:val="en-US"/>
        </w:rPr>
        <w:t xml:space="preserve"> </w:t>
      </w:r>
      <w:r w:rsidR="00556FA2">
        <w:rPr>
          <w:rFonts w:ascii="Times New Roman" w:hAnsi="Times New Roman"/>
          <w:color w:val="000000"/>
          <w:sz w:val="26"/>
          <w:szCs w:val="26"/>
          <w:lang w:val="en-US"/>
        </w:rPr>
        <w:t>v</w:t>
      </w:r>
      <w:r w:rsidR="00A830EA">
        <w:rPr>
          <w:rFonts w:ascii="Times New Roman" w:hAnsi="Times New Roman"/>
          <w:color w:val="000000"/>
          <w:sz w:val="26"/>
          <w:szCs w:val="26"/>
          <w:lang w:val="en-US"/>
        </w:rPr>
        <w:t>.v…</w:t>
      </w:r>
    </w:p>
    <w:p w:rsidR="00556FA2" w:rsidRDefault="0062482B"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Trong hình vẽ H2, những công việc diễn ra song song một phần hoặc song song toàn bộ sẽ được biểu diễn ngang hàng nhau.</w:t>
      </w:r>
      <w:r w:rsidR="007D4F69">
        <w:rPr>
          <w:rFonts w:ascii="Times New Roman" w:hAnsi="Times New Roman"/>
          <w:color w:val="000000"/>
          <w:sz w:val="26"/>
          <w:szCs w:val="26"/>
          <w:lang w:val="en-US"/>
        </w:rPr>
        <w:t xml:space="preserve"> Cụ thể hơn, công việc Nhận hồ sơ đăng ký thi và Phân công chấm thi là song song hoàn toàn, chúng được thực hiện trong cùng một khoảng thời gian</w:t>
      </w:r>
      <w:r w:rsidR="000112CA">
        <w:rPr>
          <w:rFonts w:ascii="Times New Roman" w:hAnsi="Times New Roman"/>
          <w:color w:val="000000"/>
          <w:sz w:val="26"/>
          <w:szCs w:val="26"/>
          <w:lang w:val="en-US"/>
        </w:rPr>
        <w:t xml:space="preserve"> từ ngày t – 21 đến t – 4</w:t>
      </w:r>
      <w:r w:rsidR="007D4F69">
        <w:rPr>
          <w:rFonts w:ascii="Times New Roman" w:hAnsi="Times New Roman"/>
          <w:color w:val="000000"/>
          <w:sz w:val="26"/>
          <w:szCs w:val="26"/>
          <w:lang w:val="en-US"/>
        </w:rPr>
        <w:t>; trong khi đó công việc Kiểm tra điểm thi và Nộp bảng điểm gốc là song song một phần (chỉ diễn ra đồng thời trong ngày t + 12).</w:t>
      </w:r>
      <w:r w:rsidR="00635F70">
        <w:rPr>
          <w:rFonts w:ascii="Times New Roman" w:hAnsi="Times New Roman"/>
          <w:color w:val="000000"/>
          <w:sz w:val="26"/>
          <w:szCs w:val="26"/>
          <w:lang w:val="en-US"/>
        </w:rPr>
        <w:t xml:space="preserve"> Ngoài ra, với các công việc diễn ra nối tiếp nhau sẽ được mô hình hóa dạng nối tiếp, ví dụ: công việc Thi, Chấm </w:t>
      </w:r>
      <w:r w:rsidR="00B879B3">
        <w:rPr>
          <w:rFonts w:ascii="Times New Roman" w:hAnsi="Times New Roman"/>
          <w:color w:val="000000"/>
          <w:sz w:val="26"/>
          <w:szCs w:val="26"/>
          <w:lang w:val="en-US"/>
        </w:rPr>
        <w:t>t</w:t>
      </w:r>
      <w:r w:rsidR="00635F70">
        <w:rPr>
          <w:rFonts w:ascii="Times New Roman" w:hAnsi="Times New Roman"/>
          <w:color w:val="000000"/>
          <w:sz w:val="26"/>
          <w:szCs w:val="26"/>
          <w:lang w:val="en-US"/>
        </w:rPr>
        <w:t>hi…</w:t>
      </w:r>
      <w:r w:rsidR="0036540C">
        <w:rPr>
          <w:rFonts w:ascii="Times New Roman" w:hAnsi="Times New Roman"/>
          <w:color w:val="000000"/>
          <w:sz w:val="26"/>
          <w:szCs w:val="26"/>
          <w:lang w:val="en-US"/>
        </w:rPr>
        <w:t xml:space="preserve"> </w:t>
      </w:r>
    </w:p>
    <w:p w:rsidR="00515499" w:rsidRDefault="00072371"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Đến đây, cũng cần nhấn mạnh lại </w:t>
      </w:r>
      <w:r w:rsidR="00396C5B">
        <w:rPr>
          <w:rFonts w:ascii="Times New Roman" w:hAnsi="Times New Roman"/>
          <w:color w:val="000000"/>
          <w:sz w:val="26"/>
          <w:szCs w:val="26"/>
          <w:lang w:val="en-US"/>
        </w:rPr>
        <w:t>rằng m</w:t>
      </w:r>
      <w:r w:rsidR="00396C5B" w:rsidRPr="00396C5B">
        <w:rPr>
          <w:rFonts w:ascii="Times New Roman" w:hAnsi="Times New Roman"/>
          <w:color w:val="000000"/>
          <w:sz w:val="26"/>
          <w:szCs w:val="26"/>
          <w:lang w:val="en-US"/>
        </w:rPr>
        <w:t>ột mô hình luồng công việc được mô hình hóa từ các yêu cầu thực tiễn và sự thực hiện các quy trình nghiệp vụ tương ứng</w:t>
      </w:r>
      <w:r w:rsidR="00396C5B">
        <w:rPr>
          <w:rFonts w:ascii="Times New Roman" w:hAnsi="Times New Roman"/>
          <w:color w:val="000000"/>
          <w:sz w:val="26"/>
          <w:szCs w:val="26"/>
          <w:lang w:val="en-US"/>
        </w:rPr>
        <w:t>. Việc sắp xếp thực hiện một số công việc song song nhau nhằm mục đích rút ngắn tối đa tổng thời gian thực hiện của cả quy trình thi. Tuy nhiên cũng có một số công việc (mà theo tính chất của công việc đó) bắt buộc phải thực hiện tuần tự nhau. Trong những trường hợp này, thông thường sự kết thúc công việc trước là điều kiện cần và đủ để bắt đầu công việc sau. Cụ thể hơn, trong luồng công việc của quy trình tổ chức thi, công việc Chấm thi không thể diễn ra trước hoặc đồng thời với công việc Thi được, vì như vậy là phi thực tế.</w:t>
      </w:r>
    </w:p>
    <w:p w:rsidR="00AD09BC" w:rsidRPr="003A4F61" w:rsidRDefault="00AD09BC" w:rsidP="003A4F61">
      <w:pPr>
        <w:pStyle w:val="ListParagraph"/>
        <w:numPr>
          <w:ilvl w:val="2"/>
          <w:numId w:val="45"/>
        </w:numPr>
        <w:ind w:left="630"/>
        <w:jc w:val="both"/>
        <w:outlineLvl w:val="2"/>
        <w:rPr>
          <w:rFonts w:ascii="Times New Roman" w:hAnsi="Times New Roman"/>
          <w:b/>
          <w:sz w:val="26"/>
        </w:rPr>
      </w:pPr>
      <w:bookmarkStart w:id="50" w:name="_Toc266246089"/>
      <w:bookmarkStart w:id="51" w:name="_Toc266247045"/>
      <w:r w:rsidRPr="003A4F61">
        <w:rPr>
          <w:rFonts w:ascii="Times New Roman" w:hAnsi="Times New Roman"/>
          <w:b/>
          <w:sz w:val="26"/>
        </w:rPr>
        <w:t>Quy trình cấp chứng chỉ</w:t>
      </w:r>
      <w:bookmarkEnd w:id="50"/>
      <w:bookmarkEnd w:id="51"/>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tuy nhiên lại phụ thuộc rất nhiều vào các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bên ngoài. Chính vì lý do này, các mốc thời gian trong quy trình này hầu hết là tương đối. Việc thực thi các công việc chịu sự chi phối của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r w:rsidR="00B35691">
        <w:rPr>
          <w:rFonts w:ascii="Times New Roman" w:hAnsi="Times New Roman"/>
          <w:color w:val="000000"/>
          <w:sz w:val="26"/>
          <w:szCs w:val="26"/>
          <w:lang w:val="en-US"/>
        </w:rPr>
        <w:t>Đơn vị tổ chức thi không làm chủ được về t</w:t>
      </w:r>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r w:rsidR="00B35691">
        <w:rPr>
          <w:rFonts w:ascii="Times New Roman" w:hAnsi="Times New Roman"/>
          <w:color w:val="000000"/>
          <w:sz w:val="26"/>
          <w:szCs w:val="26"/>
          <w:lang w:val="en-US"/>
        </w:rPr>
        <w:t>.</w:t>
      </w:r>
      <w:r w:rsidRPr="003D22F6">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Thông thường, vào ngày t + 40 là </w:t>
      </w:r>
      <w:r w:rsidR="00B35691">
        <w:rPr>
          <w:rFonts w:ascii="Times New Roman" w:hAnsi="Times New Roman"/>
          <w:color w:val="000000"/>
          <w:sz w:val="26"/>
          <w:szCs w:val="26"/>
          <w:lang w:val="en-US"/>
        </w:rPr>
        <w:t xml:space="preserve">phôi </w:t>
      </w:r>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bookmarkStart w:id="52" w:name="h3"/>
      <w:r>
        <w:rPr>
          <w:rFonts w:ascii="Times New Roman" w:hAnsi="Times New Roman"/>
          <w:color w:val="000000"/>
          <w:sz w:val="26"/>
          <w:szCs w:val="26"/>
          <w:lang w:val="en-US"/>
        </w:rPr>
        <w:lastRenderedPageBreak/>
        <w:drawing>
          <wp:inline distT="0" distB="0" distL="0" distR="0">
            <wp:extent cx="4469989" cy="6318256"/>
            <wp:effectExtent l="19050" t="0" r="6761"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469989" cy="6318256"/>
                    </a:xfrm>
                    <a:prstGeom prst="rect">
                      <a:avLst/>
                    </a:prstGeom>
                    <a:noFill/>
                    <a:ln w="9525">
                      <a:noFill/>
                      <a:miter lim="800000"/>
                      <a:headEnd/>
                      <a:tailEnd/>
                    </a:ln>
                  </pic:spPr>
                </pic:pic>
              </a:graphicData>
            </a:graphic>
          </wp:inline>
        </w:drawing>
      </w:r>
      <w:bookmarkEnd w:id="52"/>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r w:rsidR="003D1188">
        <w:rPr>
          <w:rFonts w:ascii="Times New Roman" w:hAnsi="Times New Roman"/>
          <w:color w:val="000000"/>
          <w:sz w:val="26"/>
          <w:szCs w:val="26"/>
        </w:rPr>
        <w:t>3</w:t>
      </w:r>
      <w:r>
        <w:rPr>
          <w:rFonts w:ascii="Times New Roman" w:hAnsi="Times New Roman"/>
          <w:color w:val="000000"/>
          <w:sz w:val="26"/>
          <w:szCs w:val="26"/>
        </w:rPr>
        <w:t>.</w:t>
      </w:r>
      <w:r w:rsidRPr="003D22F6">
        <w:rPr>
          <w:rFonts w:ascii="Times New Roman" w:hAnsi="Times New Roman"/>
          <w:color w:val="000000"/>
          <w:sz w:val="26"/>
          <w:szCs w:val="26"/>
          <w:lang w:val="vi-VN"/>
        </w:rPr>
        <w:t xml:space="preserve">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Pr="003A4F61" w:rsidRDefault="00AD09BC" w:rsidP="003A4F61">
      <w:pPr>
        <w:pStyle w:val="ListParagraph"/>
        <w:numPr>
          <w:ilvl w:val="1"/>
          <w:numId w:val="45"/>
        </w:numPr>
        <w:jc w:val="both"/>
        <w:outlineLvl w:val="1"/>
        <w:rPr>
          <w:rFonts w:ascii="Times New Roman" w:hAnsi="Times New Roman"/>
          <w:b/>
          <w:sz w:val="26"/>
        </w:rPr>
      </w:pPr>
      <w:bookmarkStart w:id="53" w:name="_Toc266246090"/>
      <w:bookmarkStart w:id="54" w:name="_Toc266247046"/>
      <w:r w:rsidRPr="003A4F61">
        <w:rPr>
          <w:rFonts w:ascii="Times New Roman" w:hAnsi="Times New Roman"/>
          <w:b/>
          <w:sz w:val="26"/>
        </w:rPr>
        <w:t>Các vấn đề còn tồn tại</w:t>
      </w:r>
      <w:bookmarkEnd w:id="53"/>
      <w:bookmarkEnd w:id="54"/>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r w:rsidR="00792AFC">
        <w:rPr>
          <w:rFonts w:ascii="Times New Roman" w:hAnsi="Times New Roman"/>
          <w:color w:val="000000"/>
          <w:sz w:val="26"/>
          <w:szCs w:val="26"/>
          <w:lang w:val="en-US"/>
        </w:rPr>
        <w:t xml:space="preserve">phối  </w:t>
      </w:r>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w:t>
      </w:r>
      <w:r w:rsidR="00841CB4">
        <w:rPr>
          <w:rFonts w:ascii="Times New Roman" w:hAnsi="Times New Roman"/>
          <w:color w:val="000000"/>
          <w:sz w:val="26"/>
          <w:szCs w:val="26"/>
          <w:lang w:val="en-US"/>
        </w:rPr>
        <w:t>v.v…</w:t>
      </w:r>
      <w:r w:rsidRPr="003D22F6">
        <w:rPr>
          <w:rFonts w:ascii="Times New Roman" w:hAnsi="Times New Roman"/>
          <w:color w:val="000000"/>
          <w:sz w:val="26"/>
          <w:szCs w:val="26"/>
        </w:rPr>
        <w:t xml:space="preserve"> Sau đó, trong quá trình thực hiện các công việc, người quản lý sẽ phải theo dõi, đôn đốc các công việc nhằm đảm bảo cho quy trình </w:t>
      </w:r>
      <w:r w:rsidR="00792AFC">
        <w:rPr>
          <w:rFonts w:ascii="Times New Roman" w:hAnsi="Times New Roman"/>
          <w:color w:val="000000"/>
          <w:sz w:val="26"/>
          <w:szCs w:val="26"/>
          <w:lang w:val="en-US"/>
        </w:rPr>
        <w:t xml:space="preserve">tổ chức </w:t>
      </w:r>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Phương pháp quản lý một cách thủ công chiếm nhiều thời gian, đồng thời cũng có nhiều hạn chế trong việc phát hiện và xử lý các tình huống gây trễ hạn công việc. Để </w:t>
      </w:r>
      <w:r w:rsidRPr="003D22F6">
        <w:rPr>
          <w:rFonts w:ascii="Times New Roman" w:hAnsi="Times New Roman"/>
          <w:color w:val="000000"/>
          <w:sz w:val="26"/>
          <w:szCs w:val="26"/>
        </w:rPr>
        <w:lastRenderedPageBreak/>
        <w:t xml:space="preserve">theo dõi tiến độ, người quản lý phải giữ liên lạc thường xuyên với các nhân viên của mình để yêu cầu cung cấp thông tin về tình hình công việc. Để có được một cái nhìn tổng thể về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w:t>
      </w:r>
      <w:r w:rsidR="009E766F">
        <w:rPr>
          <w:rFonts w:ascii="Times New Roman" w:hAnsi="Times New Roman"/>
          <w:color w:val="000000"/>
          <w:sz w:val="26"/>
          <w:szCs w:val="26"/>
          <w:lang w:val="en-US"/>
        </w:rPr>
        <w:t>4</w:t>
      </w:r>
      <w:r w:rsidRPr="003D22F6">
        <w:rPr>
          <w:rFonts w:ascii="Times New Roman" w:hAnsi="Times New Roman"/>
          <w:color w:val="000000"/>
          <w:sz w:val="26"/>
          <w:szCs w:val="26"/>
        </w:rPr>
        <w:t>.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r w:rsidR="009E766F">
        <w:rPr>
          <w:rFonts w:ascii="Times New Roman" w:hAnsi="Times New Roman"/>
          <w:color w:val="000000"/>
          <w:sz w:val="26"/>
          <w:szCs w:val="26"/>
          <w:lang w:val="en-US"/>
        </w:rPr>
        <w:t>, cảnh báo.</w:t>
      </w:r>
    </w:p>
    <w:p w:rsidR="00AD09BC" w:rsidRPr="00C900E0" w:rsidRDefault="00BE363E" w:rsidP="003F03AC">
      <w:pPr>
        <w:pStyle w:val="ListParagraph"/>
        <w:ind w:left="792" w:firstLine="360"/>
        <w:jc w:val="both"/>
        <w:rPr>
          <w:rFonts w:ascii="Times New Roman" w:hAnsi="Times New Roman"/>
          <w:color w:val="000000"/>
          <w:sz w:val="26"/>
          <w:szCs w:val="26"/>
        </w:rPr>
      </w:pPr>
      <w:r w:rsidRPr="00BE363E">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831EFA" w:rsidRPr="00893324" w:rsidRDefault="00831EFA" w:rsidP="003F03AC">
                  <w:pPr>
                    <w:pStyle w:val="Caption"/>
                    <w:jc w:val="center"/>
                    <w:rPr>
                      <w:rFonts w:ascii="Times New Roman" w:hAnsi="Times New Roman"/>
                      <w:noProof/>
                      <w:sz w:val="26"/>
                      <w:lang w:val="vi-VN" w:eastAsia="vi-VN"/>
                    </w:rPr>
                  </w:pPr>
                  <w:r>
                    <w:t>H4. Nhi</w:t>
                  </w:r>
                  <w:r>
                    <w:rPr>
                      <w:rFonts w:ascii="Times New Roman" w:hAnsi="Times New Roman"/>
                    </w:rPr>
                    <w:t>ều đợt thi có thể diễn ra song song</w:t>
                  </w:r>
                </w:p>
              </w:txbxContent>
            </v:textbox>
          </v:shape>
        </w:pict>
      </w:r>
      <w:bookmarkStart w:id="55" w:name="h4"/>
      <w:r w:rsidRPr="00BE363E">
        <w:rPr>
          <w:rFonts w:ascii="Times New Roman" w:hAnsi="Times New Roman"/>
          <w:color w:val="000000"/>
          <w:sz w:val="26"/>
          <w:szCs w:val="26"/>
          <w:lang w:eastAsia="vi-VN"/>
        </w:rPr>
      </w:r>
      <w:r>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831EFA" w:rsidRPr="00E74EDE" w:rsidRDefault="00831EFA"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831EFA" w:rsidRPr="00E74EDE" w:rsidRDefault="00831EFA"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831EFA" w:rsidRPr="00792AFC" w:rsidRDefault="00831EFA"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 xml:space="preserve">ợt </w:t>
                    </w:r>
                    <w:r w:rsidRPr="00A82C47">
                      <w:rPr>
                        <w:rFonts w:ascii="Times New Roman" w:hAnsi="Times New Roman"/>
                        <w:b/>
                      </w:rPr>
                      <w:t>thi</w:t>
                    </w:r>
                    <w:r>
                      <w:rPr>
                        <w:rFonts w:ascii="Times New Roman" w:hAnsi="Times New Roman"/>
                        <w:b/>
                        <w:lang w:val="en-US"/>
                      </w:rPr>
                      <w:t xml:space="preserve"> 2</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831EFA" w:rsidRPr="00B26613" w:rsidRDefault="00831EFA"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ợt thi</w:t>
                    </w:r>
                    <w:r>
                      <w:rPr>
                        <w:rFonts w:ascii="Times New Roman" w:hAnsi="Times New Roman"/>
                        <w:b/>
                        <w:color w:val="000000"/>
                        <w:lang w:val="en-US"/>
                      </w:rPr>
                      <w:t xml:space="preserve"> 3</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831EFA" w:rsidRPr="00B26613" w:rsidRDefault="00831EFA" w:rsidP="003F03AC">
                    <w:pPr>
                      <w:rPr>
                        <w:rFonts w:ascii="Times New Roman" w:hAnsi="Times New Roman"/>
                        <w:b/>
                        <w:lang w:val="en-US"/>
                      </w:rPr>
                    </w:pPr>
                    <w:r w:rsidRPr="00E74EDE">
                      <w:rPr>
                        <w:b/>
                        <w:color w:val="000000"/>
                      </w:rPr>
                      <w:t>Đ</w:t>
                    </w:r>
                    <w:r w:rsidRPr="00E74EDE">
                      <w:rPr>
                        <w:rFonts w:ascii="Times New Roman" w:hAnsi="Times New Roman"/>
                        <w:b/>
                        <w:color w:val="000000"/>
                      </w:rPr>
                      <w:t>ợt thi</w:t>
                    </w:r>
                    <w:r>
                      <w:rPr>
                        <w:rFonts w:ascii="Times New Roman" w:hAnsi="Times New Roman"/>
                        <w:b/>
                        <w:color w:val="000000"/>
                        <w:lang w:val="en-US"/>
                      </w:rPr>
                      <w:t xml:space="preserve"> 1</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831EFA" w:rsidRPr="00E74EDE" w:rsidRDefault="00831EFA"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bookmarkEnd w:id="55"/>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A71321" w:rsidRDefault="00AD09BC" w:rsidP="003A4F61">
      <w:pPr>
        <w:pStyle w:val="ListParagraph"/>
        <w:numPr>
          <w:ilvl w:val="0"/>
          <w:numId w:val="45"/>
        </w:numPr>
        <w:jc w:val="both"/>
        <w:outlineLvl w:val="0"/>
        <w:rPr>
          <w:rFonts w:ascii="Times New Roman" w:hAnsi="Times New Roman"/>
          <w:b/>
          <w:color w:val="000000"/>
          <w:sz w:val="26"/>
          <w:szCs w:val="26"/>
        </w:rPr>
      </w:pPr>
      <w:bookmarkStart w:id="56" w:name="_Toc266246091"/>
      <w:bookmarkStart w:id="57" w:name="_Toc266247047"/>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56"/>
      <w:bookmarkEnd w:id="57"/>
    </w:p>
    <w:p w:rsidR="00A71321" w:rsidRPr="00556595" w:rsidRDefault="00556595" w:rsidP="00F02117">
      <w:pPr>
        <w:pStyle w:val="ListParagraph"/>
        <w:ind w:left="0" w:firstLine="360"/>
        <w:jc w:val="both"/>
        <w:rPr>
          <w:rFonts w:ascii="Times New Roman" w:hAnsi="Times New Roman"/>
          <w:color w:val="000000"/>
          <w:sz w:val="26"/>
          <w:szCs w:val="26"/>
          <w:lang w:val="en-US"/>
        </w:rPr>
      </w:pPr>
      <w:bookmarkStart w:id="58" w:name="_Toc266246092"/>
      <w:r w:rsidRPr="00556595">
        <w:rPr>
          <w:rFonts w:ascii="Times New Roman" w:hAnsi="Times New Roman"/>
          <w:color w:val="000000"/>
          <w:sz w:val="26"/>
          <w:szCs w:val="26"/>
          <w:lang w:val="en-US"/>
        </w:rPr>
        <w:t xml:space="preserve">Mục này đưa ra một số các chức năng chính </w:t>
      </w:r>
      <w:r w:rsidR="00E93BA9">
        <w:rPr>
          <w:rFonts w:ascii="Times New Roman" w:hAnsi="Times New Roman"/>
          <w:color w:val="000000"/>
          <w:sz w:val="26"/>
          <w:szCs w:val="26"/>
          <w:lang w:val="en-US"/>
        </w:rPr>
        <w:t>được đề nghị</w:t>
      </w:r>
      <w:r w:rsidRPr="00556595">
        <w:rPr>
          <w:rFonts w:ascii="Times New Roman" w:hAnsi="Times New Roman"/>
          <w:color w:val="000000"/>
          <w:sz w:val="26"/>
          <w:szCs w:val="26"/>
          <w:lang w:val="en-US"/>
        </w:rPr>
        <w:t xml:space="preserve"> cho một</w:t>
      </w:r>
      <w:r>
        <w:rPr>
          <w:rFonts w:ascii="Times New Roman" w:hAnsi="Times New Roman"/>
          <w:color w:val="000000"/>
          <w:sz w:val="26"/>
          <w:szCs w:val="26"/>
          <w:lang w:val="en-US"/>
        </w:rPr>
        <w:t xml:space="preserve"> ứng dụng quản lý quy trình thi tổng quát.</w:t>
      </w:r>
      <w:r w:rsidR="00530DB3">
        <w:rPr>
          <w:rFonts w:ascii="Times New Roman" w:hAnsi="Times New Roman"/>
          <w:color w:val="000000"/>
          <w:sz w:val="26"/>
          <w:szCs w:val="26"/>
          <w:lang w:val="en-US"/>
        </w:rPr>
        <w:t xml:space="preserve"> Bao gồm các chức năng phục vụ quá trình thực hiện công việc của nhân viên</w:t>
      </w:r>
      <w:r w:rsidR="00D33353">
        <w:rPr>
          <w:rFonts w:ascii="Times New Roman" w:hAnsi="Times New Roman"/>
          <w:color w:val="000000"/>
          <w:sz w:val="26"/>
          <w:szCs w:val="26"/>
          <w:lang w:val="en-US"/>
        </w:rPr>
        <w:t xml:space="preserve"> thừa hành và chức năng phục vụ công tác quản lý của nhân viên quản lý.</w:t>
      </w:r>
      <w:bookmarkEnd w:id="58"/>
      <w:r w:rsidR="00530DB3">
        <w:rPr>
          <w:rFonts w:ascii="Times New Roman" w:hAnsi="Times New Roman"/>
          <w:color w:val="000000"/>
          <w:sz w:val="26"/>
          <w:szCs w:val="26"/>
          <w:lang w:val="en-US"/>
        </w:rPr>
        <w:t xml:space="preserve"> </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59" w:name="_Toc266246093"/>
      <w:bookmarkStart w:id="60" w:name="_Toc266247048"/>
      <w:r w:rsidRPr="001274E0">
        <w:rPr>
          <w:rFonts w:ascii="Times New Roman" w:hAnsi="Times New Roman"/>
          <w:b/>
          <w:color w:val="000000"/>
          <w:sz w:val="26"/>
          <w:szCs w:val="26"/>
        </w:rPr>
        <w:t>Chức năng thông báo.</w:t>
      </w:r>
      <w:bookmarkEnd w:id="59"/>
      <w:bookmarkEnd w:id="60"/>
    </w:p>
    <w:p w:rsidR="00AD09BC" w:rsidRDefault="005A40F3" w:rsidP="00D26559">
      <w:pPr>
        <w:ind w:firstLine="36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w:t>
      </w: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sẽ gửi thông báo trong các trường hợp</w:t>
      </w:r>
      <w:r>
        <w:rPr>
          <w:rFonts w:ascii="Times New Roman" w:hAnsi="Times New Roman"/>
          <w:color w:val="000000"/>
          <w:sz w:val="26"/>
          <w:szCs w:val="26"/>
          <w:lang w:val="en-US"/>
        </w:rPr>
        <w:t xml:space="preserve"> sau</w:t>
      </w:r>
      <w:r w:rsidR="00AD09BC" w:rsidRPr="001274E0">
        <w:rPr>
          <w:rFonts w:ascii="Times New Roman" w:hAnsi="Times New Roman"/>
          <w:color w:val="000000"/>
          <w:sz w:val="26"/>
          <w:szCs w:val="26"/>
        </w:rPr>
        <w:t>:</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Với mỗi đợt thi, trước khi một công việc được bắt đầu hay kết thúc theo hạn định,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Với những công việc có khả năng trễ hạn cao (ví dụ: gần hết thời hạn mà công việc vẫn chưa được tiến hành,...),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Với những công việc hoàn thành sớm hạn</w:t>
      </w:r>
      <w:r w:rsidR="005A40F3">
        <w:rPr>
          <w:rFonts w:ascii="Times New Roman" w:hAnsi="Times New Roman"/>
          <w:color w:val="000000"/>
          <w:sz w:val="26"/>
          <w:szCs w:val="26"/>
          <w:lang w:val="en-US"/>
        </w:rPr>
        <w:t xml:space="preserve"> </w:t>
      </w:r>
      <w:r w:rsidRPr="001274E0">
        <w:rPr>
          <w:rFonts w:ascii="Times New Roman" w:hAnsi="Times New Roman"/>
          <w:color w:val="000000"/>
          <w:sz w:val="26"/>
          <w:vertAlign w:val="superscript"/>
        </w:rPr>
        <w:footnoteReference w:id="6"/>
      </w:r>
      <w:r w:rsidRPr="001274E0">
        <w:rPr>
          <w:rFonts w:ascii="Times New Roman" w:hAnsi="Times New Roman"/>
          <w:color w:val="000000"/>
          <w:sz w:val="26"/>
          <w:szCs w:val="26"/>
        </w:rPr>
        <w:t xml:space="preserve">,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sẽ tự động gửi thông báo đến người nhân viên chịu trách nhiệm cho công việc tiếp theo, giúp họ nhanh chóng sắp xếp và thực hiện ngay công việc này. </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61" w:name="_Toc266246094"/>
      <w:bookmarkStart w:id="62" w:name="_Toc266247049"/>
      <w:r w:rsidRPr="001274E0">
        <w:rPr>
          <w:rFonts w:ascii="Times New Roman" w:hAnsi="Times New Roman"/>
          <w:b/>
          <w:color w:val="000000"/>
          <w:sz w:val="26"/>
          <w:szCs w:val="26"/>
        </w:rPr>
        <w:t>Chức năng theo dõi công việc</w:t>
      </w:r>
      <w:bookmarkEnd w:id="61"/>
      <w:bookmarkEnd w:id="62"/>
    </w:p>
    <w:p w:rsidR="00AD09BC" w:rsidRDefault="00C64028" w:rsidP="00D26559">
      <w:pPr>
        <w:ind w:firstLine="360"/>
        <w:contextualSpacing/>
        <w:jc w:val="both"/>
        <w:rPr>
          <w:rFonts w:ascii="Times New Roman" w:hAnsi="Times New Roman"/>
          <w:color w:val="000000"/>
          <w:sz w:val="26"/>
          <w:szCs w:val="26"/>
        </w:rPr>
      </w:pPr>
      <w:r>
        <w:rPr>
          <w:rFonts w:ascii="Times New Roman" w:hAnsi="Times New Roman"/>
          <w:color w:val="000000"/>
          <w:sz w:val="26"/>
          <w:szCs w:val="26"/>
          <w:lang w:val="en-US"/>
        </w:rPr>
        <w:t>Đây là một trong những chức năng quan trọng mà ứng dụng quản lý luồng công việc phải có.</w:t>
      </w:r>
      <w:r w:rsidR="00AD09BC" w:rsidRPr="001274E0">
        <w:rPr>
          <w:rFonts w:ascii="Times New Roman" w:hAnsi="Times New Roman"/>
          <w:color w:val="000000"/>
          <w:sz w:val="26"/>
          <w:szCs w:val="26"/>
        </w:rPr>
        <w:t xml:space="preserve"> </w:t>
      </w:r>
      <w:r>
        <w:rPr>
          <w:rFonts w:ascii="Times New Roman" w:hAnsi="Times New Roman"/>
          <w:color w:val="000000"/>
          <w:sz w:val="26"/>
          <w:szCs w:val="26"/>
          <w:lang w:val="en-US"/>
        </w:rPr>
        <w:t xml:space="preserve">Chức năng này </w:t>
      </w:r>
      <w:r w:rsidR="00AD09BC" w:rsidRPr="001274E0">
        <w:rPr>
          <w:rFonts w:ascii="Times New Roman" w:hAnsi="Times New Roman"/>
          <w:color w:val="000000"/>
          <w:sz w:val="26"/>
          <w:szCs w:val="26"/>
        </w:rPr>
        <w:t xml:space="preserve">cho phép nhân viên và người quản lý theo dõi luồng công việc và tình trạng </w:t>
      </w:r>
      <w:r>
        <w:rPr>
          <w:rFonts w:ascii="Times New Roman" w:hAnsi="Times New Roman"/>
          <w:color w:val="000000"/>
          <w:sz w:val="26"/>
          <w:szCs w:val="26"/>
          <w:lang w:val="en-US"/>
        </w:rPr>
        <w:t>của từng</w:t>
      </w:r>
      <w:r w:rsidRPr="001274E0">
        <w:rPr>
          <w:rFonts w:ascii="Times New Roman" w:hAnsi="Times New Roman"/>
          <w:color w:val="000000"/>
          <w:sz w:val="26"/>
          <w:szCs w:val="26"/>
        </w:rPr>
        <w:t xml:space="preserve"> </w:t>
      </w:r>
      <w:r w:rsidR="00AD09BC" w:rsidRPr="001274E0">
        <w:rPr>
          <w:rFonts w:ascii="Times New Roman" w:hAnsi="Times New Roman"/>
          <w:color w:val="000000"/>
          <w:sz w:val="26"/>
          <w:szCs w:val="26"/>
        </w:rPr>
        <w:t>công việc</w:t>
      </w:r>
      <w:r>
        <w:rPr>
          <w:rFonts w:ascii="Times New Roman" w:hAnsi="Times New Roman"/>
          <w:color w:val="000000"/>
          <w:sz w:val="26"/>
          <w:szCs w:val="26"/>
          <w:lang w:val="en-US"/>
        </w:rPr>
        <w:t xml:space="preserve"> thành phần</w:t>
      </w:r>
      <w:r w:rsidR="00AD09BC" w:rsidRPr="001274E0">
        <w:rPr>
          <w:rFonts w:ascii="Times New Roman" w:hAnsi="Times New Roman"/>
          <w:color w:val="000000"/>
          <w:sz w:val="26"/>
          <w:szCs w:val="26"/>
        </w:rPr>
        <w:t xml:space="preserve"> trên luồng công việc đó. Cụ thể là:</w:t>
      </w:r>
    </w:p>
    <w:p w:rsidR="00AD09BC" w:rsidRPr="001274E0" w:rsidRDefault="00AD09BC" w:rsidP="003A4F61">
      <w:pPr>
        <w:pStyle w:val="ListParagraph"/>
        <w:numPr>
          <w:ilvl w:val="2"/>
          <w:numId w:val="45"/>
        </w:numPr>
        <w:jc w:val="both"/>
        <w:outlineLvl w:val="2"/>
        <w:rPr>
          <w:rFonts w:ascii="Times New Roman" w:hAnsi="Times New Roman"/>
          <w:b/>
          <w:color w:val="000000"/>
          <w:sz w:val="26"/>
          <w:szCs w:val="26"/>
        </w:rPr>
      </w:pPr>
      <w:bookmarkStart w:id="63" w:name="_Toc266246095"/>
      <w:bookmarkStart w:id="64" w:name="_Toc266247050"/>
      <w:r w:rsidRPr="001274E0">
        <w:rPr>
          <w:rFonts w:ascii="Times New Roman" w:hAnsi="Times New Roman"/>
          <w:b/>
          <w:color w:val="000000"/>
          <w:sz w:val="26"/>
          <w:szCs w:val="26"/>
        </w:rPr>
        <w:t>Đối với các nhân viên thực hiện các công việc:</w:t>
      </w:r>
      <w:bookmarkEnd w:id="63"/>
      <w:bookmarkEnd w:id="64"/>
    </w:p>
    <w:p w:rsidR="00AD09BC" w:rsidRPr="00DF6178" w:rsidRDefault="00AD09BC" w:rsidP="003F03AC">
      <w:pPr>
        <w:ind w:firstLine="270"/>
        <w:contextualSpacing/>
        <w:jc w:val="both"/>
        <w:rPr>
          <w:rFonts w:ascii="Times New Roman" w:hAnsi="Times New Roman"/>
          <w:color w:val="000000"/>
          <w:sz w:val="26"/>
          <w:szCs w:val="26"/>
          <w:lang w:val="en-US"/>
        </w:rPr>
      </w:pPr>
      <w:r w:rsidRPr="001274E0">
        <w:rPr>
          <w:rFonts w:ascii="Times New Roman" w:hAnsi="Times New Roman"/>
          <w:color w:val="000000"/>
          <w:sz w:val="26"/>
          <w:szCs w:val="26"/>
        </w:rPr>
        <w:t xml:space="preserve">Đối với các nhân viên thực hiện các công việc, </w:t>
      </w:r>
      <w:r w:rsidR="00DF6178">
        <w:rPr>
          <w:rFonts w:ascii="Times New Roman" w:hAnsi="Times New Roman"/>
          <w:color w:val="000000"/>
          <w:sz w:val="26"/>
          <w:szCs w:val="26"/>
          <w:lang w:val="en-US"/>
        </w:rPr>
        <w:t>sau khi đăng nhập,</w:t>
      </w:r>
      <w:r w:rsidRPr="001274E0">
        <w:rPr>
          <w:rFonts w:ascii="Times New Roman" w:hAnsi="Times New Roman"/>
          <w:color w:val="000000"/>
          <w:sz w:val="26"/>
          <w:szCs w:val="26"/>
        </w:rPr>
        <w:t xml:space="preserve">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r w:rsidR="00DF6178">
        <w:rPr>
          <w:rFonts w:ascii="Times New Roman" w:hAnsi="Times New Roman"/>
          <w:color w:val="000000"/>
          <w:sz w:val="26"/>
          <w:szCs w:val="26"/>
          <w:lang w:val="en-US"/>
        </w:rPr>
        <w:t xml:space="preserve"> mà nhân viên này được phân công.</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A4F61">
      <w:pPr>
        <w:pStyle w:val="ListParagraph"/>
        <w:numPr>
          <w:ilvl w:val="2"/>
          <w:numId w:val="45"/>
        </w:numPr>
        <w:jc w:val="both"/>
        <w:outlineLvl w:val="2"/>
        <w:rPr>
          <w:rFonts w:ascii="Times New Roman" w:hAnsi="Times New Roman"/>
          <w:b/>
          <w:color w:val="000000"/>
          <w:sz w:val="26"/>
          <w:szCs w:val="26"/>
        </w:rPr>
      </w:pPr>
      <w:bookmarkStart w:id="65" w:name="_Toc266246096"/>
      <w:bookmarkStart w:id="66" w:name="_Toc266247051"/>
      <w:r w:rsidRPr="001274E0">
        <w:rPr>
          <w:rFonts w:ascii="Times New Roman" w:hAnsi="Times New Roman"/>
          <w:b/>
          <w:color w:val="000000"/>
          <w:sz w:val="26"/>
          <w:szCs w:val="26"/>
        </w:rPr>
        <w:t>Đối với người quản lý:</w:t>
      </w:r>
      <w:bookmarkEnd w:id="65"/>
      <w:bookmarkEnd w:id="66"/>
    </w:p>
    <w:p w:rsidR="00AD09BC" w:rsidRPr="005A459F" w:rsidRDefault="00AD09BC" w:rsidP="003F03AC">
      <w:pPr>
        <w:ind w:firstLine="270"/>
        <w:contextualSpacing/>
        <w:jc w:val="both"/>
        <w:rPr>
          <w:rFonts w:ascii="Times New Roman" w:hAnsi="Times New Roman"/>
          <w:color w:val="000000"/>
          <w:sz w:val="26"/>
          <w:szCs w:val="26"/>
          <w:lang w:val="en-US"/>
        </w:rPr>
      </w:pPr>
      <w:r w:rsidRPr="001274E0">
        <w:rPr>
          <w:rFonts w:ascii="Times New Roman" w:hAnsi="Times New Roman"/>
          <w:color w:val="000000"/>
          <w:sz w:val="26"/>
          <w:szCs w:val="26"/>
        </w:rPr>
        <w:t xml:space="preserve">Đối với người quản lý,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cần cung cấp chức năng cho phép theo dõi tiến độ của công việc trên toàn bộ luồng công việc, bao gồm các thông tin</w:t>
      </w:r>
      <w:r w:rsidR="005A459F">
        <w:rPr>
          <w:rFonts w:ascii="Times New Roman" w:hAnsi="Times New Roman"/>
          <w:color w:val="000000"/>
          <w:sz w:val="26"/>
          <w:szCs w:val="26"/>
          <w:lang w:val="en-US"/>
        </w:rPr>
        <w:t>: ngày bắt đầu và kết thúc theo quy định, ngày bắt đầu và kết thúc trong thực tế, người thực hiện công việc, v.v…</w:t>
      </w:r>
      <w:r w:rsidR="000E17CC">
        <w:rPr>
          <w:rFonts w:ascii="Times New Roman" w:hAnsi="Times New Roman"/>
          <w:color w:val="000000"/>
          <w:sz w:val="26"/>
          <w:szCs w:val="26"/>
          <w:lang w:val="en-US"/>
        </w:rPr>
        <w:t xml:space="preserve"> Ngoài ra, với các công việc đang diễn ra, thông tin về tiến độ thực hiện công việc là rất quan trọng và c</w:t>
      </w:r>
      <w:r w:rsidR="006A0C87">
        <w:rPr>
          <w:rFonts w:ascii="Times New Roman" w:hAnsi="Times New Roman"/>
          <w:color w:val="000000"/>
          <w:sz w:val="26"/>
          <w:szCs w:val="26"/>
          <w:lang w:val="en-US"/>
        </w:rPr>
        <w:t xml:space="preserve">ần phải </w:t>
      </w:r>
      <w:r w:rsidR="000219AE">
        <w:rPr>
          <w:rFonts w:ascii="Times New Roman" w:hAnsi="Times New Roman"/>
          <w:color w:val="000000"/>
          <w:sz w:val="26"/>
          <w:szCs w:val="26"/>
          <w:lang w:val="en-US"/>
        </w:rPr>
        <w:t>theo dõi trong chức năng này.</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67" w:name="_Toc266246097"/>
      <w:bookmarkStart w:id="68" w:name="_Toc266247052"/>
      <w:r w:rsidRPr="001274E0">
        <w:rPr>
          <w:rFonts w:ascii="Times New Roman" w:hAnsi="Times New Roman"/>
          <w:b/>
          <w:color w:val="000000"/>
          <w:sz w:val="26"/>
          <w:szCs w:val="26"/>
        </w:rPr>
        <w:t>Chức năng cập nhật thông tin</w:t>
      </w:r>
      <w:bookmarkEnd w:id="67"/>
      <w:bookmarkEnd w:id="68"/>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 xml:space="preserve">Song song với việc theo dõi tiến độ </w:t>
      </w:r>
      <w:r w:rsidR="001E2725">
        <w:rPr>
          <w:rFonts w:ascii="Times New Roman" w:hAnsi="Times New Roman"/>
          <w:sz w:val="26"/>
          <w:szCs w:val="26"/>
          <w:lang w:val="en-US"/>
        </w:rPr>
        <w:t xml:space="preserve">thực hiện </w:t>
      </w:r>
      <w:r w:rsidRPr="001274E0">
        <w:rPr>
          <w:rFonts w:ascii="Times New Roman" w:hAnsi="Times New Roman"/>
          <w:sz w:val="26"/>
          <w:szCs w:val="26"/>
        </w:rPr>
        <w:t>các công việc,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w:t>
      </w:r>
      <w:r w:rsidRPr="001274E0">
        <w:rPr>
          <w:rFonts w:ascii="Times New Roman" w:hAnsi="Times New Roman"/>
          <w:color w:val="000000"/>
          <w:sz w:val="26"/>
          <w:szCs w:val="26"/>
        </w:rPr>
        <w:lastRenderedPageBreak/>
        <w:t>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 xml:space="preserve">Ngoài ra, sau khi hoàn thành một công việc, nhân viên cần phải </w:t>
      </w:r>
      <w:r w:rsidR="005C2E41">
        <w:rPr>
          <w:rFonts w:ascii="Times New Roman" w:hAnsi="Times New Roman"/>
          <w:sz w:val="26"/>
          <w:szCs w:val="26"/>
          <w:lang w:val="en-US"/>
        </w:rPr>
        <w:t>cung cấp các đơn từ, biễu mẫu (nếu có) liên quan đến công việc này cho ứng dụng</w:t>
      </w:r>
      <w:r w:rsidRPr="001274E0">
        <w:rPr>
          <w:rFonts w:ascii="Times New Roman" w:hAnsi="Times New Roman"/>
          <w:sz w:val="26"/>
          <w:szCs w:val="26"/>
        </w:rPr>
        <w:t xml:space="preserve">. </w:t>
      </w:r>
      <w:r w:rsidR="002F436E">
        <w:rPr>
          <w:rFonts w:ascii="Times New Roman" w:hAnsi="Times New Roman"/>
          <w:sz w:val="26"/>
          <w:szCs w:val="26"/>
          <w:lang w:val="en-US"/>
        </w:rPr>
        <w:t>Những dữ liệu này vừa có tác dụng chứng minh rằng công việc đã thực sự kết thúc, vừa là cách để cung cấp các kết quả công việc cho người quản lý phục vụ cho công tác quản lý và cải tiến quy trình về sau.</w:t>
      </w:r>
      <w:r w:rsidRPr="001274E0">
        <w:rPr>
          <w:rFonts w:ascii="Times New Roman" w:hAnsi="Times New Roman"/>
          <w:sz w:val="26"/>
          <w:szCs w:val="26"/>
        </w:rPr>
        <w:t xml:space="preserve"> Do vậy </w:t>
      </w:r>
      <w:r w:rsidR="005A40F3">
        <w:rPr>
          <w:rFonts w:ascii="Times New Roman" w:hAnsi="Times New Roman"/>
          <w:sz w:val="26"/>
          <w:szCs w:val="26"/>
        </w:rPr>
        <w:t>ứng dụng</w:t>
      </w:r>
      <w:r w:rsidRPr="001274E0">
        <w:rPr>
          <w:rFonts w:ascii="Times New Roman" w:hAnsi="Times New Roman"/>
          <w:sz w:val="26"/>
          <w:szCs w:val="26"/>
        </w:rPr>
        <w:t xml:space="preserve"> cần phải linh hoạt trong quá trình tương tác với người dùng, tiếp nhận và lưu trữ hợp lý các thông tin đó.</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bookmarkStart w:id="69" w:name="_Toc266246098"/>
      <w:bookmarkStart w:id="70" w:name="_Toc266247053"/>
      <w:r w:rsidRPr="001274E0">
        <w:rPr>
          <w:rFonts w:ascii="Times New Roman" w:hAnsi="Times New Roman"/>
          <w:b/>
          <w:color w:val="000000"/>
          <w:sz w:val="26"/>
          <w:szCs w:val="26"/>
        </w:rPr>
        <w:t>Chức năng thống kê</w:t>
      </w:r>
      <w:bookmarkEnd w:id="69"/>
      <w:bookmarkEnd w:id="70"/>
    </w:p>
    <w:p w:rsidR="00AD09BC" w:rsidRPr="008D6C09" w:rsidRDefault="008D6C09" w:rsidP="003F03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w:t>
      </w:r>
      <w:r w:rsidR="00AD09BC" w:rsidRPr="001274E0">
        <w:rPr>
          <w:rFonts w:ascii="Times New Roman" w:hAnsi="Times New Roman"/>
          <w:sz w:val="26"/>
          <w:szCs w:val="26"/>
        </w:rPr>
        <w:t>cung</w:t>
      </w:r>
      <w:r w:rsidR="00AD09BC"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r>
        <w:rPr>
          <w:rFonts w:ascii="Times New Roman" w:hAnsi="Times New Roman"/>
          <w:color w:val="000000"/>
          <w:sz w:val="26"/>
          <w:szCs w:val="26"/>
          <w:lang w:val="en-US"/>
        </w:rPr>
        <w:t xml:space="preserve"> như sau:</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1" w:name="_Toc266246099"/>
      <w:bookmarkStart w:id="72" w:name="_Toc266247054"/>
      <w:r w:rsidRPr="001274E0">
        <w:rPr>
          <w:rFonts w:ascii="Times New Roman" w:hAnsi="Times New Roman"/>
          <w:b/>
          <w:color w:val="000000"/>
          <w:sz w:val="26"/>
          <w:szCs w:val="26"/>
        </w:rPr>
        <w:t>Thống kê tổng thể:</w:t>
      </w:r>
      <w:bookmarkEnd w:id="71"/>
      <w:bookmarkEnd w:id="72"/>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Dựa trên dữ liệu về các đợt thi đã thực hiện trong suốt quá trình từ khi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w:t>
      </w:r>
      <w:r w:rsidR="005A40F3">
        <w:rPr>
          <w:rFonts w:ascii="Times New Roman" w:hAnsi="Times New Roman"/>
          <w:color w:val="000000"/>
          <w:sz w:val="26"/>
          <w:szCs w:val="26"/>
        </w:rPr>
        <w:t>ứng dụng</w:t>
      </w:r>
      <w:r w:rsidRPr="001274E0">
        <w:rPr>
          <w:rFonts w:ascii="Times New Roman" w:hAnsi="Times New Roman"/>
          <w:color w:val="000000"/>
          <w:sz w:val="26"/>
          <w:szCs w:val="26"/>
        </w:rPr>
        <w:t>, đồng thời cho phép người quản lý có thể tạo thêm các tiêu chí thống kê mới theo nhu cầu của thực tế nghiệp vụ.</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3" w:name="_Toc266246100"/>
      <w:bookmarkStart w:id="74" w:name="_Toc266247055"/>
      <w:r w:rsidRPr="001274E0">
        <w:rPr>
          <w:rFonts w:ascii="Times New Roman" w:hAnsi="Times New Roman"/>
          <w:b/>
          <w:color w:val="000000"/>
          <w:sz w:val="26"/>
          <w:szCs w:val="26"/>
        </w:rPr>
        <w:t>Thống kê chi tiết:</w:t>
      </w:r>
      <w:bookmarkEnd w:id="73"/>
      <w:bookmarkEnd w:id="74"/>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5" w:name="_Toc266246101"/>
      <w:bookmarkStart w:id="76" w:name="_Toc266247056"/>
      <w:r w:rsidRPr="001274E0">
        <w:rPr>
          <w:rFonts w:ascii="Times New Roman" w:hAnsi="Times New Roman"/>
          <w:b/>
          <w:color w:val="000000"/>
          <w:sz w:val="26"/>
          <w:szCs w:val="26"/>
        </w:rPr>
        <w:t>Thống kê so sánh:</w:t>
      </w:r>
      <w:bookmarkEnd w:id="75"/>
      <w:bookmarkEnd w:id="76"/>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7" w:name="_Toc266246102"/>
      <w:bookmarkStart w:id="78" w:name="_Toc266247057"/>
      <w:r w:rsidRPr="001274E0">
        <w:rPr>
          <w:rFonts w:ascii="Times New Roman" w:hAnsi="Times New Roman"/>
          <w:b/>
          <w:color w:val="000000"/>
          <w:sz w:val="26"/>
          <w:szCs w:val="26"/>
        </w:rPr>
        <w:t>Thống kê theo thời gian.</w:t>
      </w:r>
      <w:bookmarkEnd w:id="77"/>
      <w:bookmarkEnd w:id="78"/>
    </w:p>
    <w:p w:rsidR="00AD09BC" w:rsidRPr="001274E0" w:rsidRDefault="005A40F3"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w:t>
      </w: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r w:rsidRPr="001274E0">
        <w:rPr>
          <w:rFonts w:ascii="Times New Roman" w:hAnsi="Times New Roman"/>
          <w:b/>
          <w:color w:val="000000"/>
          <w:sz w:val="26"/>
          <w:szCs w:val="26"/>
        </w:rPr>
        <w:lastRenderedPageBreak/>
        <w:t xml:space="preserve"> </w:t>
      </w:r>
      <w:bookmarkStart w:id="79" w:name="_Toc266246103"/>
      <w:bookmarkStart w:id="80" w:name="_Toc266247058"/>
      <w:r w:rsidRPr="001274E0">
        <w:rPr>
          <w:rFonts w:ascii="Times New Roman" w:hAnsi="Times New Roman"/>
          <w:b/>
          <w:color w:val="000000"/>
          <w:sz w:val="26"/>
          <w:szCs w:val="26"/>
        </w:rPr>
        <w:t>Chức năng cảnh báo:</w:t>
      </w:r>
      <w:bookmarkEnd w:id="79"/>
      <w:bookmarkEnd w:id="8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Tương tự như chức năng thông báo, đối với những công việc có nguy cơ trễ hạn cao,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1" w:name="_Toc266246104"/>
      <w:bookmarkStart w:id="82" w:name="_Toc266247059"/>
      <w:r w:rsidRPr="001274E0">
        <w:rPr>
          <w:rFonts w:ascii="Times New Roman" w:hAnsi="Times New Roman"/>
          <w:b/>
          <w:color w:val="000000"/>
          <w:sz w:val="26"/>
          <w:szCs w:val="26"/>
        </w:rPr>
        <w:t>Chức năng phân quyền</w:t>
      </w:r>
      <w:bookmarkEnd w:id="81"/>
      <w:bookmarkEnd w:id="82"/>
      <w:r w:rsidRPr="001274E0">
        <w:rPr>
          <w:rFonts w:ascii="Times New Roman" w:hAnsi="Times New Roman"/>
          <w:b/>
          <w:color w:val="000000"/>
          <w:sz w:val="26"/>
          <w:szCs w:val="26"/>
        </w:rPr>
        <w:t xml:space="preserve"> </w:t>
      </w:r>
    </w:p>
    <w:p w:rsidR="00AD09BC" w:rsidRPr="001274E0" w:rsidRDefault="00CD3A7F"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lại: Trải qua nhiều năm làm việc, có thể sẽ có nhiều tình huống cần thực hiện phân công lại các công việc cho nhân viên (thay đổi quy trình, thay đổi nhân sự...). Do đó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riêng (phân công cụ thể): Chức năng này cho phép phân công công việc trên một đợt thi riêng nào đó. Chức năng này đặc biệt hữu ích đối với những đợt thi có số lượng thí sinh đột biến</w:t>
      </w:r>
      <w:r w:rsidRPr="001274E0">
        <w:rPr>
          <w:rFonts w:ascii="Times New Roman" w:hAnsi="Times New Roman"/>
          <w:color w:val="000000"/>
          <w:sz w:val="26"/>
          <w:vertAlign w:val="superscript"/>
        </w:rPr>
        <w:footnoteReference w:id="7"/>
      </w:r>
      <w:r w:rsidRPr="001274E0">
        <w:rPr>
          <w:rFonts w:ascii="Times New Roman" w:hAnsi="Times New Roman"/>
          <w:color w:val="000000"/>
          <w:sz w:val="26"/>
          <w:szCs w:val="26"/>
        </w:rPr>
        <w:t xml:space="preserve">, cần được sắp xếp lại chế độ phân công cho hợp lý nhằm </w:t>
      </w:r>
      <w:r w:rsidR="00CD3A7F">
        <w:rPr>
          <w:rFonts w:ascii="Times New Roman" w:hAnsi="Times New Roman"/>
          <w:color w:val="000000"/>
          <w:sz w:val="26"/>
          <w:szCs w:val="26"/>
          <w:lang w:val="en-US"/>
        </w:rPr>
        <w:t>đảm bảo công việc được hoàn thành đúng hạn với hiệu quả cao nhất có thể.</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bookmarkStart w:id="83" w:name="_Toc266246105"/>
      <w:bookmarkStart w:id="84" w:name="_Toc266247060"/>
      <w:r w:rsidRPr="001274E0">
        <w:rPr>
          <w:rFonts w:ascii="Times New Roman" w:hAnsi="Times New Roman"/>
          <w:b/>
          <w:color w:val="000000"/>
          <w:sz w:val="26"/>
          <w:szCs w:val="26"/>
        </w:rPr>
        <w:t>Chức năng biểu diễn luồng công việc dưới dạng sơ đồ trực quan</w:t>
      </w:r>
      <w:bookmarkEnd w:id="83"/>
      <w:bookmarkEnd w:id="84"/>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 xml:space="preserve">Để tăng tính tiện dụng và thân thiện,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w:t>
      </w:r>
      <w:r w:rsidR="0047005E" w:rsidRPr="001274E0">
        <w:rPr>
          <w:rFonts w:ascii="Times New Roman" w:hAnsi="Times New Roman"/>
          <w:color w:val="000000"/>
          <w:sz w:val="26"/>
          <w:szCs w:val="26"/>
        </w:rPr>
        <w:t>H</w:t>
      </w:r>
      <w:r w:rsidR="0047005E">
        <w:rPr>
          <w:rFonts w:ascii="Times New Roman" w:hAnsi="Times New Roman"/>
          <w:color w:val="000000"/>
          <w:sz w:val="26"/>
          <w:szCs w:val="26"/>
          <w:lang w:val="en-US"/>
        </w:rPr>
        <w:t>5</w:t>
      </w:r>
      <w:r w:rsidR="0047005E" w:rsidRPr="001274E0">
        <w:rPr>
          <w:rFonts w:ascii="Times New Roman" w:hAnsi="Times New Roman"/>
          <w:color w:val="000000"/>
          <w:sz w:val="26"/>
          <w:szCs w:val="26"/>
        </w:rPr>
        <w:t xml:space="preserve"> </w:t>
      </w:r>
      <w:r w:rsidRPr="001274E0">
        <w:rPr>
          <w:rFonts w:ascii="Times New Roman" w:hAnsi="Times New Roman"/>
          <w:color w:val="000000"/>
          <w:sz w:val="26"/>
          <w:szCs w:val="26"/>
        </w:rPr>
        <w:t>là một ví dụ cho cách biểu diễn dưới dạng sơ đồ Gantt các công việc của một đợt thi điển hình.</w:t>
      </w:r>
    </w:p>
    <w:p w:rsidR="00AD09BC" w:rsidRPr="001274E0" w:rsidRDefault="003A3888" w:rsidP="001B49BD">
      <w:pPr>
        <w:keepNext/>
        <w:ind w:left="-1350" w:firstLine="360"/>
        <w:jc w:val="center"/>
        <w:rPr>
          <w:rFonts w:ascii="Times New Roman" w:hAnsi="Times New Roman"/>
          <w:color w:val="000000"/>
          <w:sz w:val="26"/>
          <w:szCs w:val="26"/>
        </w:rPr>
      </w:pPr>
      <w:bookmarkStart w:id="85" w:name="h5"/>
      <w:r>
        <w:rPr>
          <w:rFonts w:ascii="Times New Roman" w:hAnsi="Times New Roman"/>
          <w:color w:val="000000"/>
          <w:sz w:val="26"/>
          <w:szCs w:val="26"/>
          <w:lang w:val="en-US"/>
        </w:rPr>
        <w:drawing>
          <wp:inline distT="0" distB="0" distL="0" distR="0">
            <wp:extent cx="5632297" cy="2232095"/>
            <wp:effectExtent l="19050" t="0" r="6503"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637355" cy="2234099"/>
                    </a:xfrm>
                    <a:prstGeom prst="rect">
                      <a:avLst/>
                    </a:prstGeom>
                    <a:noFill/>
                    <a:ln w="9525">
                      <a:noFill/>
                      <a:miter lim="800000"/>
                      <a:headEnd/>
                      <a:tailEnd/>
                    </a:ln>
                  </pic:spPr>
                </pic:pic>
              </a:graphicData>
            </a:graphic>
          </wp:inline>
        </w:drawing>
      </w:r>
      <w:bookmarkEnd w:id="85"/>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w:t>
      </w:r>
      <w:r w:rsidR="003E69F9">
        <w:rPr>
          <w:rFonts w:ascii="Times New Roman" w:hAnsi="Times New Roman"/>
          <w:b/>
          <w:bCs/>
          <w:color w:val="1F497D"/>
          <w:sz w:val="26"/>
          <w:szCs w:val="26"/>
          <w:lang w:val="en-US"/>
        </w:rPr>
        <w:t>5</w:t>
      </w:r>
      <w:r w:rsidRPr="001274E0">
        <w:rPr>
          <w:rFonts w:ascii="Times New Roman" w:hAnsi="Times New Roman"/>
          <w:b/>
          <w:bCs/>
          <w:color w:val="1F497D"/>
          <w:sz w:val="26"/>
          <w:szCs w:val="26"/>
        </w:rPr>
        <w:t>. Biểu diễn quy trình dưới dạng sơ đồ Gantt</w:t>
      </w:r>
    </w:p>
    <w:p w:rsidR="00AD09BC" w:rsidRPr="001274E0" w:rsidRDefault="00AD09BC" w:rsidP="003A4F61">
      <w:pPr>
        <w:pStyle w:val="ListParagraph"/>
        <w:numPr>
          <w:ilvl w:val="0"/>
          <w:numId w:val="46"/>
        </w:numPr>
        <w:jc w:val="both"/>
        <w:outlineLvl w:val="0"/>
        <w:rPr>
          <w:rFonts w:ascii="Times New Roman" w:hAnsi="Times New Roman"/>
          <w:b/>
          <w:color w:val="000000"/>
          <w:sz w:val="26"/>
          <w:szCs w:val="26"/>
        </w:rPr>
      </w:pPr>
      <w:bookmarkStart w:id="86" w:name="_Toc266246106"/>
      <w:bookmarkStart w:id="87" w:name="_Toc266247061"/>
      <w:r w:rsidRPr="001274E0">
        <w:rPr>
          <w:rFonts w:ascii="Times New Roman" w:hAnsi="Times New Roman"/>
          <w:b/>
          <w:color w:val="000000"/>
          <w:sz w:val="26"/>
          <w:szCs w:val="26"/>
        </w:rPr>
        <w:t>Yêu cầu phi chức năng</w:t>
      </w:r>
      <w:bookmarkEnd w:id="86"/>
      <w:bookmarkEnd w:id="87"/>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bookmarkStart w:id="88" w:name="_Toc266246107"/>
      <w:bookmarkStart w:id="89" w:name="_Toc266247062"/>
      <w:r w:rsidRPr="001274E0">
        <w:rPr>
          <w:rFonts w:ascii="Times New Roman" w:hAnsi="Times New Roman"/>
          <w:b/>
          <w:color w:val="000000"/>
          <w:sz w:val="26"/>
          <w:szCs w:val="26"/>
        </w:rPr>
        <w:t>Tính tiến hóa</w:t>
      </w:r>
      <w:bookmarkEnd w:id="88"/>
      <w:bookmarkEnd w:id="89"/>
    </w:p>
    <w:p w:rsidR="00AD09BC" w:rsidRPr="001274E0" w:rsidRDefault="005610CD"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w:t>
      </w:r>
      <w:r>
        <w:rPr>
          <w:rFonts w:ascii="Times New Roman" w:hAnsi="Times New Roman"/>
          <w:color w:val="000000"/>
          <w:sz w:val="26"/>
          <w:szCs w:val="26"/>
          <w:lang w:val="en-US"/>
        </w:rPr>
        <w:t xml:space="preserve">cần </w:t>
      </w:r>
      <w:r w:rsidR="00AD09BC" w:rsidRPr="001274E0">
        <w:rPr>
          <w:rFonts w:ascii="Times New Roman" w:hAnsi="Times New Roman"/>
          <w:color w:val="000000"/>
          <w:sz w:val="26"/>
          <w:szCs w:val="26"/>
        </w:rPr>
        <w:t xml:space="preserve">có tính tiến hóa, cho phép có khả năng nâng cấp </w:t>
      </w:r>
      <w:r w:rsidR="005A40F3">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bookmarkStart w:id="90" w:name="_Toc266246108"/>
      <w:bookmarkStart w:id="91" w:name="_Toc266247063"/>
      <w:r w:rsidRPr="001274E0">
        <w:rPr>
          <w:rFonts w:ascii="Times New Roman" w:hAnsi="Times New Roman"/>
          <w:b/>
          <w:color w:val="000000"/>
          <w:sz w:val="26"/>
          <w:szCs w:val="26"/>
        </w:rPr>
        <w:t>Yêu cầu về giao diện</w:t>
      </w:r>
      <w:bookmarkEnd w:id="90"/>
      <w:bookmarkEnd w:id="91"/>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5A40F3" w:rsidP="003F03AC">
      <w:pPr>
        <w:numPr>
          <w:ilvl w:val="0"/>
          <w:numId w:val="7"/>
        </w:numPr>
        <w:ind w:left="851" w:hanging="284"/>
        <w:contextualSpacing/>
        <w:jc w:val="both"/>
        <w:rPr>
          <w:rFonts w:ascii="Times New Roman" w:hAnsi="Times New Roman"/>
          <w:color w:val="000000"/>
          <w:sz w:val="26"/>
          <w:szCs w:val="26"/>
        </w:rPr>
      </w:pP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có hướng dẫn đầy đủ, ít tương tác, hỗ trợ tối đa cho người sử dụng.</w:t>
      </w:r>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92" w:name="_Toc266246109"/>
      <w:bookmarkStart w:id="93" w:name="_Toc266247064"/>
      <w:r w:rsidRPr="001274E0">
        <w:rPr>
          <w:rFonts w:ascii="Times New Roman" w:hAnsi="Times New Roman"/>
          <w:b/>
          <w:color w:val="000000"/>
          <w:sz w:val="26"/>
          <w:szCs w:val="26"/>
        </w:rPr>
        <w:t>Tính hiệu quả</w:t>
      </w:r>
      <w:bookmarkEnd w:id="92"/>
      <w:bookmarkEnd w:id="93"/>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Cập nhật nhanh, hỗ trợ nhiều nhân viên có thể cùng truy cập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cùng lúc mà không bị hiện tượng thắt cổ chai.</w:t>
      </w:r>
    </w:p>
    <w:p w:rsidR="000A058B" w:rsidRDefault="000A058B" w:rsidP="00784A8E">
      <w:pPr>
        <w:ind w:firstLine="360"/>
        <w:jc w:val="both"/>
        <w:rPr>
          <w:rFonts w:ascii="Times New Roman" w:hAnsi="Times New Roman"/>
          <w:b/>
          <w:color w:val="000000"/>
          <w:sz w:val="26"/>
          <w:szCs w:val="26"/>
          <w:lang w:val="en-US"/>
        </w:rPr>
      </w:pPr>
    </w:p>
    <w:p w:rsidR="0081411F" w:rsidRDefault="00F62E10">
      <w:pPr>
        <w:ind w:firstLine="360"/>
        <w:rPr>
          <w:rFonts w:ascii="Times New Roman" w:hAnsi="Times New Roman"/>
          <w:i/>
          <w:color w:val="000000"/>
          <w:sz w:val="26"/>
          <w:szCs w:val="26"/>
          <w:lang w:val="en-US"/>
        </w:rPr>
      </w:pPr>
      <w:r>
        <w:rPr>
          <w:rFonts w:ascii="Times New Roman" w:hAnsi="Times New Roman"/>
          <w:i/>
          <w:color w:val="000000"/>
          <w:sz w:val="26"/>
          <w:szCs w:val="26"/>
          <w:lang w:val="en-US"/>
        </w:rPr>
        <w:t xml:space="preserve">Đến đây, chúng ta đã biết được các tính chất quan trọng của mô hình dòng công việc cũng như các yêu cầu cụ thể đối với một ứng dụng quản lý dòng công việc là như </w:t>
      </w:r>
      <w:r>
        <w:rPr>
          <w:rFonts w:ascii="Times New Roman" w:hAnsi="Times New Roman"/>
          <w:i/>
          <w:color w:val="000000"/>
          <w:sz w:val="26"/>
          <w:szCs w:val="26"/>
          <w:lang w:val="en-US"/>
        </w:rPr>
        <w:lastRenderedPageBreak/>
        <w:t xml:space="preserve">thế nào. Tùy vào từng lĩnh vực khác nhau, mỗi hệ thống ứng dụng quản lý được xây dựng cho lĩnh vực đó sẽ có sự khác biệt về các yêu cầu nghiệp vụ. Ứng với mỗi quy trình nghiệp vụ chúng ta phải mô hình hóa thành một sơ đồ </w:t>
      </w:r>
      <w:r w:rsidR="002935DF">
        <w:rPr>
          <w:rFonts w:ascii="Times New Roman" w:hAnsi="Times New Roman"/>
          <w:i/>
          <w:color w:val="000000"/>
          <w:sz w:val="26"/>
          <w:szCs w:val="26"/>
          <w:lang w:val="en-US"/>
        </w:rPr>
        <w:t xml:space="preserve">luồng </w:t>
      </w:r>
      <w:r>
        <w:rPr>
          <w:rFonts w:ascii="Times New Roman" w:hAnsi="Times New Roman"/>
          <w:i/>
          <w:color w:val="000000"/>
          <w:sz w:val="26"/>
          <w:szCs w:val="26"/>
          <w:lang w:val="en-US"/>
        </w:rPr>
        <w:t>công việc sao cho thỏa mãn tất cả các yêu cầu logic của nghiệp vụ đó, đồng thời phải có khả năng tương tác với người dùng trong các chức năng điều khiển hoạt động thực thi công việc.</w:t>
      </w:r>
    </w:p>
    <w:p w:rsidR="0081411F" w:rsidRDefault="00382746">
      <w:pPr>
        <w:ind w:firstLine="360"/>
        <w:rPr>
          <w:rFonts w:ascii="Times New Roman" w:hAnsi="Times New Roman"/>
          <w:b/>
          <w:i/>
          <w:color w:val="000000"/>
          <w:sz w:val="26"/>
          <w:szCs w:val="26"/>
        </w:rPr>
      </w:pPr>
      <w:r>
        <w:rPr>
          <w:rFonts w:ascii="Times New Roman" w:hAnsi="Times New Roman"/>
          <w:i/>
          <w:color w:val="000000"/>
          <w:sz w:val="26"/>
          <w:szCs w:val="26"/>
          <w:lang w:val="en-US"/>
        </w:rPr>
        <w:t>Ngoài ra, chúng ta cũng đã biết được các chức năng quan trọng cần có ở một ứng dụng quản lý luồng công việc tổng quát gồm những gì, mỗi một chức năng ấy có vai trò và vị trí như thế nào</w:t>
      </w:r>
      <w:r w:rsidR="008D529E">
        <w:rPr>
          <w:rFonts w:ascii="Times New Roman" w:hAnsi="Times New Roman"/>
          <w:i/>
          <w:color w:val="000000"/>
          <w:sz w:val="26"/>
          <w:szCs w:val="26"/>
          <w:lang w:val="en-US"/>
        </w:rPr>
        <w:t xml:space="preserve"> v.v…</w:t>
      </w:r>
      <w:r w:rsidR="00EA47FD">
        <w:rPr>
          <w:rFonts w:ascii="Times New Roman" w:hAnsi="Times New Roman"/>
          <w:i/>
          <w:color w:val="000000"/>
          <w:sz w:val="26"/>
          <w:szCs w:val="26"/>
          <w:lang w:val="en-US"/>
        </w:rPr>
        <w:t>.</w:t>
      </w:r>
      <w:r>
        <w:rPr>
          <w:rFonts w:ascii="Times New Roman" w:hAnsi="Times New Roman"/>
          <w:i/>
          <w:color w:val="000000"/>
          <w:sz w:val="26"/>
          <w:szCs w:val="26"/>
          <w:lang w:val="en-US"/>
        </w:rPr>
        <w:t>Chương tiếp theo sẽ tiếp tục trình bày về môi trường dùng để triển khai loại ứng dụng quản lý này. Đồng thời, một số khái niệm cần thiết cho việc tìm hiểu môi trường triển khai cũng được đưa ra</w:t>
      </w:r>
      <w:r w:rsidR="000F697B">
        <w:rPr>
          <w:rFonts w:ascii="Times New Roman" w:hAnsi="Times New Roman"/>
          <w:i/>
          <w:color w:val="000000"/>
          <w:sz w:val="26"/>
          <w:szCs w:val="26"/>
          <w:lang w:val="en-US"/>
        </w:rPr>
        <w:t>.</w:t>
      </w:r>
      <w:r w:rsidR="00BE363E" w:rsidRPr="00BE363E">
        <w:rPr>
          <w:rFonts w:ascii="Times New Roman" w:hAnsi="Times New Roman"/>
          <w:b/>
          <w:i/>
          <w:color w:val="000000"/>
          <w:sz w:val="26"/>
          <w:szCs w:val="26"/>
        </w:rPr>
        <w:br w:type="page"/>
      </w:r>
    </w:p>
    <w:p w:rsidR="00AD09BC" w:rsidRPr="00765CE1" w:rsidRDefault="00AD09BC" w:rsidP="00765CE1">
      <w:pPr>
        <w:pStyle w:val="Heading1"/>
        <w:rPr>
          <w:rFonts w:ascii="Times New Roman" w:hAnsi="Times New Roman"/>
          <w:color w:val="000000"/>
          <w:sz w:val="26"/>
          <w:szCs w:val="26"/>
        </w:rPr>
      </w:pPr>
      <w:bookmarkStart w:id="94" w:name="_Toc266246110"/>
      <w:bookmarkStart w:id="95" w:name="_Toc266247065"/>
      <w:r w:rsidRPr="00765CE1">
        <w:rPr>
          <w:rFonts w:ascii="Times New Roman" w:hAnsi="Times New Roman"/>
          <w:color w:val="000000"/>
          <w:sz w:val="26"/>
          <w:szCs w:val="26"/>
        </w:rPr>
        <w:lastRenderedPageBreak/>
        <w:t>Chương 3</w:t>
      </w:r>
      <w:bookmarkEnd w:id="94"/>
      <w:bookmarkEnd w:id="95"/>
    </w:p>
    <w:p w:rsidR="00AD09BC" w:rsidRPr="00AE178E" w:rsidRDefault="00FE10DE" w:rsidP="00765CE1">
      <w:pPr>
        <w:pStyle w:val="Heading1"/>
        <w:rPr>
          <w:rFonts w:ascii="Times New Roman" w:hAnsi="Times New Roman"/>
          <w:b w:val="0"/>
          <w:color w:val="000000"/>
          <w:sz w:val="26"/>
          <w:szCs w:val="26"/>
          <w:lang w:val="en-US"/>
        </w:rPr>
      </w:pPr>
      <w:bookmarkStart w:id="96" w:name="_Toc266246111"/>
      <w:bookmarkStart w:id="97" w:name="_Toc266247066"/>
      <w:r w:rsidRPr="00765CE1">
        <w:rPr>
          <w:rFonts w:ascii="Times New Roman" w:hAnsi="Times New Roman"/>
          <w:color w:val="000000"/>
          <w:sz w:val="26"/>
          <w:szCs w:val="26"/>
          <w:lang w:val="en-US"/>
        </w:rPr>
        <w:t>Môi trường công nghệ để xây dựng một ứng dụng quản lý luồng công việc</w:t>
      </w:r>
      <w:bookmarkEnd w:id="96"/>
      <w:bookmarkEnd w:id="97"/>
    </w:p>
    <w:p w:rsidR="000F172B" w:rsidRDefault="000F172B" w:rsidP="00FE10DE">
      <w:pPr>
        <w:pStyle w:val="ListParagraph"/>
        <w:ind w:left="450" w:firstLine="360"/>
        <w:jc w:val="both"/>
        <w:rPr>
          <w:rFonts w:ascii="Times New Roman" w:hAnsi="Times New Roman"/>
          <w:i/>
          <w:color w:val="000000"/>
          <w:sz w:val="26"/>
          <w:szCs w:val="26"/>
          <w:lang w:val="en-US"/>
        </w:rPr>
      </w:pPr>
    </w:p>
    <w:p w:rsidR="000F172B" w:rsidRDefault="000F172B" w:rsidP="00FE10DE">
      <w:pPr>
        <w:pStyle w:val="ListParagraph"/>
        <w:ind w:left="450" w:firstLine="360"/>
        <w:jc w:val="both"/>
        <w:rPr>
          <w:rFonts w:ascii="Times New Roman" w:hAnsi="Times New Roman"/>
          <w:i/>
          <w:color w:val="000000"/>
          <w:sz w:val="26"/>
          <w:szCs w:val="26"/>
          <w:lang w:val="en-US"/>
        </w:rPr>
      </w:pPr>
      <w:r w:rsidRPr="00B34253">
        <w:rPr>
          <w:rFonts w:ascii="Times New Roman" w:hAnsi="Times New Roman"/>
          <w:i/>
          <w:color w:val="000000"/>
          <w:sz w:val="26"/>
          <w:szCs w:val="26"/>
        </w:rPr>
        <w:t xml:space="preserve">Chương này </w:t>
      </w:r>
      <w:r>
        <w:rPr>
          <w:rFonts w:ascii="Times New Roman" w:hAnsi="Times New Roman"/>
          <w:i/>
          <w:color w:val="000000"/>
          <w:sz w:val="26"/>
          <w:szCs w:val="26"/>
          <w:lang w:val="en-US"/>
        </w:rPr>
        <w:t xml:space="preserve">đề nghị một quy cách mô hình hóa dựa trên công cụ mô hình hóa cung cấp bởi Microsoft trong bộ dotNet 3.0. Quy cách này có thể thích ứng tốt với các ứng dụng quản lý cho phép người dùng tương tác trực tiếp đến các thành phần công việc trong quy trình. Tại đó có thể đưa ra các điều khiển đối với sự thực thi công việc thành phần mà người dùng có quyền truy cập. Tuy nhiên, trước khi bàn đến vấn đề này, chúng </w:t>
      </w:r>
      <w:r w:rsidR="00F67C63">
        <w:rPr>
          <w:rFonts w:ascii="Times New Roman" w:hAnsi="Times New Roman"/>
          <w:i/>
          <w:color w:val="000000"/>
          <w:sz w:val="26"/>
          <w:szCs w:val="26"/>
          <w:lang w:val="en-US"/>
        </w:rPr>
        <w:t>tôi xin</w:t>
      </w:r>
      <w:r>
        <w:rPr>
          <w:rFonts w:ascii="Times New Roman" w:hAnsi="Times New Roman"/>
          <w:i/>
          <w:color w:val="000000"/>
          <w:sz w:val="26"/>
          <w:szCs w:val="26"/>
          <w:lang w:val="en-US"/>
        </w:rPr>
        <w:t xml:space="preserve"> điểm lại một số khái niệm và kiến trúc quan trọng liên quan đến việc mô hình </w:t>
      </w:r>
      <w:r w:rsidR="00F81860">
        <w:rPr>
          <w:rFonts w:ascii="Times New Roman" w:hAnsi="Times New Roman"/>
          <w:i/>
          <w:color w:val="000000"/>
          <w:sz w:val="26"/>
          <w:szCs w:val="26"/>
          <w:lang w:val="en-US"/>
        </w:rPr>
        <w:t>hóa luồng công việc</w:t>
      </w:r>
      <w:r>
        <w:rPr>
          <w:rFonts w:ascii="Times New Roman" w:hAnsi="Times New Roman"/>
          <w:i/>
          <w:color w:val="000000"/>
          <w:sz w:val="26"/>
          <w:szCs w:val="26"/>
          <w:lang w:val="en-US"/>
        </w:rPr>
        <w:t>. Đó cũng là nội dung chính</w:t>
      </w:r>
      <w:r w:rsidRPr="00B34253">
        <w:rPr>
          <w:rFonts w:ascii="Times New Roman" w:hAnsi="Times New Roman"/>
          <w:i/>
          <w:color w:val="000000"/>
          <w:sz w:val="26"/>
          <w:szCs w:val="26"/>
        </w:rPr>
        <w:t xml:space="preserve"> mà chúng tôi đã nghiên cứu trong suốt thời gian thực hiện khóa luận. </w:t>
      </w:r>
    </w:p>
    <w:p w:rsidR="000F172B" w:rsidRPr="009447CF" w:rsidRDefault="000F172B" w:rsidP="00FE10DE">
      <w:pPr>
        <w:pStyle w:val="ListParagraph"/>
        <w:ind w:left="450" w:firstLine="360"/>
        <w:jc w:val="both"/>
        <w:rPr>
          <w:rFonts w:ascii="Times New Roman" w:hAnsi="Times New Roman"/>
          <w:i/>
          <w:sz w:val="26"/>
          <w:szCs w:val="26"/>
        </w:rPr>
      </w:pPr>
      <w:r w:rsidRPr="00B34253">
        <w:rPr>
          <w:rFonts w:ascii="Times New Roman" w:hAnsi="Times New Roman"/>
          <w:i/>
          <w:color w:val="000000"/>
          <w:sz w:val="26"/>
          <w:szCs w:val="26"/>
        </w:rPr>
        <w:t xml:space="preserve">Vì đề tài Luồng công </w:t>
      </w:r>
      <w:r>
        <w:rPr>
          <w:rFonts w:ascii="Times New Roman" w:hAnsi="Times New Roman"/>
          <w:i/>
          <w:color w:val="000000"/>
          <w:sz w:val="26"/>
          <w:szCs w:val="26"/>
          <w:lang w:val="en-US"/>
        </w:rPr>
        <w:t xml:space="preserve">việc </w:t>
      </w:r>
      <w:r w:rsidRPr="00B34253">
        <w:rPr>
          <w:rFonts w:ascii="Times New Roman" w:hAnsi="Times New Roman"/>
          <w:i/>
          <w:color w:val="000000"/>
          <w:sz w:val="26"/>
          <w:szCs w:val="26"/>
        </w:rPr>
        <w:t xml:space="preserve">đã được đề cập đến ở một </w:t>
      </w:r>
      <w:r>
        <w:rPr>
          <w:rFonts w:ascii="Times New Roman" w:hAnsi="Times New Roman"/>
          <w:i/>
          <w:color w:val="000000"/>
          <w:sz w:val="26"/>
          <w:szCs w:val="26"/>
          <w:lang w:val="en-US"/>
        </w:rPr>
        <w:t>các</w:t>
      </w:r>
      <w:r w:rsidRPr="00B34253">
        <w:rPr>
          <w:rFonts w:ascii="Times New Roman" w:hAnsi="Times New Roman"/>
          <w:i/>
          <w:color w:val="000000"/>
          <w:sz w:val="26"/>
          <w:szCs w:val="26"/>
        </w:rPr>
        <w:t xml:space="preserve"> khóa luận tốt nghiệp trước</w:t>
      </w:r>
      <w:r>
        <w:rPr>
          <w:rStyle w:val="FootnoteReference"/>
          <w:rFonts w:ascii="Times New Roman" w:hAnsi="Times New Roman"/>
          <w:i/>
          <w:color w:val="000000"/>
          <w:sz w:val="26"/>
          <w:szCs w:val="26"/>
        </w:rPr>
        <w:footnoteReference w:id="8"/>
      </w:r>
      <w:r>
        <w:rPr>
          <w:rFonts w:ascii="Times New Roman" w:hAnsi="Times New Roman"/>
          <w:i/>
          <w:color w:val="000000"/>
          <w:sz w:val="26"/>
          <w:szCs w:val="26"/>
          <w:lang w:val="en-US"/>
        </w:rPr>
        <w:t xml:space="preserve">,nên chúng tôi chỉ đề cập đến những vấn đề thật sự quan trọng và cần thiết trong khóa luận này, phần còn lại sẽ bị bỏ qua hoặc có tham chiếu trực tiếp đến các khóa luận đó. Cũng cần nói thêm rằng, một trong 2 khóa luận trước nghiên cứu về mô hình dòng công việc trên môi trường mã nguồn mở jBPM, khóa luận còn lại nghiên cứu về Windows Workflow Foundation với sự hỗ trợ của </w:t>
      </w:r>
      <w:r w:rsidRPr="00E32E60">
        <w:rPr>
          <w:rFonts w:ascii="Times New Roman" w:hAnsi="Times New Roman"/>
          <w:i/>
          <w:color w:val="000000"/>
          <w:sz w:val="26"/>
          <w:szCs w:val="26"/>
          <w:lang w:val="en-US"/>
        </w:rPr>
        <w:t>SharePoint Workflow</w:t>
      </w:r>
      <w:r>
        <w:rPr>
          <w:rFonts w:ascii="Times New Roman" w:hAnsi="Times New Roman"/>
          <w:i/>
          <w:color w:val="000000"/>
          <w:sz w:val="26"/>
          <w:szCs w:val="26"/>
          <w:lang w:val="en-US"/>
        </w:rPr>
        <w:t xml:space="preserve">. SharePoint Workflow là công cụ hỗ trợ tương tác giữa người dùng với các dòng công việc, đáp ứng hầu hết các nhu cầu thiết kế cũng như xử lý của hệ thống cần xây dựng. Trong khóa luận này, chúng tôi chỉ sử dụng Windows Workflow Foundation làm môi trường thiết kế và triển khai các mô hình dòng công việc, ngoài ra không sử dụng </w:t>
      </w:r>
      <w:r w:rsidRPr="009447CF">
        <w:rPr>
          <w:rFonts w:ascii="Times New Roman" w:hAnsi="Times New Roman"/>
          <w:i/>
          <w:sz w:val="26"/>
          <w:szCs w:val="26"/>
          <w:lang w:val="en-US"/>
        </w:rPr>
        <w:t>công cụ hỗ trợ nào khác.</w:t>
      </w:r>
    </w:p>
    <w:p w:rsidR="00AD09BC" w:rsidRPr="00397CA5" w:rsidRDefault="00AD09BC" w:rsidP="00765CE1">
      <w:pPr>
        <w:pStyle w:val="ListParagraph"/>
        <w:numPr>
          <w:ilvl w:val="0"/>
          <w:numId w:val="17"/>
        </w:numPr>
        <w:ind w:left="284" w:firstLine="0"/>
        <w:jc w:val="both"/>
        <w:outlineLvl w:val="0"/>
        <w:rPr>
          <w:b/>
          <w:lang w:val="en-US"/>
        </w:rPr>
      </w:pPr>
      <w:bookmarkStart w:id="98" w:name="_Toc266246112"/>
      <w:bookmarkStart w:id="99" w:name="_Toc266247067"/>
      <w:r w:rsidRPr="00397CA5">
        <w:rPr>
          <w:rFonts w:ascii="Times New Roman" w:hAnsi="Times New Roman"/>
          <w:b/>
          <w:color w:val="000000"/>
          <w:sz w:val="26"/>
          <w:szCs w:val="26"/>
          <w:lang w:val="en-US"/>
        </w:rPr>
        <w:t>Các định nghĩ</w:t>
      </w:r>
      <w:r w:rsidR="00770953" w:rsidRPr="00397CA5">
        <w:rPr>
          <w:rFonts w:ascii="Times New Roman" w:hAnsi="Times New Roman"/>
          <w:b/>
          <w:color w:val="000000"/>
          <w:sz w:val="26"/>
          <w:szCs w:val="26"/>
          <w:lang w:val="en-US"/>
        </w:rPr>
        <w:t>a</w:t>
      </w:r>
      <w:bookmarkEnd w:id="98"/>
      <w:bookmarkEnd w:id="99"/>
    </w:p>
    <w:p w:rsidR="004373DC" w:rsidRPr="00765CE1" w:rsidRDefault="00D65105" w:rsidP="00765CE1">
      <w:pPr>
        <w:pStyle w:val="ListParagraph"/>
        <w:numPr>
          <w:ilvl w:val="1"/>
          <w:numId w:val="17"/>
        </w:numPr>
        <w:ind w:left="270" w:firstLine="0"/>
        <w:jc w:val="both"/>
        <w:outlineLvl w:val="1"/>
        <w:rPr>
          <w:rFonts w:ascii="Times New Roman" w:hAnsi="Times New Roman"/>
          <w:b/>
          <w:i/>
          <w:color w:val="000000"/>
          <w:sz w:val="26"/>
          <w:szCs w:val="26"/>
          <w:lang w:val="en-US"/>
        </w:rPr>
      </w:pPr>
      <w:bookmarkStart w:id="100" w:name="_Toc266246113"/>
      <w:bookmarkStart w:id="101" w:name="_Toc266247068"/>
      <w:r w:rsidRPr="00765CE1">
        <w:rPr>
          <w:rFonts w:ascii="Times New Roman" w:hAnsi="Times New Roman"/>
          <w:b/>
          <w:i/>
          <w:color w:val="000000"/>
          <w:sz w:val="26"/>
          <w:szCs w:val="26"/>
          <w:lang w:val="en-US"/>
        </w:rPr>
        <w:t>Workflow Management System</w:t>
      </w:r>
      <w:r w:rsidR="00BD1F54" w:rsidRPr="00765CE1">
        <w:rPr>
          <w:rFonts w:ascii="Times New Roman" w:hAnsi="Times New Roman"/>
          <w:b/>
          <w:i/>
          <w:color w:val="000000"/>
          <w:sz w:val="26"/>
          <w:szCs w:val="26"/>
          <w:lang w:val="en-US"/>
        </w:rPr>
        <w:t xml:space="preserve"> ( viết tắt là </w:t>
      </w:r>
      <w:r w:rsidR="00E262A9" w:rsidRPr="00765CE1">
        <w:rPr>
          <w:rFonts w:ascii="Times New Roman" w:hAnsi="Times New Roman"/>
          <w:b/>
          <w:i/>
          <w:color w:val="000000"/>
          <w:sz w:val="26"/>
          <w:szCs w:val="26"/>
          <w:lang w:val="en-US"/>
        </w:rPr>
        <w:t xml:space="preserve"> WfMS</w:t>
      </w:r>
      <w:r w:rsidR="00AD09BC" w:rsidRPr="00765CE1">
        <w:rPr>
          <w:rFonts w:ascii="Times New Roman" w:hAnsi="Times New Roman"/>
          <w:b/>
          <w:i/>
          <w:color w:val="000000"/>
          <w:sz w:val="26"/>
          <w:szCs w:val="26"/>
          <w:lang w:val="en-US"/>
        </w:rPr>
        <w:t>):</w:t>
      </w:r>
      <w:bookmarkEnd w:id="100"/>
      <w:bookmarkEnd w:id="101"/>
      <w:r w:rsidR="00AD09BC" w:rsidRPr="00765CE1">
        <w:rPr>
          <w:rFonts w:ascii="Times New Roman" w:hAnsi="Times New Roman"/>
          <w:b/>
          <w:i/>
          <w:color w:val="000000"/>
          <w:sz w:val="26"/>
          <w:szCs w:val="26"/>
          <w:lang w:val="en-US"/>
        </w:rPr>
        <w:t xml:space="preserve"> </w:t>
      </w:r>
    </w:p>
    <w:p w:rsidR="00E262A9" w:rsidRPr="006B2F54" w:rsidRDefault="002961C8" w:rsidP="004711CD">
      <w:pPr>
        <w:pStyle w:val="ListParagraph"/>
        <w:ind w:left="360"/>
        <w:jc w:val="both"/>
        <w:rPr>
          <w:rFonts w:ascii="Times New Roman" w:hAnsi="Times New Roman"/>
          <w:color w:val="000000"/>
          <w:sz w:val="26"/>
          <w:szCs w:val="26"/>
          <w:lang w:val="en-US"/>
        </w:rPr>
      </w:pPr>
      <w:r>
        <w:rPr>
          <w:rFonts w:ascii="Times New Roman" w:hAnsi="Times New Roman"/>
          <w:color w:val="000000"/>
          <w:sz w:val="26"/>
          <w:szCs w:val="26"/>
          <w:lang w:val="en-US"/>
        </w:rPr>
        <w:t>WfMS</w:t>
      </w:r>
      <w:r w:rsidR="00BD1F54">
        <w:rPr>
          <w:rFonts w:ascii="Times New Roman" w:hAnsi="Times New Roman"/>
          <w:color w:val="000000"/>
          <w:sz w:val="26"/>
          <w:szCs w:val="26"/>
          <w:lang w:val="en-US"/>
        </w:rPr>
        <w:t xml:space="preserve"> (hệ quản trị luồng công việc)</w:t>
      </w:r>
      <w:r>
        <w:rPr>
          <w:rFonts w:ascii="Times New Roman" w:hAnsi="Times New Roman"/>
          <w:color w:val="000000"/>
          <w:sz w:val="26"/>
          <w:szCs w:val="26"/>
          <w:lang w:val="en-US"/>
        </w:rPr>
        <w:t xml:space="preserve"> l</w:t>
      </w:r>
      <w:r w:rsidRPr="00E262A9">
        <w:rPr>
          <w:rFonts w:ascii="Times New Roman" w:hAnsi="Times New Roman"/>
          <w:color w:val="000000"/>
          <w:sz w:val="26"/>
          <w:szCs w:val="26"/>
          <w:lang w:val="en-US"/>
        </w:rPr>
        <w:t xml:space="preserve">à </w:t>
      </w:r>
      <w:r w:rsidR="00AD09BC" w:rsidRPr="00E262A9">
        <w:rPr>
          <w:rFonts w:ascii="Times New Roman" w:hAnsi="Times New Roman"/>
          <w:color w:val="000000"/>
          <w:sz w:val="26"/>
          <w:szCs w:val="26"/>
          <w:lang w:val="en-US"/>
        </w:rPr>
        <w:t xml:space="preserve">một </w:t>
      </w:r>
      <w:r w:rsidR="00E262A9" w:rsidRPr="00E262A9">
        <w:rPr>
          <w:rFonts w:ascii="Times New Roman" w:hAnsi="Times New Roman"/>
          <w:color w:val="000000"/>
          <w:sz w:val="26"/>
          <w:szCs w:val="26"/>
          <w:lang w:val="en-US"/>
        </w:rPr>
        <w:t xml:space="preserve">hệ thống </w:t>
      </w:r>
      <w:r w:rsidR="00AD09BC" w:rsidRPr="00E262A9">
        <w:rPr>
          <w:rFonts w:ascii="Times New Roman" w:hAnsi="Times New Roman"/>
          <w:color w:val="000000"/>
          <w:sz w:val="26"/>
          <w:szCs w:val="26"/>
          <w:lang w:val="en-US"/>
        </w:rPr>
        <w:t xml:space="preserve">phần mềm </w:t>
      </w:r>
      <w:r w:rsidR="00E262A9">
        <w:rPr>
          <w:rFonts w:ascii="Times New Roman" w:hAnsi="Times New Roman"/>
          <w:color w:val="000000"/>
          <w:sz w:val="26"/>
          <w:szCs w:val="26"/>
          <w:lang w:val="en-US"/>
        </w:rPr>
        <w:t xml:space="preserve">hỗ trợ việc thiết kế, thực thi các luồng công việc.Mỗi </w:t>
      </w:r>
      <w:r w:rsidR="00E262A9" w:rsidRPr="006B2F54">
        <w:rPr>
          <w:rFonts w:ascii="Times New Roman" w:hAnsi="Times New Roman"/>
          <w:color w:val="000000"/>
          <w:sz w:val="26"/>
          <w:szCs w:val="26"/>
          <w:lang w:val="en-US"/>
        </w:rPr>
        <w:t>WfMS đưa ra các phương pháp định nghĩa mô hình luồng công việc và điều khiển sự thực thi các luồng công việc cũng như các công việc thành phần bên trong nó. Ngoài ra, WfMS còn có chức năng luân chuyển dữ liệu, phân phối các công việc tới các tác nhân dựa vào các công cụ</w:t>
      </w:r>
      <w:r w:rsidR="004711CD">
        <w:rPr>
          <w:rFonts w:ascii="Times New Roman" w:hAnsi="Times New Roman"/>
          <w:color w:val="000000"/>
          <w:sz w:val="26"/>
          <w:szCs w:val="26"/>
          <w:lang w:val="en-US"/>
        </w:rPr>
        <w:t xml:space="preserve"> và dịch vụ</w:t>
      </w:r>
      <w:r w:rsidR="00E262A9" w:rsidRPr="006B2F54">
        <w:rPr>
          <w:rFonts w:ascii="Times New Roman" w:hAnsi="Times New Roman"/>
          <w:color w:val="000000"/>
          <w:sz w:val="26"/>
          <w:szCs w:val="26"/>
          <w:lang w:val="en-US"/>
        </w:rPr>
        <w:t xml:space="preserve"> hỗ trợ. </w:t>
      </w:r>
    </w:p>
    <w:p w:rsidR="00AD09BC" w:rsidRDefault="00AD09BC" w:rsidP="00765CE1">
      <w:pPr>
        <w:pStyle w:val="ListParagraph"/>
        <w:ind w:left="284"/>
        <w:jc w:val="both"/>
        <w:outlineLvl w:val="1"/>
        <w:rPr>
          <w:rFonts w:ascii="Times New Roman" w:hAnsi="Times New Roman"/>
          <w:b/>
          <w:color w:val="000000"/>
          <w:sz w:val="26"/>
          <w:szCs w:val="26"/>
          <w:lang w:val="en-US"/>
        </w:rPr>
      </w:pPr>
      <w:bookmarkStart w:id="102" w:name="_Toc266246114"/>
      <w:bookmarkStart w:id="103" w:name="_Toc266247069"/>
      <w:r>
        <w:rPr>
          <w:rFonts w:ascii="Times New Roman" w:hAnsi="Times New Roman"/>
          <w:b/>
          <w:color w:val="000000"/>
          <w:sz w:val="26"/>
          <w:szCs w:val="26"/>
          <w:lang w:val="en-US"/>
        </w:rPr>
        <w:t>1.</w:t>
      </w:r>
      <w:r w:rsidR="007C084D">
        <w:rPr>
          <w:rFonts w:ascii="Times New Roman" w:hAnsi="Times New Roman"/>
          <w:b/>
          <w:color w:val="000000"/>
          <w:sz w:val="26"/>
          <w:szCs w:val="26"/>
          <w:lang w:val="en-US"/>
        </w:rPr>
        <w:t>2</w:t>
      </w:r>
      <w:r>
        <w:rPr>
          <w:rFonts w:ascii="Times New Roman" w:hAnsi="Times New Roman"/>
          <w:b/>
          <w:color w:val="000000"/>
          <w:sz w:val="26"/>
          <w:szCs w:val="26"/>
          <w:lang w:val="en-US"/>
        </w:rPr>
        <w:t xml:space="preserve">. </w:t>
      </w:r>
      <w:r w:rsidRPr="00583993">
        <w:rPr>
          <w:rFonts w:ascii="Times New Roman" w:hAnsi="Times New Roman"/>
          <w:b/>
          <w:i/>
          <w:color w:val="000000"/>
          <w:sz w:val="26"/>
          <w:szCs w:val="26"/>
          <w:lang w:val="en-US"/>
        </w:rPr>
        <w:t>Workflow Management Coalition</w:t>
      </w:r>
      <w:r w:rsidR="00E904FF">
        <w:rPr>
          <w:rFonts w:ascii="Times New Roman" w:hAnsi="Times New Roman"/>
          <w:b/>
          <w:i/>
          <w:color w:val="000000"/>
          <w:sz w:val="26"/>
          <w:szCs w:val="26"/>
          <w:lang w:val="en-US"/>
        </w:rPr>
        <w:t xml:space="preserve"> (</w:t>
      </w:r>
      <w:r w:rsidR="001F1445">
        <w:rPr>
          <w:rFonts w:ascii="Times New Roman" w:hAnsi="Times New Roman"/>
          <w:b/>
          <w:i/>
          <w:color w:val="000000"/>
          <w:sz w:val="26"/>
          <w:szCs w:val="26"/>
          <w:lang w:val="en-US"/>
        </w:rPr>
        <w:t xml:space="preserve">viết tắt là </w:t>
      </w:r>
      <w:r w:rsidR="00E904FF">
        <w:rPr>
          <w:rFonts w:ascii="Times New Roman" w:hAnsi="Times New Roman"/>
          <w:b/>
          <w:i/>
          <w:color w:val="000000"/>
          <w:sz w:val="26"/>
          <w:szCs w:val="26"/>
          <w:lang w:val="en-US"/>
        </w:rPr>
        <w:t xml:space="preserve">WfMC) </w:t>
      </w:r>
      <w:r w:rsidR="0039456D">
        <w:rPr>
          <w:rStyle w:val="FootnoteReference"/>
          <w:rFonts w:ascii="Times New Roman" w:hAnsi="Times New Roman"/>
          <w:b/>
          <w:color w:val="000000"/>
          <w:sz w:val="26"/>
          <w:szCs w:val="26"/>
          <w:lang w:val="en-US"/>
        </w:rPr>
        <w:footnoteReference w:id="9"/>
      </w:r>
      <w:bookmarkEnd w:id="102"/>
      <w:bookmarkEnd w:id="103"/>
    </w:p>
    <w:p w:rsidR="00E904FF" w:rsidRDefault="00064371"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Với tính ưu việt của các ứng dụng quản lý dòng công việc, càng ngày càng có nhiều công ty phần mềm xây dựng nên các ứng dụng này cũng như các hệ quản trị dòng công việc để đáp ứng nhu cầu khách hàng. Mỗi công ty như thế lại đưa ra các chuẩn </w:t>
      </w:r>
      <w:r>
        <w:rPr>
          <w:rFonts w:ascii="Times New Roman" w:hAnsi="Times New Roman"/>
          <w:color w:val="000000"/>
          <w:sz w:val="26"/>
          <w:szCs w:val="26"/>
          <w:lang w:val="en-US"/>
        </w:rPr>
        <w:lastRenderedPageBreak/>
        <w:t xml:space="preserve">riêng để căn cứ vào đó tạo ra các sản phẩm của mình. Điều này </w:t>
      </w:r>
      <w:r w:rsidRPr="00064371">
        <w:rPr>
          <w:rFonts w:ascii="Times New Roman" w:hAnsi="Times New Roman"/>
          <w:color w:val="000000"/>
          <w:sz w:val="26"/>
          <w:szCs w:val="26"/>
          <w:lang w:val="en-US"/>
        </w:rPr>
        <w:t>gây khó khăn trong việc kết hợp các hệ thống riêng lẻ đó thành một hệ thống lớn hơn, giải quyết các bài toán lớn hơn</w:t>
      </w:r>
      <w:r w:rsidR="00E904FF">
        <w:rPr>
          <w:rFonts w:ascii="Times New Roman" w:hAnsi="Times New Roman"/>
          <w:color w:val="000000"/>
          <w:sz w:val="26"/>
          <w:szCs w:val="26"/>
          <w:lang w:val="en-US"/>
        </w:rPr>
        <w:t>…</w:t>
      </w:r>
    </w:p>
    <w:p w:rsidR="00E904FF" w:rsidRDefault="00E904FF"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Tháng 8/1993, tổ chức WfMC ra đời. Tổ chức này chịu trách nhiệm </w:t>
      </w:r>
      <w:r>
        <w:rPr>
          <w:rFonts w:ascii="Times New Roman" w:hAnsi="Times New Roman"/>
          <w:sz w:val="26"/>
        </w:rPr>
        <w:t>đưa ra định nghĩa về các loại quản trị dòng công việc và các tiêu chuẩn kỹ thuật đối với việc phát triển các hệ quản trị dòng công việc sau này.</w:t>
      </w:r>
    </w:p>
    <w:p w:rsidR="00AD09BC" w:rsidRPr="00765CE1" w:rsidRDefault="00AD09BC" w:rsidP="00765CE1">
      <w:pPr>
        <w:pStyle w:val="Heading1"/>
        <w:rPr>
          <w:rFonts w:ascii="Times New Roman" w:hAnsi="Times New Roman"/>
          <w:color w:val="000000"/>
          <w:sz w:val="26"/>
          <w:szCs w:val="26"/>
          <w:lang w:val="en-US"/>
        </w:rPr>
      </w:pPr>
      <w:bookmarkStart w:id="104" w:name="_Toc266246115"/>
      <w:bookmarkStart w:id="105" w:name="_Toc266247070"/>
      <w:r w:rsidRPr="00765CE1">
        <w:rPr>
          <w:rFonts w:ascii="Times New Roman" w:hAnsi="Times New Roman"/>
          <w:color w:val="000000"/>
          <w:sz w:val="26"/>
          <w:szCs w:val="26"/>
          <w:lang w:val="en-US"/>
        </w:rPr>
        <w:t xml:space="preserve">2.  </w:t>
      </w:r>
      <w:r w:rsidR="00D65105" w:rsidRPr="00765CE1">
        <w:rPr>
          <w:rFonts w:ascii="Times New Roman" w:hAnsi="Times New Roman"/>
          <w:i/>
          <w:color w:val="000000"/>
          <w:sz w:val="26"/>
          <w:szCs w:val="26"/>
          <w:lang w:val="en-US"/>
        </w:rPr>
        <w:t>Windows Workflow Foundation</w:t>
      </w:r>
      <w:r w:rsidR="00425698" w:rsidRPr="00765CE1">
        <w:rPr>
          <w:rFonts w:ascii="Times New Roman" w:hAnsi="Times New Roman"/>
          <w:i/>
          <w:color w:val="000000"/>
          <w:sz w:val="26"/>
          <w:szCs w:val="26"/>
          <w:lang w:val="en-US"/>
        </w:rPr>
        <w:t xml:space="preserve"> </w:t>
      </w:r>
      <w:r w:rsidR="00425698" w:rsidRPr="00765CE1">
        <w:rPr>
          <w:rFonts w:ascii="Times New Roman" w:hAnsi="Times New Roman"/>
          <w:color w:val="000000"/>
          <w:sz w:val="26"/>
          <w:szCs w:val="26"/>
          <w:lang w:val="en-US"/>
        </w:rPr>
        <w:t>(viết tắt là WF</w:t>
      </w:r>
      <w:r w:rsidR="00D90248" w:rsidRPr="00765CE1">
        <w:rPr>
          <w:rFonts w:ascii="Times New Roman" w:hAnsi="Times New Roman"/>
          <w:color w:val="000000"/>
          <w:sz w:val="26"/>
          <w:szCs w:val="26"/>
          <w:lang w:val="en-US"/>
        </w:rPr>
        <w:t>)</w:t>
      </w:r>
      <w:r w:rsidR="0060382D" w:rsidRPr="00765CE1">
        <w:rPr>
          <w:rFonts w:ascii="Times New Roman" w:hAnsi="Times New Roman"/>
          <w:color w:val="000000"/>
          <w:sz w:val="26"/>
          <w:szCs w:val="26"/>
          <w:lang w:val="en-US"/>
        </w:rPr>
        <w:t xml:space="preserve"> </w:t>
      </w:r>
      <w:r w:rsidR="0060382D" w:rsidRPr="00765CE1">
        <w:rPr>
          <w:rStyle w:val="FootnoteReference"/>
          <w:rFonts w:ascii="Times New Roman" w:hAnsi="Times New Roman"/>
          <w:color w:val="000000"/>
          <w:sz w:val="26"/>
          <w:szCs w:val="26"/>
          <w:lang w:val="en-US"/>
        </w:rPr>
        <w:footnoteReference w:id="10"/>
      </w:r>
      <w:bookmarkEnd w:id="104"/>
      <w:bookmarkEnd w:id="105"/>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được thiết kế nhằm hỗ trợ việc xây dựng các sản phẩm mô hình hóa luồng công việc</w:t>
      </w:r>
      <w:r w:rsidR="009A2126">
        <w:rPr>
          <w:rFonts w:ascii="Times New Roman" w:hAnsi="Times New Roman"/>
          <w:color w:val="000000"/>
          <w:sz w:val="26"/>
          <w:szCs w:val="26"/>
          <w:lang w:val="en-US"/>
        </w:rPr>
        <w:t xml:space="preserve"> </w:t>
      </w:r>
      <w:r w:rsidR="009A2126">
        <w:rPr>
          <w:rStyle w:val="FootnoteReference"/>
          <w:rFonts w:ascii="Times New Roman" w:hAnsi="Times New Roman"/>
          <w:color w:val="000000"/>
          <w:sz w:val="26"/>
          <w:szCs w:val="26"/>
          <w:lang w:val="en-US"/>
        </w:rPr>
        <w:footnoteReference w:id="11"/>
      </w:r>
      <w:r w:rsidRPr="0010054E">
        <w:rPr>
          <w:rFonts w:ascii="Times New Roman" w:hAnsi="Times New Roman"/>
          <w:color w:val="000000"/>
          <w:sz w:val="26"/>
          <w:szCs w:val="26"/>
          <w:vertAlign w:val="superscript"/>
        </w:rPr>
        <w:t>,</w:t>
      </w:r>
      <w:r w:rsidRPr="00734727">
        <w:rPr>
          <w:rFonts w:ascii="Times New Roman" w:hAnsi="Times New Roman"/>
          <w:color w:val="000000"/>
          <w:sz w:val="26"/>
          <w:szCs w:val="26"/>
        </w:rPr>
        <w:t xml:space="preserve"> cũng như các phần mềm mã nguồn mở </w:t>
      </w:r>
      <w:r w:rsidR="00C402C8">
        <w:rPr>
          <w:rFonts w:ascii="Times New Roman" w:hAnsi="Times New Roman"/>
          <w:color w:val="000000"/>
          <w:sz w:val="26"/>
          <w:szCs w:val="26"/>
          <w:lang w:val="en-US"/>
        </w:rPr>
        <w:t>khác</w:t>
      </w:r>
      <w:r w:rsidR="00182E94">
        <w:rPr>
          <w:rFonts w:ascii="Times New Roman" w:hAnsi="Times New Roman"/>
          <w:color w:val="000000"/>
          <w:sz w:val="26"/>
          <w:szCs w:val="26"/>
          <w:lang w:val="en-US"/>
        </w:rPr>
        <w:t xml:space="preserve"> </w:t>
      </w:r>
      <w:r w:rsidR="00C402C8">
        <w:rPr>
          <w:rFonts w:ascii="Times New Roman" w:hAnsi="Times New Roman"/>
          <w:color w:val="000000"/>
          <w:sz w:val="26"/>
          <w:szCs w:val="26"/>
          <w:lang w:val="en-US"/>
        </w:rPr>
        <w:t xml:space="preserve">với </w:t>
      </w:r>
      <w:r w:rsidR="00182E94">
        <w:rPr>
          <w:rFonts w:ascii="Times New Roman" w:hAnsi="Times New Roman"/>
          <w:color w:val="000000"/>
          <w:sz w:val="26"/>
          <w:szCs w:val="26"/>
          <w:lang w:val="en-US"/>
        </w:rPr>
        <w:t xml:space="preserve">mục đích </w:t>
      </w:r>
      <w:r w:rsidR="00C402C8">
        <w:rPr>
          <w:rFonts w:ascii="Times New Roman" w:hAnsi="Times New Roman"/>
          <w:color w:val="000000"/>
          <w:sz w:val="26"/>
          <w:szCs w:val="26"/>
          <w:lang w:val="en-US"/>
        </w:rPr>
        <w:t>tương tự</w:t>
      </w:r>
      <w:r w:rsidRPr="00734727">
        <w:rPr>
          <w:rFonts w:ascii="Times New Roman" w:hAnsi="Times New Roman"/>
          <w:color w:val="000000"/>
          <w:sz w:val="26"/>
          <w:szCs w:val="26"/>
        </w:rPr>
        <w:t xml:space="preserve">. Trong đó, Windows Workflow Foundation 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w:t>
      </w:r>
      <w:r w:rsidRPr="00326953">
        <w:rPr>
          <w:rFonts w:ascii="Times New Roman" w:hAnsi="Times New Roman"/>
          <w:i/>
          <w:color w:val="000000"/>
          <w:sz w:val="26"/>
          <w:szCs w:val="26"/>
        </w:rPr>
        <w:t>.Net Framework</w:t>
      </w:r>
      <w:r w:rsidRPr="00734727">
        <w:rPr>
          <w:rFonts w:ascii="Times New Roman" w:hAnsi="Times New Roman"/>
          <w:color w:val="000000"/>
          <w:sz w:val="26"/>
          <w:szCs w:val="26"/>
        </w:rPr>
        <w:t xml:space="preserve">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w:t>
      </w:r>
      <w:r w:rsidR="000501A5">
        <w:rPr>
          <w:rFonts w:ascii="Times New Roman" w:hAnsi="Times New Roman"/>
          <w:color w:val="000000"/>
          <w:sz w:val="26"/>
          <w:szCs w:val="26"/>
          <w:lang w:val="en-US"/>
        </w:rPr>
        <w:t xml:space="preserve">người dùng </w:t>
      </w:r>
      <w:r w:rsidRPr="00734727">
        <w:rPr>
          <w:rFonts w:ascii="Times New Roman" w:hAnsi="Times New Roman"/>
          <w:color w:val="000000"/>
          <w:sz w:val="26"/>
          <w:szCs w:val="26"/>
        </w:rPr>
        <w:t xml:space="preserve">định nghĩa, thực thi và quản lý </w:t>
      </w:r>
      <w:r>
        <w:rPr>
          <w:rFonts w:ascii="Times New Roman" w:hAnsi="Times New Roman"/>
          <w:color w:val="000000"/>
          <w:sz w:val="26"/>
          <w:szCs w:val="26"/>
          <w:lang w:val="en-US"/>
        </w:rPr>
        <w:t>luồng công việc</w:t>
      </w:r>
      <w:r w:rsidR="003922EC">
        <w:rPr>
          <w:rFonts w:ascii="Times New Roman" w:hAnsi="Times New Roman"/>
          <w:color w:val="000000"/>
          <w:sz w:val="26"/>
          <w:szCs w:val="26"/>
          <w:lang w:val="en-US"/>
        </w:rPr>
        <w:t xml:space="preserve"> với các những điểm khác biệt so với các hệ thống khác như sau</w:t>
      </w:r>
      <w:r w:rsidRPr="00734727">
        <w:rPr>
          <w:rFonts w:ascii="Times New Roman" w:hAnsi="Times New Roman"/>
          <w:color w:val="000000"/>
          <w:sz w:val="26"/>
          <w:szCs w:val="26"/>
        </w:rPr>
        <w:t xml:space="preserve">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cho phép điều khiển các công việc </w:t>
      </w:r>
      <w:r w:rsidR="00195D33">
        <w:rPr>
          <w:rFonts w:ascii="Times New Roman" w:hAnsi="Times New Roman"/>
          <w:color w:val="000000"/>
          <w:sz w:val="26"/>
          <w:szCs w:val="26"/>
          <w:lang w:val="en-US"/>
        </w:rPr>
        <w:t xml:space="preserve">thực thi </w:t>
      </w:r>
      <w:r w:rsidRPr="00F22470">
        <w:rPr>
          <w:rFonts w:ascii="Times New Roman" w:hAnsi="Times New Roman"/>
          <w:color w:val="000000"/>
          <w:sz w:val="26"/>
          <w:szCs w:val="26"/>
        </w:rPr>
        <w:t>trong thời gian dài</w:t>
      </w:r>
      <w:r w:rsidR="000E68B3">
        <w:rPr>
          <w:rFonts w:ascii="Times New Roman" w:hAnsi="Times New Roman"/>
          <w:color w:val="000000"/>
          <w:sz w:val="26"/>
          <w:szCs w:val="26"/>
          <w:lang w:val="en-US"/>
        </w:rPr>
        <w:t xml:space="preserve"> (nhiều ngày, nhiều tháng, …)</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có thể chỉnh sửa động khi </w:t>
      </w:r>
      <w:r w:rsidR="00195D33">
        <w:rPr>
          <w:rFonts w:ascii="Times New Roman" w:hAnsi="Times New Roman"/>
          <w:color w:val="000000"/>
          <w:sz w:val="26"/>
          <w:szCs w:val="26"/>
          <w:lang w:val="en-US"/>
        </w:rPr>
        <w:t>đang thực thi</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w:t>
      </w:r>
      <w:r w:rsidRPr="003D7A53">
        <w:rPr>
          <w:rFonts w:ascii="Times New Roman" w:hAnsi="Times New Roman"/>
          <w:i/>
          <w:color w:val="000000"/>
          <w:sz w:val="26"/>
          <w:szCs w:val="26"/>
        </w:rPr>
        <w:t>activity</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hỗ trợ </w:t>
      </w:r>
      <w:r w:rsidR="009C7A80">
        <w:rPr>
          <w:rFonts w:ascii="Times New Roman" w:hAnsi="Times New Roman"/>
          <w:color w:val="000000"/>
          <w:sz w:val="26"/>
          <w:szCs w:val="26"/>
          <w:lang w:val="en-US"/>
        </w:rPr>
        <w:t>nhiều</w:t>
      </w:r>
      <w:r w:rsidR="009C7A80" w:rsidRPr="00F22470">
        <w:rPr>
          <w:rFonts w:ascii="Times New Roman" w:hAnsi="Times New Roman"/>
          <w:color w:val="000000"/>
          <w:sz w:val="26"/>
          <w:szCs w:val="26"/>
        </w:rPr>
        <w:t xml:space="preserve"> </w:t>
      </w:r>
      <w:r w:rsidRPr="00F22470">
        <w:rPr>
          <w:rFonts w:ascii="Times New Roman" w:hAnsi="Times New Roman"/>
          <w:color w:val="000000"/>
          <w:sz w:val="26"/>
          <w:szCs w:val="26"/>
        </w:rPr>
        <w:t xml:space="preserve">kiểu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khác nhau.</w:t>
      </w:r>
    </w:p>
    <w:p w:rsidR="006B0F0B" w:rsidRDefault="006B0F0B" w:rsidP="00784A8E">
      <w:pPr>
        <w:pStyle w:val="ListParagraph"/>
        <w:ind w:left="0" w:firstLine="270"/>
        <w:jc w:val="both"/>
        <w:rPr>
          <w:rFonts w:ascii="Times New Roman" w:hAnsi="Times New Roman"/>
          <w:color w:val="000000"/>
          <w:sz w:val="26"/>
          <w:szCs w:val="26"/>
          <w:lang w:val="en-US"/>
        </w:rPr>
      </w:pPr>
    </w:p>
    <w:p w:rsidR="00AD09BC" w:rsidRPr="00734727" w:rsidRDefault="00484BA7"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Với WF, v</w:t>
      </w:r>
      <w:r w:rsidR="00AD09BC" w:rsidRPr="00734727">
        <w:rPr>
          <w:rFonts w:ascii="Times New Roman" w:hAnsi="Times New Roman"/>
          <w:color w:val="000000"/>
          <w:sz w:val="26"/>
          <w:szCs w:val="26"/>
        </w:rPr>
        <w:t xml:space="preserve">iệc phát triển ứng dụng .Net trở nên dễ dàng hơn, đồng thời chất lượng ứng dụng cũng được nâng cao. Đây không phải là một ứng dụng độc lập, mà là một nền tảng phần mềm được thiết kế nhằm cho phép đưa </w:t>
      </w:r>
      <w:r>
        <w:rPr>
          <w:rFonts w:ascii="Times New Roman" w:hAnsi="Times New Roman"/>
          <w:color w:val="000000"/>
          <w:sz w:val="26"/>
          <w:szCs w:val="26"/>
          <w:lang w:val="en-US"/>
        </w:rPr>
        <w:t>l</w:t>
      </w:r>
      <w:r w:rsidRPr="00734727">
        <w:rPr>
          <w:rFonts w:ascii="Times New Roman" w:hAnsi="Times New Roman"/>
          <w:color w:val="000000"/>
          <w:sz w:val="26"/>
          <w:szCs w:val="26"/>
        </w:rPr>
        <w:t xml:space="preserve">uồng </w:t>
      </w:r>
      <w:r w:rsidR="00AD09BC" w:rsidRPr="00734727">
        <w:rPr>
          <w:rFonts w:ascii="Times New Roman" w:hAnsi="Times New Roman"/>
          <w:color w:val="000000"/>
          <w:sz w:val="26"/>
          <w:szCs w:val="26"/>
        </w:rPr>
        <w:t>công việc v</w:t>
      </w:r>
      <w:r w:rsidR="00AD09BC">
        <w:rPr>
          <w:rFonts w:ascii="Times New Roman" w:hAnsi="Times New Roman"/>
          <w:color w:val="000000"/>
          <w:sz w:val="26"/>
          <w:szCs w:val="26"/>
          <w:lang w:val="en-US"/>
        </w:rPr>
        <w:t>à</w:t>
      </w:r>
      <w:r w:rsidR="00AD09BC"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Đối với những ứng dụng hỗ trợ nghiệp vụ kinh doanh, WF giúp ta có thể kết hợp các </w:t>
      </w:r>
      <w:r w:rsidR="00484BA7">
        <w:rPr>
          <w:rFonts w:ascii="Times New Roman" w:hAnsi="Times New Roman"/>
          <w:color w:val="000000"/>
          <w:sz w:val="26"/>
          <w:szCs w:val="26"/>
          <w:lang w:val="en-US"/>
        </w:rPr>
        <w:t xml:space="preserve">quy trình nghiệp vụ </w:t>
      </w:r>
      <w:r w:rsidR="004A01B7">
        <w:rPr>
          <w:rFonts w:ascii="Times New Roman" w:hAnsi="Times New Roman"/>
          <w:color w:val="000000"/>
          <w:sz w:val="26"/>
          <w:szCs w:val="26"/>
          <w:lang w:val="en-US"/>
        </w:rPr>
        <w:t>đó</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Đối với những ứng dụng có khả năng tùy chỉnh cao, WF giúp ta tách </w:t>
      </w:r>
      <w:r w:rsidR="001C4DBA" w:rsidRPr="00F22470">
        <w:rPr>
          <w:rFonts w:ascii="Times New Roman" w:hAnsi="Times New Roman"/>
          <w:color w:val="000000"/>
          <w:sz w:val="26"/>
          <w:szCs w:val="26"/>
        </w:rPr>
        <w:t>biệ</w:t>
      </w:r>
      <w:r w:rsidR="001C4DBA">
        <w:rPr>
          <w:rFonts w:ascii="Times New Roman" w:hAnsi="Times New Roman"/>
          <w:color w:val="000000"/>
          <w:sz w:val="26"/>
          <w:szCs w:val="26"/>
          <w:lang w:val="en-US"/>
        </w:rPr>
        <w:t xml:space="preserve">t </w:t>
      </w:r>
      <w:r w:rsidRPr="00F22470">
        <w:rPr>
          <w:rFonts w:ascii="Times New Roman" w:hAnsi="Times New Roman"/>
          <w:color w:val="000000"/>
          <w:sz w:val="26"/>
          <w:szCs w:val="26"/>
        </w:rPr>
        <w:t xml:space="preserve">giữa các thành phần </w:t>
      </w:r>
      <w:r w:rsidR="004A01B7">
        <w:rPr>
          <w:rFonts w:ascii="Times New Roman" w:hAnsi="Times New Roman"/>
          <w:color w:val="000000"/>
          <w:sz w:val="26"/>
          <w:szCs w:val="26"/>
          <w:lang w:val="en-US"/>
        </w:rPr>
        <w:t>nghiệp vụ kinh doanh</w:t>
      </w:r>
      <w:r w:rsidRPr="00F22470">
        <w:rPr>
          <w:rFonts w:ascii="Times New Roman" w:hAnsi="Times New Roman"/>
          <w:color w:val="000000"/>
          <w:sz w:val="26"/>
          <w:szCs w:val="26"/>
        </w:rPr>
        <w:t xml:space="preserve">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Đồng thời, </w:t>
      </w:r>
      <w:r w:rsidR="004A01B7">
        <w:rPr>
          <w:rFonts w:ascii="Times New Roman" w:hAnsi="Times New Roman"/>
          <w:color w:val="000000"/>
          <w:sz w:val="26"/>
          <w:szCs w:val="26"/>
          <w:lang w:val="en-US"/>
        </w:rPr>
        <w:t>WF cũng có một số đặc điểm ưu việt sau</w:t>
      </w:r>
      <w:r w:rsidR="007C6860">
        <w:rPr>
          <w:rFonts w:ascii="Times New Roman" w:hAnsi="Times New Roman"/>
          <w:color w:val="000000"/>
          <w:sz w:val="26"/>
          <w:szCs w:val="26"/>
          <w:lang w:val="en-US"/>
        </w:rPr>
        <w:t>:</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Cung cấp một kiến trúc mạnh mẽ và linh </w:t>
      </w:r>
      <w:r w:rsidR="004A01B7">
        <w:rPr>
          <w:rFonts w:ascii="Times New Roman" w:hAnsi="Times New Roman"/>
          <w:color w:val="000000"/>
          <w:sz w:val="26"/>
          <w:szCs w:val="26"/>
          <w:lang w:val="en-US"/>
        </w:rPr>
        <w:t>hoạt</w:t>
      </w:r>
      <w:r w:rsidR="004A01B7" w:rsidRPr="00D64D43">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Hỗ trợ hai kiểu định nghĩa luồng công việc khác nhau: </w:t>
      </w:r>
      <w:r w:rsidR="007C748E">
        <w:rPr>
          <w:rFonts w:ascii="Times New Roman" w:hAnsi="Times New Roman"/>
          <w:color w:val="000000"/>
          <w:sz w:val="26"/>
          <w:szCs w:val="26"/>
          <w:lang w:val="en-US"/>
        </w:rPr>
        <w:t xml:space="preserve">Luồng tuần </w:t>
      </w:r>
      <w:r>
        <w:rPr>
          <w:rFonts w:ascii="Times New Roman" w:hAnsi="Times New Roman"/>
          <w:color w:val="000000"/>
          <w:sz w:val="26"/>
          <w:szCs w:val="26"/>
          <w:lang w:val="en-US"/>
        </w:rPr>
        <w:t xml:space="preserve">tự hay </w:t>
      </w:r>
      <w:r w:rsidR="007C748E">
        <w:rPr>
          <w:rFonts w:ascii="Times New Roman" w:hAnsi="Times New Roman"/>
          <w:color w:val="000000"/>
          <w:sz w:val="26"/>
          <w:szCs w:val="26"/>
          <w:lang w:val="en-US"/>
        </w:rPr>
        <w:t xml:space="preserve">Máy trạng </w:t>
      </w:r>
      <w:r>
        <w:rPr>
          <w:rFonts w:ascii="Times New Roman" w:hAnsi="Times New Roman"/>
          <w:color w:val="000000"/>
          <w:sz w:val="26"/>
          <w:szCs w:val="26"/>
          <w:lang w:val="en-US"/>
        </w:rPr>
        <w:t xml:space="preserve">thái - cho phép xây dựng luồng công việc theo hướng tương tác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hay tương tác với người dùng .</w:t>
      </w:r>
    </w:p>
    <w:p w:rsidR="00AD09BC" w:rsidRPr="00D64D43" w:rsidRDefault="00AD09BC" w:rsidP="004A01B7">
      <w:pPr>
        <w:pStyle w:val="ListParagraph"/>
        <w:numPr>
          <w:ilvl w:val="0"/>
          <w:numId w:val="7"/>
        </w:numPr>
        <w:ind w:left="851" w:hanging="284"/>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Cung cấp dịch vụ </w:t>
      </w:r>
      <w:r w:rsidRPr="004A01B7">
        <w:rPr>
          <w:rFonts w:ascii="Times New Roman" w:hAnsi="Times New Roman"/>
          <w:i/>
          <w:color w:val="000000"/>
          <w:sz w:val="26"/>
          <w:szCs w:val="26"/>
          <w:lang w:val="en-US"/>
        </w:rPr>
        <w:t>Persistence</w:t>
      </w:r>
      <w:r w:rsidRPr="00D64D43">
        <w:rPr>
          <w:rFonts w:ascii="Times New Roman" w:hAnsi="Times New Roman"/>
          <w:color w:val="000000"/>
          <w:sz w:val="26"/>
          <w:szCs w:val="26"/>
          <w:lang w:val="en-US"/>
        </w:rPr>
        <w:t xml:space="preserve">, </w:t>
      </w:r>
      <w:r w:rsidR="004A01B7">
        <w:rPr>
          <w:rFonts w:ascii="Times New Roman" w:hAnsi="Times New Roman"/>
          <w:color w:val="000000"/>
          <w:sz w:val="26"/>
          <w:szCs w:val="26"/>
          <w:lang w:val="en-US"/>
        </w:rPr>
        <w:t>cho phép thực thi luồng công việc trong một thời gian dài.</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w:t>
      </w:r>
      <w:r w:rsidR="006F2C5E">
        <w:rPr>
          <w:rFonts w:ascii="Times New Roman" w:hAnsi="Times New Roman"/>
          <w:color w:val="000000"/>
          <w:sz w:val="26"/>
          <w:szCs w:val="26"/>
          <w:lang w:val="en-US"/>
        </w:rPr>
        <w:t>.Net Framework</w:t>
      </w:r>
      <w:r w:rsidRPr="00D64D43">
        <w:rPr>
          <w:rFonts w:ascii="Times New Roman" w:hAnsi="Times New Roman"/>
          <w:color w:val="000000"/>
          <w:sz w:val="26"/>
          <w:szCs w:val="26"/>
          <w:lang w:val="en-US"/>
        </w:rPr>
        <w:t xml:space="preserve"> và </w:t>
      </w:r>
      <w:r w:rsidR="007C748E">
        <w:rPr>
          <w:rFonts w:ascii="Times New Roman" w:hAnsi="Times New Roman"/>
          <w:color w:val="000000"/>
          <w:sz w:val="26"/>
          <w:szCs w:val="26"/>
          <w:lang w:val="en-US"/>
        </w:rPr>
        <w:t>là thành phần miễn phí</w:t>
      </w:r>
      <w:r w:rsidRPr="00D64D43">
        <w:rPr>
          <w:rFonts w:ascii="Times New Roman" w:hAnsi="Times New Roman"/>
          <w:color w:val="000000"/>
          <w:sz w:val="26"/>
          <w:szCs w:val="26"/>
          <w:lang w:val="en-US"/>
        </w:rPr>
        <w:t xml:space="preserve">. </w:t>
      </w:r>
    </w:p>
    <w:p w:rsidR="00AD09BC" w:rsidRPr="00734727" w:rsidRDefault="00656923"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Trên đ</w:t>
      </w:r>
      <w:r w:rsidR="00AD09BC" w:rsidRPr="00734727">
        <w:rPr>
          <w:rFonts w:ascii="Times New Roman" w:hAnsi="Times New Roman"/>
          <w:color w:val="000000"/>
          <w:sz w:val="26"/>
          <w:szCs w:val="26"/>
        </w:rPr>
        <w:t>ây cũng chính là những nguyên nhân đã thuyết phục chúng tôi quyết định sử dụng WF để xây dựng ứng dụng</w:t>
      </w:r>
      <w:r>
        <w:rPr>
          <w:rFonts w:ascii="Times New Roman" w:hAnsi="Times New Roman"/>
          <w:color w:val="000000"/>
          <w:sz w:val="26"/>
          <w:szCs w:val="26"/>
          <w:lang w:val="en-US"/>
        </w:rPr>
        <w:t xml:space="preserve"> cho khóa luận này</w:t>
      </w:r>
      <w:r w:rsidR="00AD09BC" w:rsidRPr="00734727">
        <w:rPr>
          <w:rFonts w:ascii="Times New Roman" w:hAnsi="Times New Roman"/>
          <w:color w:val="000000"/>
          <w:sz w:val="26"/>
          <w:szCs w:val="26"/>
        </w:rPr>
        <w:t>.</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765CE1">
      <w:pPr>
        <w:pStyle w:val="ListParagraph"/>
        <w:numPr>
          <w:ilvl w:val="1"/>
          <w:numId w:val="17"/>
        </w:numPr>
        <w:ind w:left="1004"/>
        <w:jc w:val="both"/>
        <w:outlineLvl w:val="1"/>
        <w:rPr>
          <w:rFonts w:ascii="Times New Roman" w:hAnsi="Times New Roman"/>
          <w:b/>
          <w:color w:val="000000"/>
          <w:sz w:val="26"/>
          <w:szCs w:val="26"/>
        </w:rPr>
      </w:pPr>
      <w:bookmarkStart w:id="106" w:name="_Toc266246116"/>
      <w:bookmarkStart w:id="107" w:name="_Toc266247071"/>
      <w:r w:rsidRPr="00343EE1">
        <w:rPr>
          <w:rFonts w:ascii="Times New Roman" w:hAnsi="Times New Roman"/>
          <w:b/>
          <w:color w:val="000000"/>
          <w:sz w:val="26"/>
          <w:szCs w:val="26"/>
        </w:rPr>
        <w:t>Kiến trúc cơ bản của WF:</w:t>
      </w:r>
      <w:bookmarkEnd w:id="106"/>
      <w:bookmarkEnd w:id="107"/>
    </w:p>
    <w:p w:rsidR="00AD09BC" w:rsidRPr="007B12D8" w:rsidRDefault="00AD09BC" w:rsidP="00784A8E">
      <w:pPr>
        <w:pStyle w:val="ListParagraph"/>
        <w:ind w:left="0" w:firstLine="270"/>
        <w:jc w:val="both"/>
        <w:rPr>
          <w:rFonts w:ascii="Times New Roman" w:hAnsi="Times New Roman"/>
          <w:color w:val="000000"/>
          <w:sz w:val="26"/>
          <w:szCs w:val="26"/>
          <w:lang w:val="en-US"/>
        </w:rPr>
      </w:pPr>
      <w:r w:rsidRPr="00734727">
        <w:rPr>
          <w:rFonts w:ascii="Times New Roman" w:hAnsi="Times New Roman"/>
          <w:color w:val="000000"/>
          <w:sz w:val="26"/>
          <w:szCs w:val="26"/>
        </w:rPr>
        <w:t xml:space="preserve">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sidRPr="0018294A">
        <w:rPr>
          <w:rFonts w:ascii="Times New Roman" w:hAnsi="Times New Roman"/>
          <w:i/>
          <w:color w:val="000000"/>
          <w:sz w:val="26"/>
          <w:szCs w:val="26"/>
          <w:lang w:val="en-US"/>
        </w:rPr>
        <w:t>A</w:t>
      </w:r>
      <w:r w:rsidRPr="0018294A">
        <w:rPr>
          <w:rFonts w:ascii="Times New Roman" w:hAnsi="Times New Roman"/>
          <w:i/>
          <w:color w:val="000000"/>
          <w:sz w:val="26"/>
          <w:szCs w:val="26"/>
        </w:rPr>
        <w:t>ctivity</w:t>
      </w:r>
      <w:r w:rsidRPr="00734727">
        <w:rPr>
          <w:rFonts w:ascii="Times New Roman" w:hAnsi="Times New Roman"/>
          <w:color w:val="000000"/>
          <w:sz w:val="26"/>
          <w:szCs w:val="26"/>
        </w:rPr>
        <w:t xml:space="preserve">, là các </w:t>
      </w:r>
      <w:r w:rsidR="00BA3243">
        <w:rPr>
          <w:rFonts w:ascii="Times New Roman" w:hAnsi="Times New Roman"/>
          <w:color w:val="000000"/>
          <w:sz w:val="26"/>
          <w:szCs w:val="26"/>
          <w:lang w:val="en-US"/>
        </w:rPr>
        <w:t>đối tượng</w:t>
      </w:r>
      <w:r w:rsidR="00B75A4B">
        <w:rPr>
          <w:rFonts w:ascii="Times New Roman" w:hAnsi="Times New Roman"/>
          <w:color w:val="000000"/>
          <w:sz w:val="26"/>
          <w:szCs w:val="26"/>
          <w:lang w:val="en-US"/>
        </w:rPr>
        <w:t xml:space="preserve"> được</w:t>
      </w:r>
      <w:r w:rsidR="00BA3243">
        <w:rPr>
          <w:rFonts w:ascii="Times New Roman" w:hAnsi="Times New Roman"/>
          <w:color w:val="000000"/>
          <w:sz w:val="26"/>
          <w:szCs w:val="26"/>
          <w:lang w:val="en-US"/>
        </w:rPr>
        <w:t xml:space="preserve"> xây dựng sẵn</w:t>
      </w:r>
      <w:r w:rsidR="00737B95">
        <w:rPr>
          <w:rFonts w:ascii="Times New Roman" w:hAnsi="Times New Roman"/>
          <w:color w:val="000000"/>
          <w:sz w:val="26"/>
          <w:szCs w:val="26"/>
          <w:lang w:val="en-US"/>
        </w:rPr>
        <w:t xml:space="preserve"> tương tự các đối tượng quen thuộc </w:t>
      </w:r>
      <w:r w:rsidR="007D2A93">
        <w:rPr>
          <w:rFonts w:ascii="Times New Roman" w:hAnsi="Times New Roman"/>
          <w:color w:val="000000"/>
          <w:sz w:val="26"/>
          <w:szCs w:val="26"/>
          <w:lang w:val="en-US"/>
        </w:rPr>
        <w:t>(</w:t>
      </w:r>
      <w:r w:rsidR="00737B95">
        <w:rPr>
          <w:rFonts w:ascii="Times New Roman" w:hAnsi="Times New Roman"/>
          <w:color w:val="000000"/>
          <w:sz w:val="26"/>
          <w:szCs w:val="26"/>
          <w:lang w:val="en-US"/>
        </w:rPr>
        <w:t>button, textbox…</w:t>
      </w:r>
      <w:r w:rsidR="007D2A93">
        <w:rPr>
          <w:rFonts w:ascii="Times New Roman" w:hAnsi="Times New Roman"/>
          <w:color w:val="000000"/>
          <w:sz w:val="26"/>
          <w:szCs w:val="26"/>
          <w:lang w:val="en-US"/>
        </w:rPr>
        <w:t>)</w:t>
      </w:r>
      <w:r w:rsidR="00737B95">
        <w:rPr>
          <w:rFonts w:ascii="Times New Roman" w:hAnsi="Times New Roman"/>
          <w:color w:val="000000"/>
          <w:sz w:val="26"/>
          <w:szCs w:val="26"/>
          <w:lang w:val="en-US"/>
        </w:rPr>
        <w:t xml:space="preserve"> trong ứng dụng dành cho Windows</w:t>
      </w:r>
      <w:r w:rsidR="00B75A4B">
        <w:rPr>
          <w:rFonts w:ascii="Times New Roman" w:hAnsi="Times New Roman"/>
          <w:color w:val="000000"/>
          <w:sz w:val="26"/>
          <w:szCs w:val="26"/>
          <w:lang w:val="en-US"/>
        </w:rPr>
        <w:t>.</w:t>
      </w:r>
      <w:r w:rsidRPr="00734727">
        <w:rPr>
          <w:rFonts w:ascii="Times New Roman" w:hAnsi="Times New Roman"/>
          <w:color w:val="000000"/>
          <w:sz w:val="26"/>
          <w:szCs w:val="26"/>
        </w:rPr>
        <w:t xml:space="preserve"> </w:t>
      </w:r>
      <w:r w:rsidR="00BE201F">
        <w:rPr>
          <w:rFonts w:ascii="Times New Roman" w:hAnsi="Times New Roman"/>
          <w:color w:val="000000"/>
          <w:sz w:val="26"/>
          <w:szCs w:val="26"/>
          <w:lang w:val="en-US"/>
        </w:rPr>
        <w:t xml:space="preserve"> Mỗi </w:t>
      </w:r>
      <w:r w:rsidR="00AC5E1A">
        <w:rPr>
          <w:rFonts w:ascii="Times New Roman" w:hAnsi="Times New Roman"/>
          <w:color w:val="000000"/>
          <w:sz w:val="26"/>
          <w:szCs w:val="26"/>
          <w:lang w:val="en-US"/>
        </w:rPr>
        <w:t xml:space="preserve">đơn vị </w:t>
      </w:r>
      <w:r w:rsidR="00BE201F">
        <w:rPr>
          <w:rFonts w:ascii="Times New Roman" w:hAnsi="Times New Roman"/>
          <w:color w:val="000000"/>
          <w:sz w:val="26"/>
          <w:szCs w:val="26"/>
          <w:lang w:val="en-US"/>
        </w:rPr>
        <w:t>công việc trong thực tế khi mô hình hóa sẽ thành một đối tượng Activity</w:t>
      </w:r>
      <w:r w:rsidR="007B12D8">
        <w:rPr>
          <w:rFonts w:ascii="Times New Roman" w:hAnsi="Times New Roman"/>
          <w:color w:val="000000"/>
          <w:sz w:val="26"/>
          <w:szCs w:val="26"/>
          <w:lang w:val="en-US"/>
        </w:rPr>
        <w:t>. Đây cũng chính là thành phần nhỏ nhất trong mô hình luồng công việc định nghĩa bởi WF.</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w:t>
      </w:r>
      <w:r w:rsidR="00AC5E1A">
        <w:rPr>
          <w:rFonts w:ascii="Times New Roman" w:hAnsi="Times New Roman"/>
          <w:color w:val="000000"/>
          <w:sz w:val="26"/>
          <w:szCs w:val="26"/>
          <w:lang w:val="en-US"/>
        </w:rPr>
        <w:t xml:space="preserve">một tập </w:t>
      </w:r>
      <w:r w:rsidRPr="00734727">
        <w:rPr>
          <w:rFonts w:ascii="Times New Roman" w:hAnsi="Times New Roman"/>
          <w:color w:val="000000"/>
          <w:sz w:val="26"/>
          <w:szCs w:val="26"/>
        </w:rPr>
        <w:t xml:space="preserve">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12"/>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w:t>
      </w:r>
      <w:r w:rsidRPr="00012448">
        <w:rPr>
          <w:rFonts w:ascii="Times New Roman" w:hAnsi="Times New Roman"/>
          <w:i/>
          <w:color w:val="000000"/>
          <w:sz w:val="26"/>
          <w:szCs w:val="26"/>
        </w:rPr>
        <w:t xml:space="preserve">là </w:t>
      </w:r>
      <w:r w:rsidR="007A4EBD" w:rsidRPr="00012448">
        <w:rPr>
          <w:rFonts w:ascii="Times New Roman" w:hAnsi="Times New Roman"/>
          <w:i/>
          <w:color w:val="000000"/>
          <w:sz w:val="26"/>
          <w:szCs w:val="26"/>
        </w:rPr>
        <w:t>Base Activity Library</w:t>
      </w:r>
      <w:r w:rsidR="007A4EBD" w:rsidRPr="007A4EBD">
        <w:rPr>
          <w:rFonts w:ascii="Times New Roman" w:hAnsi="Times New Roman"/>
          <w:color w:val="000000"/>
          <w:sz w:val="26"/>
          <w:szCs w:val="26"/>
        </w:rPr>
        <w:t xml:space="preserve"> </w:t>
      </w:r>
      <w:r w:rsidR="007A4EBD">
        <w:rPr>
          <w:rFonts w:ascii="Times New Roman" w:hAnsi="Times New Roman"/>
          <w:color w:val="000000"/>
          <w:sz w:val="26"/>
          <w:szCs w:val="26"/>
          <w:lang w:val="en-US"/>
        </w:rPr>
        <w:t xml:space="preserve">(gọi tắt là </w:t>
      </w:r>
      <w:r w:rsidRPr="00734727">
        <w:rPr>
          <w:rFonts w:ascii="Times New Roman" w:hAnsi="Times New Roman"/>
          <w:color w:val="000000"/>
          <w:sz w:val="26"/>
          <w:szCs w:val="26"/>
        </w:rPr>
        <w:t>BAL</w:t>
      </w:r>
      <w:r>
        <w:rPr>
          <w:rFonts w:ascii="Times New Roman" w:hAnsi="Times New Roman"/>
          <w:color w:val="000000"/>
          <w:sz w:val="26"/>
          <w:szCs w:val="26"/>
          <w:lang w:val="en-US"/>
        </w:rPr>
        <w:t xml:space="preserve">). Ngoài ra, người sử dụng có thể tự định nghĩa các Activity khác nhằm phục vụ </w:t>
      </w:r>
      <w:r w:rsidR="004F4ACA">
        <w:rPr>
          <w:rFonts w:ascii="Times New Roman" w:hAnsi="Times New Roman"/>
          <w:color w:val="000000"/>
          <w:sz w:val="26"/>
          <w:szCs w:val="26"/>
          <w:lang w:val="en-US"/>
        </w:rPr>
        <w:t xml:space="preserve">cho </w:t>
      </w:r>
      <w:r>
        <w:rPr>
          <w:rFonts w:ascii="Times New Roman" w:hAnsi="Times New Roman"/>
          <w:color w:val="000000"/>
          <w:sz w:val="26"/>
          <w:szCs w:val="26"/>
          <w:lang w:val="en-US"/>
        </w:rPr>
        <w:t xml:space="preserve">nhu cầu đặc trưng </w:t>
      </w:r>
      <w:r w:rsidR="004F4ACA">
        <w:rPr>
          <w:rFonts w:ascii="Times New Roman" w:hAnsi="Times New Roman"/>
          <w:color w:val="000000"/>
          <w:sz w:val="26"/>
          <w:szCs w:val="26"/>
          <w:lang w:val="en-US"/>
        </w:rPr>
        <w:t xml:space="preserve">của </w:t>
      </w:r>
      <w:r w:rsidR="00753E0F">
        <w:rPr>
          <w:rFonts w:ascii="Times New Roman" w:hAnsi="Times New Roman"/>
          <w:color w:val="000000"/>
          <w:sz w:val="26"/>
          <w:szCs w:val="26"/>
          <w:lang w:val="en-US"/>
        </w:rPr>
        <w:t xml:space="preserve">từng </w:t>
      </w:r>
      <w:r>
        <w:rPr>
          <w:rFonts w:ascii="Times New Roman" w:hAnsi="Times New Roman"/>
          <w:color w:val="000000"/>
          <w:sz w:val="26"/>
          <w:szCs w:val="26"/>
          <w:lang w:val="en-US"/>
        </w:rPr>
        <w:t>quy trình</w:t>
      </w:r>
      <w:r w:rsidR="00753E0F">
        <w:rPr>
          <w:rFonts w:ascii="Times New Roman" w:hAnsi="Times New Roman"/>
          <w:color w:val="000000"/>
          <w:sz w:val="26"/>
          <w:szCs w:val="26"/>
          <w:lang w:val="en-US"/>
        </w:rPr>
        <w:t xml:space="preserve"> nghiệp vụ</w:t>
      </w:r>
      <w:r>
        <w:rPr>
          <w:rFonts w:ascii="Times New Roman" w:hAnsi="Times New Roman"/>
          <w:color w:val="000000"/>
          <w:sz w:val="26"/>
          <w:szCs w:val="26"/>
          <w:lang w:val="en-US"/>
        </w:rPr>
        <w:t xml:space="preserve"> - gọi là các </w:t>
      </w:r>
      <w:r w:rsidRPr="007B12D8">
        <w:rPr>
          <w:rFonts w:ascii="Times New Roman" w:hAnsi="Times New Roman"/>
          <w:i/>
          <w:color w:val="000000"/>
          <w:sz w:val="26"/>
          <w:szCs w:val="26"/>
          <w:lang w:val="en-US"/>
        </w:rPr>
        <w:t>Custom Activity</w:t>
      </w:r>
      <w:r w:rsidRPr="00734727">
        <w:rPr>
          <w:rFonts w:ascii="Times New Roman" w:hAnsi="Times New Roman"/>
          <w:color w:val="000000"/>
          <w:sz w:val="26"/>
          <w:szCs w:val="26"/>
        </w:rPr>
        <w:t xml:space="preserve">. Để thiết kế một </w:t>
      </w:r>
      <w:r w:rsidR="00002751">
        <w:rPr>
          <w:rFonts w:ascii="Times New Roman" w:hAnsi="Times New Roman"/>
          <w:color w:val="000000"/>
          <w:sz w:val="26"/>
          <w:szCs w:val="26"/>
          <w:lang w:val="en-US"/>
        </w:rPr>
        <w:t>luồng công việc</w:t>
      </w:r>
      <w:r w:rsidR="00002751" w:rsidRPr="00734727">
        <w:rPr>
          <w:rFonts w:ascii="Times New Roman" w:hAnsi="Times New Roman"/>
          <w:color w:val="000000"/>
          <w:sz w:val="26"/>
          <w:szCs w:val="26"/>
        </w:rPr>
        <w:t xml:space="preserve"> </w:t>
      </w:r>
      <w:r w:rsidRPr="00734727">
        <w:rPr>
          <w:rFonts w:ascii="Times New Roman" w:hAnsi="Times New Roman"/>
          <w:color w:val="000000"/>
          <w:sz w:val="26"/>
          <w:szCs w:val="26"/>
        </w:rPr>
        <w:t>thì chúng ta sử dụng Workflow Designer tích hợp sẵn trong</w:t>
      </w:r>
      <w:r w:rsidR="00002751">
        <w:rPr>
          <w:rFonts w:ascii="Times New Roman" w:hAnsi="Times New Roman"/>
          <w:color w:val="000000"/>
          <w:sz w:val="26"/>
          <w:szCs w:val="26"/>
          <w:lang w:val="en-US"/>
        </w:rPr>
        <w:t xml:space="preserve"> công cụ</w:t>
      </w:r>
      <w:r w:rsidRPr="00734727">
        <w:rPr>
          <w:rFonts w:ascii="Times New Roman" w:hAnsi="Times New Roman"/>
          <w:color w:val="000000"/>
          <w:sz w:val="26"/>
          <w:szCs w:val="26"/>
        </w:rPr>
        <w:t xml:space="preserve"> Visual Studio hoặc bằng cách </w:t>
      </w:r>
      <w:r w:rsidR="00002751">
        <w:rPr>
          <w:rFonts w:ascii="Times New Roman" w:hAnsi="Times New Roman"/>
          <w:color w:val="000000"/>
          <w:sz w:val="26"/>
          <w:szCs w:val="26"/>
          <w:lang w:val="en-US"/>
        </w:rPr>
        <w:t>viết mã XAML</w:t>
      </w:r>
      <w:r w:rsidR="00D66CC2">
        <w:rPr>
          <w:rStyle w:val="FootnoteReference"/>
          <w:rFonts w:ascii="Times New Roman" w:hAnsi="Times New Roman"/>
          <w:color w:val="000000"/>
          <w:sz w:val="26"/>
          <w:szCs w:val="26"/>
          <w:lang w:val="en-US"/>
        </w:rPr>
        <w:footnoteReference w:id="13"/>
      </w:r>
      <w:r w:rsidR="00002751" w:rsidRPr="00734727">
        <w:rPr>
          <w:rFonts w:ascii="Times New Roman" w:hAnsi="Times New Roman"/>
          <w:color w:val="000000"/>
          <w:sz w:val="26"/>
          <w:szCs w:val="26"/>
        </w:rPr>
        <w:t xml:space="preserve"> </w:t>
      </w:r>
      <w:r w:rsidRPr="00734727">
        <w:rPr>
          <w:rFonts w:ascii="Times New Roman" w:hAnsi="Times New Roman"/>
          <w:color w:val="000000"/>
          <w:sz w:val="26"/>
          <w:szCs w:val="26"/>
        </w:rPr>
        <w:t>trực tiếp.</w:t>
      </w:r>
    </w:p>
    <w:p w:rsidR="002C0D79" w:rsidRPr="00734727" w:rsidRDefault="002C0D79" w:rsidP="002C0D79">
      <w:pPr>
        <w:pStyle w:val="ListParagraph"/>
        <w:ind w:left="0" w:firstLine="270"/>
        <w:jc w:val="both"/>
        <w:rPr>
          <w:rFonts w:ascii="Times New Roman" w:hAnsi="Times New Roman"/>
          <w:color w:val="000000"/>
          <w:sz w:val="26"/>
          <w:szCs w:val="26"/>
        </w:rPr>
      </w:pPr>
      <w:r w:rsidRPr="00D76617">
        <w:rPr>
          <w:rFonts w:ascii="Times New Roman" w:hAnsi="Times New Roman"/>
          <w:color w:val="000000"/>
          <w:sz w:val="26"/>
          <w:szCs w:val="26"/>
          <w:lang w:val="en-US"/>
        </w:rPr>
        <w:t>Hình H</w:t>
      </w:r>
      <w:r w:rsidR="00731DE7">
        <w:rPr>
          <w:rFonts w:ascii="Times New Roman" w:hAnsi="Times New Roman"/>
          <w:color w:val="000000"/>
          <w:sz w:val="26"/>
          <w:szCs w:val="26"/>
          <w:lang w:val="en-US"/>
        </w:rPr>
        <w:t>.</w:t>
      </w:r>
      <w:r w:rsidRPr="00D76617">
        <w:rPr>
          <w:rFonts w:ascii="Times New Roman" w:hAnsi="Times New Roman"/>
          <w:color w:val="000000"/>
          <w:sz w:val="26"/>
          <w:szCs w:val="26"/>
          <w:lang w:val="en-US"/>
        </w:rPr>
        <w:t xml:space="preserve">6 mô tả một cách đầy đủ các thành phần trong kiến trúc </w:t>
      </w:r>
      <w:r w:rsidR="005B0142">
        <w:rPr>
          <w:rFonts w:ascii="Times New Roman" w:hAnsi="Times New Roman"/>
          <w:color w:val="000000"/>
          <w:sz w:val="26"/>
          <w:szCs w:val="26"/>
          <w:lang w:val="en-US"/>
        </w:rPr>
        <w:t>.Net Framework 3.0</w:t>
      </w:r>
      <w:r w:rsidRPr="00D76617">
        <w:rPr>
          <w:rFonts w:ascii="Times New Roman" w:hAnsi="Times New Roman"/>
          <w:color w:val="000000"/>
          <w:sz w:val="26"/>
          <w:szCs w:val="26"/>
          <w:lang w:val="en-US"/>
        </w:rPr>
        <w:t>. Có thể thấy rõ rằ</w:t>
      </w:r>
      <w:r>
        <w:rPr>
          <w:rFonts w:ascii="Times New Roman" w:hAnsi="Times New Roman"/>
          <w:color w:val="000000"/>
          <w:sz w:val="26"/>
          <w:szCs w:val="26"/>
          <w:lang w:val="en-US"/>
        </w:rPr>
        <w:t>ng</w:t>
      </w:r>
      <w:r w:rsidRPr="00734727">
        <w:rPr>
          <w:rFonts w:ascii="Times New Roman" w:hAnsi="Times New Roman"/>
          <w:color w:val="000000"/>
          <w:sz w:val="26"/>
          <w:szCs w:val="26"/>
        </w:rPr>
        <w:t>, WF là một trong những công nghệ nằm trong nền tảng .NET 3.0, cùng với WPF, WCF, CardSpace</w:t>
      </w:r>
      <w:r w:rsidR="00DD46C0">
        <w:rPr>
          <w:rFonts w:ascii="Times New Roman" w:hAnsi="Times New Roman"/>
          <w:color w:val="000000"/>
          <w:sz w:val="26"/>
          <w:szCs w:val="26"/>
          <w:lang w:val="en-US"/>
        </w:rPr>
        <w:t xml:space="preserve"> </w:t>
      </w:r>
      <w:r w:rsidR="00DD46C0">
        <w:rPr>
          <w:rStyle w:val="FootnoteReference"/>
          <w:rFonts w:ascii="Times New Roman" w:hAnsi="Times New Roman"/>
          <w:color w:val="000000"/>
          <w:sz w:val="26"/>
          <w:szCs w:val="26"/>
          <w:lang w:val="en-US"/>
        </w:rPr>
        <w:footnoteReference w:id="14"/>
      </w:r>
      <w:r w:rsidRPr="00734727">
        <w:rPr>
          <w:rFonts w:ascii="Times New Roman" w:hAnsi="Times New Roman"/>
          <w:color w:val="000000"/>
          <w:sz w:val="26"/>
          <w:szCs w:val="26"/>
        </w:rPr>
        <w:t>.</w:t>
      </w:r>
    </w:p>
    <w:p w:rsidR="0081411F" w:rsidRDefault="003A3888">
      <w:pPr>
        <w:keepNext/>
        <w:ind w:firstLine="360"/>
        <w:jc w:val="center"/>
      </w:pPr>
      <w:bookmarkStart w:id="109" w:name="h6"/>
      <w:r>
        <w:rPr>
          <w:rFonts w:ascii="Times New Roman" w:hAnsi="Times New Roman"/>
          <w:color w:val="000000"/>
          <w:sz w:val="26"/>
          <w:szCs w:val="26"/>
          <w:lang w:val="en-US"/>
        </w:rPr>
        <w:lastRenderedPageBreak/>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bookmarkEnd w:id="109"/>
    </w:p>
    <w:p w:rsidR="0081411F" w:rsidRDefault="003E69F9">
      <w:pPr>
        <w:pStyle w:val="Caption"/>
        <w:jc w:val="center"/>
        <w:rPr>
          <w:rFonts w:ascii="Times New Roman" w:hAnsi="Times New Roman"/>
          <w:color w:val="000000"/>
          <w:sz w:val="26"/>
          <w:szCs w:val="26"/>
        </w:rPr>
      </w:pPr>
      <w:r>
        <w:t xml:space="preserve">H6. </w:t>
      </w:r>
      <w:r w:rsidR="005B0142">
        <w:t>V</w:t>
      </w:r>
      <w:r w:rsidR="005B0142">
        <w:rPr>
          <w:rFonts w:ascii="Times New Roman" w:hAnsi="Times New Roman"/>
        </w:rPr>
        <w:t>ị trí WF trong .NET 3.0</w:t>
      </w:r>
    </w:p>
    <w:p w:rsidR="0081411F" w:rsidRDefault="00142A3F" w:rsidP="00765CE1">
      <w:pPr>
        <w:pStyle w:val="ListParagraph"/>
        <w:numPr>
          <w:ilvl w:val="1"/>
          <w:numId w:val="17"/>
        </w:numPr>
        <w:jc w:val="both"/>
        <w:outlineLvl w:val="1"/>
        <w:rPr>
          <w:rFonts w:ascii="Times New Roman" w:hAnsi="Times New Roman"/>
          <w:b/>
          <w:color w:val="000000"/>
          <w:sz w:val="26"/>
          <w:szCs w:val="26"/>
        </w:rPr>
      </w:pPr>
      <w:bookmarkStart w:id="110" w:name="_Toc266246117"/>
      <w:bookmarkStart w:id="111" w:name="_Toc266247072"/>
      <w:r w:rsidRPr="0095756A">
        <w:rPr>
          <w:rFonts w:ascii="Times New Roman" w:hAnsi="Times New Roman"/>
          <w:b/>
          <w:color w:val="000000"/>
          <w:sz w:val="26"/>
          <w:szCs w:val="26"/>
          <w:lang w:val="en-US"/>
        </w:rPr>
        <w:t>Cấu trúc</w:t>
      </w:r>
      <w:r w:rsidR="00AD09BC" w:rsidRPr="0095756A">
        <w:rPr>
          <w:rFonts w:ascii="Times New Roman" w:hAnsi="Times New Roman"/>
          <w:b/>
          <w:color w:val="000000"/>
          <w:sz w:val="26"/>
          <w:szCs w:val="26"/>
        </w:rPr>
        <w:t xml:space="preserve"> </w:t>
      </w:r>
      <w:r w:rsidRPr="0095756A">
        <w:rPr>
          <w:rFonts w:ascii="Times New Roman" w:hAnsi="Times New Roman"/>
          <w:b/>
          <w:color w:val="000000"/>
          <w:sz w:val="26"/>
          <w:szCs w:val="26"/>
          <w:lang w:val="en-US"/>
        </w:rPr>
        <w:t>l</w:t>
      </w:r>
      <w:r w:rsidRPr="0095756A">
        <w:rPr>
          <w:rFonts w:ascii="Times New Roman" w:hAnsi="Times New Roman"/>
          <w:b/>
          <w:color w:val="000000"/>
          <w:sz w:val="26"/>
          <w:szCs w:val="26"/>
        </w:rPr>
        <w:t>uồng</w:t>
      </w:r>
      <w:r w:rsidRPr="00F22470">
        <w:rPr>
          <w:rFonts w:ascii="Times New Roman" w:hAnsi="Times New Roman"/>
          <w:b/>
          <w:color w:val="000000"/>
          <w:sz w:val="26"/>
          <w:szCs w:val="26"/>
        </w:rPr>
        <w:t xml:space="preserve"> </w:t>
      </w:r>
      <w:r w:rsidR="00AD09BC" w:rsidRPr="00F22470">
        <w:rPr>
          <w:rFonts w:ascii="Times New Roman" w:hAnsi="Times New Roman"/>
          <w:b/>
          <w:color w:val="000000"/>
          <w:sz w:val="26"/>
          <w:szCs w:val="26"/>
        </w:rPr>
        <w:t>công việc trong WF</w:t>
      </w:r>
      <w:bookmarkEnd w:id="110"/>
      <w:bookmarkEnd w:id="111"/>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w:t>
      </w:r>
      <w:r w:rsidR="00142A3F">
        <w:rPr>
          <w:rFonts w:ascii="Times New Roman" w:hAnsi="Times New Roman"/>
          <w:color w:val="000000"/>
          <w:sz w:val="26"/>
          <w:szCs w:val="26"/>
          <w:lang w:val="en-US"/>
        </w:rPr>
        <w:t>l</w:t>
      </w:r>
      <w:r w:rsidR="00142A3F" w:rsidRPr="00734727">
        <w:rPr>
          <w:rFonts w:ascii="Times New Roman" w:hAnsi="Times New Roman"/>
          <w:color w:val="000000"/>
          <w:sz w:val="26"/>
          <w:szCs w:val="26"/>
        </w:rPr>
        <w:t xml:space="preserve">uồng </w:t>
      </w:r>
      <w:r w:rsidRPr="00734727">
        <w:rPr>
          <w:rFonts w:ascii="Times New Roman" w:hAnsi="Times New Roman"/>
          <w:color w:val="000000"/>
          <w:sz w:val="26"/>
          <w:szCs w:val="26"/>
        </w:rPr>
        <w:t xml:space="preserve">công việc được cấu thành từ các activity, </w:t>
      </w:r>
      <w:r w:rsidR="00142A3F">
        <w:rPr>
          <w:rFonts w:ascii="Times New Roman" w:hAnsi="Times New Roman"/>
          <w:color w:val="000000"/>
          <w:sz w:val="26"/>
          <w:szCs w:val="26"/>
          <w:lang w:val="en-US"/>
        </w:rPr>
        <w:t>bao gồm các activity cung cấp sẵn bởi Microsoft hoặc và các activity tùy biến</w:t>
      </w:r>
      <w:r w:rsidRPr="00734727">
        <w:rPr>
          <w:rFonts w:ascii="Times New Roman" w:hAnsi="Times New Roman"/>
          <w:color w:val="000000"/>
          <w:sz w:val="26"/>
          <w:szCs w:val="26"/>
        </w:rPr>
        <w:t xml:space="preserve">. </w:t>
      </w:r>
    </w:p>
    <w:p w:rsidR="0081411F" w:rsidRDefault="003A3888">
      <w:pPr>
        <w:keepNext/>
        <w:ind w:firstLine="360"/>
        <w:jc w:val="center"/>
      </w:pPr>
      <w:bookmarkStart w:id="112" w:name="h7"/>
      <w:r>
        <w:rPr>
          <w:rFonts w:ascii="Times New Roman" w:hAnsi="Times New Roman"/>
          <w:color w:val="000000"/>
          <w:sz w:val="26"/>
          <w:szCs w:val="26"/>
          <w:lang w:val="en-US"/>
        </w:rPr>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bookmarkEnd w:id="112"/>
    </w:p>
    <w:p w:rsidR="0081411F" w:rsidRDefault="004E1DAB">
      <w:pPr>
        <w:pStyle w:val="Caption"/>
        <w:jc w:val="center"/>
        <w:rPr>
          <w:rFonts w:ascii="Times New Roman" w:hAnsi="Times New Roman"/>
          <w:color w:val="000000"/>
          <w:sz w:val="26"/>
          <w:szCs w:val="26"/>
        </w:rPr>
      </w:pPr>
      <w:r>
        <w:t>H7. C</w:t>
      </w:r>
      <w:r>
        <w:rPr>
          <w:rFonts w:ascii="Times New Roman" w:hAnsi="Times New Roman"/>
        </w:rPr>
        <w:t>ấu trúc luồng công việc</w:t>
      </w:r>
    </w:p>
    <w:p w:rsidR="0081411F" w:rsidRDefault="00AD09BC" w:rsidP="00765CE1">
      <w:pPr>
        <w:pStyle w:val="ListParagraph"/>
        <w:numPr>
          <w:ilvl w:val="1"/>
          <w:numId w:val="17"/>
        </w:numPr>
        <w:jc w:val="both"/>
        <w:outlineLvl w:val="1"/>
        <w:rPr>
          <w:rFonts w:ascii="Times New Roman" w:hAnsi="Times New Roman"/>
          <w:color w:val="000000"/>
          <w:sz w:val="26"/>
          <w:szCs w:val="26"/>
          <w:lang w:val="en-US"/>
        </w:rPr>
      </w:pPr>
      <w:bookmarkStart w:id="113" w:name="_Toc266246118"/>
      <w:bookmarkStart w:id="114" w:name="_Toc266247073"/>
      <w:r w:rsidRPr="00343EE1">
        <w:rPr>
          <w:rFonts w:ascii="Times New Roman" w:hAnsi="Times New Roman"/>
          <w:b/>
          <w:color w:val="000000"/>
          <w:sz w:val="26"/>
          <w:szCs w:val="26"/>
          <w:lang w:val="en-US"/>
        </w:rPr>
        <w:t>Sự lưu trú</w:t>
      </w:r>
      <w:r w:rsidR="000163F3">
        <w:rPr>
          <w:rFonts w:ascii="Times New Roman" w:hAnsi="Times New Roman"/>
          <w:b/>
          <w:color w:val="000000"/>
          <w:sz w:val="26"/>
          <w:szCs w:val="26"/>
          <w:lang w:val="en-US"/>
        </w:rPr>
        <w:t xml:space="preserve"> của WF trên ứng dụng</w:t>
      </w:r>
      <w:r w:rsidRPr="003D22F6">
        <w:rPr>
          <w:rFonts w:ascii="Times New Roman" w:hAnsi="Times New Roman"/>
          <w:i/>
          <w:color w:val="000000"/>
          <w:sz w:val="26"/>
          <w:szCs w:val="26"/>
          <w:lang w:val="en-US"/>
        </w:rPr>
        <w:t>:</w:t>
      </w:r>
      <w:bookmarkEnd w:id="113"/>
      <w:bookmarkEnd w:id="114"/>
      <w:r w:rsidRPr="003D22F6">
        <w:rPr>
          <w:rFonts w:ascii="Times New Roman" w:hAnsi="Times New Roman"/>
          <w:color w:val="000000"/>
          <w:sz w:val="26"/>
          <w:szCs w:val="26"/>
          <w:lang w:val="en-US"/>
        </w:rPr>
        <w:t xml:space="preserve"> </w:t>
      </w:r>
    </w:p>
    <w:p w:rsidR="00AD09BC" w:rsidRPr="0080167A" w:rsidRDefault="00AD09BC" w:rsidP="00784A8E">
      <w:pPr>
        <w:pStyle w:val="ListParagraph"/>
        <w:ind w:left="0" w:firstLine="270"/>
        <w:jc w:val="both"/>
        <w:rPr>
          <w:rFonts w:ascii="Times New Roman" w:hAnsi="Times New Roman"/>
          <w:color w:val="000000"/>
          <w:sz w:val="26"/>
          <w:szCs w:val="26"/>
          <w:lang w:val="en-US"/>
        </w:rPr>
      </w:pPr>
      <w:r w:rsidRPr="00734727">
        <w:rPr>
          <w:rFonts w:ascii="Times New Roman" w:hAnsi="Times New Roman"/>
          <w:color w:val="000000"/>
          <w:sz w:val="26"/>
          <w:szCs w:val="26"/>
        </w:rPr>
        <w:t xml:space="preserve">WF không phải là ứng dụng chạy độc lập nên nó cần được lưu trú trong một ứng dụng </w:t>
      </w:r>
      <w:r w:rsidR="001C142B">
        <w:rPr>
          <w:rFonts w:ascii="Times New Roman" w:hAnsi="Times New Roman"/>
          <w:color w:val="000000"/>
          <w:sz w:val="26"/>
          <w:szCs w:val="26"/>
          <w:lang w:val="en-US"/>
        </w:rPr>
        <w:t>chủ (</w:t>
      </w:r>
      <w:r w:rsidR="00BE363E" w:rsidRPr="00BE363E">
        <w:rPr>
          <w:rFonts w:ascii="Times New Roman" w:hAnsi="Times New Roman"/>
          <w:i/>
          <w:color w:val="000000"/>
          <w:sz w:val="26"/>
          <w:szCs w:val="26"/>
          <w:lang w:val="en-US"/>
        </w:rPr>
        <w:t>host application</w:t>
      </w:r>
      <w:r w:rsidR="001C142B">
        <w:rPr>
          <w:rFonts w:ascii="Times New Roman" w:hAnsi="Times New Roman"/>
          <w:color w:val="000000"/>
          <w:sz w:val="26"/>
          <w:szCs w:val="26"/>
          <w:lang w:val="en-US"/>
        </w:rPr>
        <w:t>)</w:t>
      </w:r>
      <w:r w:rsidRPr="00734727">
        <w:rPr>
          <w:rFonts w:ascii="Times New Roman" w:hAnsi="Times New Roman"/>
          <w:color w:val="000000"/>
          <w:sz w:val="26"/>
          <w:szCs w:val="26"/>
        </w:rPr>
        <w:t xml:space="preserve">.NET nào đó như winform, ASP.NET, console, Web service… Với đặc tính này, WF chỉ cần tập trung vào xử lý các nghiệp vụ, </w:t>
      </w:r>
      <w:r w:rsidR="0077383A">
        <w:rPr>
          <w:rFonts w:ascii="Times New Roman" w:hAnsi="Times New Roman"/>
          <w:color w:val="000000"/>
          <w:sz w:val="26"/>
          <w:szCs w:val="26"/>
          <w:lang w:val="en-US"/>
        </w:rPr>
        <w:t xml:space="preserve">những phần còn lại </w:t>
      </w:r>
      <w:r w:rsidRPr="00734727">
        <w:rPr>
          <w:rFonts w:ascii="Times New Roman" w:hAnsi="Times New Roman"/>
          <w:color w:val="000000"/>
          <w:sz w:val="26"/>
          <w:szCs w:val="26"/>
        </w:rPr>
        <w:t xml:space="preserve"> được giao cho </w:t>
      </w:r>
      <w:r w:rsidR="0080167A">
        <w:rPr>
          <w:rFonts w:ascii="Times New Roman" w:hAnsi="Times New Roman"/>
          <w:color w:val="000000"/>
          <w:sz w:val="26"/>
          <w:szCs w:val="26"/>
          <w:lang w:val="en-US"/>
        </w:rPr>
        <w:t>ứng dụng</w:t>
      </w:r>
      <w:r w:rsidR="0077383A">
        <w:rPr>
          <w:rFonts w:ascii="Times New Roman" w:hAnsi="Times New Roman"/>
          <w:color w:val="000000"/>
          <w:sz w:val="26"/>
          <w:szCs w:val="26"/>
          <w:lang w:val="en-US"/>
        </w:rPr>
        <w:t xml:space="preserve"> chủ</w:t>
      </w:r>
      <w:r w:rsidR="0080167A">
        <w:rPr>
          <w:rFonts w:ascii="Times New Roman" w:hAnsi="Times New Roman"/>
          <w:color w:val="000000"/>
          <w:sz w:val="26"/>
          <w:szCs w:val="26"/>
          <w:lang w:val="en-US"/>
        </w:rPr>
        <w:t xml:space="preserve"> xử lý.</w:t>
      </w:r>
    </w:p>
    <w:p w:rsidR="00412A12" w:rsidRDefault="0077383A" w:rsidP="0062193C">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Để tương tác với ứng dụng chủ </w:t>
      </w:r>
      <w:r w:rsidR="00AD09BC" w:rsidRPr="00734727">
        <w:rPr>
          <w:rFonts w:ascii="Times New Roman" w:hAnsi="Times New Roman"/>
          <w:color w:val="000000"/>
          <w:sz w:val="26"/>
          <w:szCs w:val="26"/>
        </w:rPr>
        <w:t xml:space="preserve">WF cung cấp cơ chế cho phép truyền </w:t>
      </w:r>
      <w:r w:rsidR="00CE2735">
        <w:rPr>
          <w:rFonts w:ascii="Times New Roman" w:hAnsi="Times New Roman"/>
          <w:color w:val="000000"/>
          <w:sz w:val="26"/>
          <w:szCs w:val="26"/>
          <w:lang w:val="en-US"/>
        </w:rPr>
        <w:t xml:space="preserve">tải </w:t>
      </w:r>
      <w:r w:rsidR="00AD09BC" w:rsidRPr="00734727">
        <w:rPr>
          <w:rFonts w:ascii="Times New Roman" w:hAnsi="Times New Roman"/>
          <w:color w:val="000000"/>
          <w:sz w:val="26"/>
          <w:szCs w:val="26"/>
        </w:rPr>
        <w:t xml:space="preserve">dữ liệu vào ra </w:t>
      </w:r>
      <w:r w:rsidR="00FA4DA9">
        <w:rPr>
          <w:rFonts w:ascii="Times New Roman" w:hAnsi="Times New Roman"/>
          <w:color w:val="000000"/>
          <w:sz w:val="26"/>
          <w:szCs w:val="26"/>
          <w:lang w:val="en-US"/>
        </w:rPr>
        <w:t xml:space="preserve">từ luồng </w:t>
      </w:r>
      <w:r w:rsidR="00CE2735">
        <w:rPr>
          <w:rFonts w:ascii="Times New Roman" w:hAnsi="Times New Roman"/>
          <w:color w:val="000000"/>
          <w:sz w:val="26"/>
          <w:szCs w:val="26"/>
          <w:lang w:val="en-US"/>
        </w:rPr>
        <w:t>công việc</w:t>
      </w:r>
      <w:r w:rsidR="00FA4DA9" w:rsidRPr="00734727">
        <w:rPr>
          <w:rFonts w:ascii="Times New Roman" w:hAnsi="Times New Roman"/>
          <w:color w:val="000000"/>
          <w:sz w:val="26"/>
          <w:szCs w:val="26"/>
        </w:rPr>
        <w:t xml:space="preserve"> </w:t>
      </w:r>
      <w:r w:rsidR="00AD09BC" w:rsidRPr="00734727">
        <w:rPr>
          <w:rFonts w:ascii="Times New Roman" w:hAnsi="Times New Roman"/>
          <w:color w:val="000000"/>
          <w:sz w:val="26"/>
          <w:szCs w:val="26"/>
        </w:rPr>
        <w:t xml:space="preserve">cùng với các phương thức để điều khiển sự kiện nhằm tương tác với bên ngoài. </w:t>
      </w:r>
    </w:p>
    <w:p w:rsidR="0081411F" w:rsidRDefault="00412A12">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Dưới đây là danh sách</w:t>
      </w:r>
      <w:r w:rsidR="000274EA">
        <w:rPr>
          <w:rFonts w:ascii="Times New Roman" w:hAnsi="Times New Roman"/>
          <w:color w:val="000000"/>
          <w:sz w:val="26"/>
          <w:szCs w:val="26"/>
          <w:lang w:val="en-US"/>
        </w:rPr>
        <w:t xml:space="preserve"> một số</w:t>
      </w:r>
      <w:r>
        <w:rPr>
          <w:rFonts w:ascii="Times New Roman" w:hAnsi="Times New Roman"/>
          <w:color w:val="000000"/>
          <w:sz w:val="26"/>
          <w:szCs w:val="26"/>
          <w:lang w:val="en-US"/>
        </w:rPr>
        <w:t xml:space="preserve"> dịch vụ </w:t>
      </w:r>
      <w:r w:rsidR="00A13939">
        <w:rPr>
          <w:rFonts w:ascii="Times New Roman" w:hAnsi="Times New Roman"/>
          <w:color w:val="000000"/>
          <w:sz w:val="26"/>
          <w:szCs w:val="26"/>
          <w:lang w:val="en-US"/>
        </w:rPr>
        <w:t>quan trọng</w:t>
      </w:r>
      <w:r>
        <w:rPr>
          <w:rFonts w:ascii="Times New Roman" w:hAnsi="Times New Roman"/>
          <w:color w:val="000000"/>
          <w:sz w:val="26"/>
          <w:szCs w:val="26"/>
          <w:lang w:val="en-US"/>
        </w:rPr>
        <w:t xml:space="preserve"> nhằm phục vụ cho sự lưu trú cũng như thực thi luồng công việc trong ứng dụng chủ:</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lastRenderedPageBreak/>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w:t>
      </w:r>
      <w:r w:rsidR="00002676">
        <w:rPr>
          <w:rFonts w:ascii="Times New Roman" w:hAnsi="Times New Roman"/>
          <w:color w:val="000000"/>
          <w:sz w:val="26"/>
          <w:szCs w:val="26"/>
          <w:lang w:val="en-US"/>
        </w:rPr>
        <w:t>Là cơ chế cho phép lưu trữ luồng công việc xuống đĩa nhớ một cách bền bỉ</w:t>
      </w:r>
      <w:r w:rsidR="00472208">
        <w:rPr>
          <w:rFonts w:ascii="Times New Roman" w:hAnsi="Times New Roman"/>
          <w:color w:val="000000"/>
          <w:sz w:val="26"/>
          <w:szCs w:val="26"/>
          <w:lang w:val="en-US"/>
        </w:rPr>
        <w:t xml:space="preserve"> và khôi phục lại bất cứ khi nào</w:t>
      </w:r>
      <w:r w:rsidR="00002676">
        <w:rPr>
          <w:rFonts w:ascii="Times New Roman" w:hAnsi="Times New Roman"/>
          <w:color w:val="000000"/>
          <w:sz w:val="26"/>
          <w:szCs w:val="26"/>
          <w:lang w:val="en-US"/>
        </w:rPr>
        <w:t>. Nhờ cơ chế này, các luồng công việc có thể được thực thi trong một khoảng thời gian dài (nhiều ngày, nhiều tháng…) đồng thời làm giảm gánh nặng cho hệ thống phần cứng khi có nhiều luồng công việc cùng lưu trú trong các ứng dụng.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w:t>
      </w:r>
      <w:r w:rsidR="002C71B8">
        <w:rPr>
          <w:rFonts w:ascii="Times New Roman" w:hAnsi="Times New Roman"/>
          <w:color w:val="000000"/>
          <w:sz w:val="26"/>
          <w:szCs w:val="26"/>
          <w:lang w:val="en-US"/>
        </w:rPr>
        <w:t>đối tượng</w:t>
      </w:r>
      <w:r w:rsidRPr="003D22F6">
        <w:rPr>
          <w:rFonts w:ascii="Times New Roman" w:hAnsi="Times New Roman"/>
          <w:color w:val="000000"/>
          <w:sz w:val="26"/>
          <w:szCs w:val="26"/>
        </w:rPr>
        <w:t xml:space="preserve"> : SqlWorkflowPersistenceService </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D722B9" w:rsidRDefault="00D722B9" w:rsidP="00D26559">
      <w:pPr>
        <w:pStyle w:val="ListParagraph"/>
        <w:ind w:left="0" w:firstLine="360"/>
        <w:jc w:val="both"/>
        <w:rPr>
          <w:rFonts w:ascii="Times New Roman" w:hAnsi="Times New Roman"/>
          <w:b/>
          <w:color w:val="000000"/>
          <w:sz w:val="26"/>
          <w:szCs w:val="26"/>
          <w:lang w:val="en-US"/>
        </w:rPr>
      </w:pPr>
    </w:p>
    <w:p w:rsidR="004E486D" w:rsidRPr="004E486D" w:rsidRDefault="00AD09BC" w:rsidP="005139E5">
      <w:pPr>
        <w:pStyle w:val="ListParagraph"/>
        <w:ind w:left="0" w:firstLine="360"/>
        <w:jc w:val="both"/>
        <w:rPr>
          <w:rFonts w:ascii="Times New Roman" w:hAnsi="Times New Roman"/>
          <w:i/>
          <w:color w:val="000000"/>
          <w:sz w:val="26"/>
          <w:szCs w:val="26"/>
          <w:lang w:val="en-US"/>
        </w:rPr>
      </w:pPr>
      <w:r w:rsidRPr="004E486D">
        <w:rPr>
          <w:rFonts w:ascii="Times New Roman" w:hAnsi="Times New Roman"/>
          <w:i/>
          <w:color w:val="000000"/>
          <w:sz w:val="26"/>
          <w:szCs w:val="26"/>
          <w:lang w:val="en-US"/>
        </w:rPr>
        <w:t xml:space="preserve"> </w:t>
      </w:r>
      <w:r w:rsidR="006E05A7" w:rsidRPr="004E486D">
        <w:rPr>
          <w:rFonts w:ascii="Times New Roman" w:hAnsi="Times New Roman"/>
          <w:i/>
          <w:color w:val="000000"/>
          <w:sz w:val="26"/>
          <w:szCs w:val="26"/>
          <w:lang w:val="en-US"/>
        </w:rPr>
        <w:t xml:space="preserve">Tóm lại, </w:t>
      </w:r>
      <w:r w:rsidRPr="004E486D">
        <w:rPr>
          <w:rFonts w:ascii="Times New Roman" w:hAnsi="Times New Roman"/>
          <w:i/>
          <w:color w:val="000000"/>
          <w:sz w:val="26"/>
          <w:szCs w:val="26"/>
          <w:lang w:val="en-US"/>
        </w:rPr>
        <w:t xml:space="preserve">WF là một nền tảng </w:t>
      </w:r>
      <w:r w:rsidR="005A5F36">
        <w:rPr>
          <w:rFonts w:ascii="Times New Roman" w:hAnsi="Times New Roman"/>
          <w:i/>
          <w:color w:val="000000"/>
          <w:sz w:val="26"/>
          <w:szCs w:val="26"/>
          <w:lang w:val="en-US"/>
        </w:rPr>
        <w:t xml:space="preserve">do </w:t>
      </w:r>
      <w:r w:rsidRPr="004E486D">
        <w:rPr>
          <w:rFonts w:ascii="Times New Roman" w:hAnsi="Times New Roman"/>
          <w:i/>
          <w:color w:val="000000"/>
          <w:sz w:val="26"/>
          <w:szCs w:val="26"/>
          <w:lang w:val="en-US"/>
        </w:rPr>
        <w:t xml:space="preserve">Microsoft cung cấp với rất nhiều dịch vụ khác nhau, giúp người thiết kế có thể xây dựng được phần mềm đáp ứng các yêu cầu đa dạng </w:t>
      </w:r>
      <w:r w:rsidR="006E05A7" w:rsidRPr="004E486D">
        <w:rPr>
          <w:rFonts w:ascii="Times New Roman" w:hAnsi="Times New Roman"/>
          <w:i/>
          <w:color w:val="000000"/>
          <w:sz w:val="26"/>
          <w:szCs w:val="26"/>
          <w:lang w:val="en-US"/>
        </w:rPr>
        <w:t xml:space="preserve">của khách hàng. </w:t>
      </w:r>
      <w:r w:rsidR="004E486D" w:rsidRPr="004E486D">
        <w:rPr>
          <w:rFonts w:ascii="Times New Roman" w:hAnsi="Times New Roman"/>
          <w:i/>
          <w:color w:val="000000"/>
          <w:sz w:val="26"/>
          <w:szCs w:val="26"/>
          <w:lang w:val="en-US"/>
        </w:rPr>
        <w:t>Đến đây, chúng ta đã bàn khá đầy đủ về các khái niệm và các kiến trúc quan trọng liên quan đến việc mô hình hóa luồng công việc. Chương tiếp theo sẽ đi vào hiện thực hóa ứng dụng quản lý luồng công việc đã mô tả ở chương 2, sử dụng kiến trúc WF vừa được trình bày ở chương này.</w:t>
      </w:r>
    </w:p>
    <w:p w:rsidR="00AD09BC" w:rsidRDefault="00AD09BC" w:rsidP="005139E5">
      <w:pPr>
        <w:pStyle w:val="ListParagraph"/>
        <w:ind w:left="0" w:firstLine="360"/>
        <w:jc w:val="both"/>
        <w:rPr>
          <w:rFonts w:ascii="Times New Roman" w:hAnsi="Times New Roman"/>
          <w:b/>
          <w:color w:val="000000"/>
          <w:sz w:val="26"/>
          <w:szCs w:val="26"/>
        </w:rPr>
      </w:pPr>
      <w:r>
        <w:rPr>
          <w:rFonts w:ascii="Times New Roman" w:hAnsi="Times New Roman"/>
          <w:b/>
          <w:color w:val="000000"/>
          <w:sz w:val="26"/>
          <w:szCs w:val="26"/>
        </w:rPr>
        <w:br w:type="page"/>
      </w:r>
    </w:p>
    <w:p w:rsidR="00AD09BC" w:rsidRPr="00765CE1" w:rsidRDefault="00AD09BC" w:rsidP="00765CE1">
      <w:pPr>
        <w:pStyle w:val="Heading1"/>
        <w:rPr>
          <w:rFonts w:ascii="Times New Roman" w:hAnsi="Times New Roman"/>
          <w:color w:val="000000"/>
          <w:sz w:val="26"/>
          <w:szCs w:val="26"/>
        </w:rPr>
      </w:pPr>
      <w:bookmarkStart w:id="115" w:name="_Toc266246119"/>
      <w:bookmarkStart w:id="116" w:name="_Toc266247074"/>
      <w:r w:rsidRPr="00765CE1">
        <w:rPr>
          <w:rFonts w:ascii="Times New Roman" w:hAnsi="Times New Roman"/>
          <w:color w:val="000000"/>
          <w:sz w:val="26"/>
          <w:szCs w:val="26"/>
        </w:rPr>
        <w:lastRenderedPageBreak/>
        <w:t>Chương 4</w:t>
      </w:r>
      <w:bookmarkEnd w:id="115"/>
      <w:bookmarkEnd w:id="116"/>
    </w:p>
    <w:p w:rsidR="00AD09BC" w:rsidRPr="00765CE1" w:rsidRDefault="00CA059D" w:rsidP="00765CE1">
      <w:pPr>
        <w:pStyle w:val="Heading1"/>
        <w:rPr>
          <w:rFonts w:ascii="Times New Roman" w:hAnsi="Times New Roman"/>
          <w:color w:val="000000"/>
          <w:sz w:val="26"/>
          <w:szCs w:val="26"/>
          <w:lang w:val="en-US"/>
        </w:rPr>
      </w:pPr>
      <w:bookmarkStart w:id="117" w:name="_Toc266246120"/>
      <w:bookmarkStart w:id="118" w:name="_Toc266247075"/>
      <w:r w:rsidRPr="00765CE1">
        <w:rPr>
          <w:rFonts w:ascii="Times New Roman" w:hAnsi="Times New Roman"/>
          <w:color w:val="000000"/>
          <w:sz w:val="26"/>
          <w:szCs w:val="26"/>
          <w:lang w:val="en-US"/>
        </w:rPr>
        <w:t>Hiện thực ứng dụng</w:t>
      </w:r>
      <w:bookmarkEnd w:id="117"/>
      <w:bookmarkEnd w:id="118"/>
    </w:p>
    <w:p w:rsidR="00AD09BC" w:rsidRPr="00F22470" w:rsidRDefault="004A3981" w:rsidP="005F1AA4">
      <w:pPr>
        <w:ind w:firstLine="360"/>
        <w:jc w:val="both"/>
        <w:rPr>
          <w:rFonts w:ascii="Times New Roman" w:hAnsi="Times New Roman"/>
          <w:i/>
          <w:color w:val="000000"/>
          <w:sz w:val="26"/>
          <w:szCs w:val="26"/>
        </w:rPr>
      </w:pPr>
      <w:r w:rsidRPr="00765CE1">
        <w:rPr>
          <w:rFonts w:ascii="Times New Roman" w:hAnsi="Times New Roman"/>
          <w:i/>
          <w:color w:val="000000"/>
          <w:sz w:val="26"/>
          <w:szCs w:val="26"/>
          <w:lang w:val="en-US"/>
        </w:rPr>
        <w:t>Tiếp theo, chương này thể hiện lại kết quả phân tích và thiết kế một ứng dụng cụ thể, dựa trên những tiêu chuẩn đã mô tả ở chương 2</w:t>
      </w:r>
      <w:r w:rsidR="005F1AA4" w:rsidRPr="00765CE1">
        <w:rPr>
          <w:rFonts w:ascii="Times New Roman" w:hAnsi="Times New Roman"/>
          <w:i/>
          <w:color w:val="000000"/>
          <w:sz w:val="26"/>
          <w:szCs w:val="26"/>
          <w:lang w:val="en-US"/>
        </w:rPr>
        <w:t>, bao gồm</w:t>
      </w:r>
      <w:r w:rsidRPr="00765CE1">
        <w:rPr>
          <w:rFonts w:ascii="Times New Roman" w:hAnsi="Times New Roman"/>
          <w:i/>
          <w:color w:val="000000"/>
          <w:sz w:val="26"/>
          <w:szCs w:val="26"/>
          <w:lang w:val="en-US"/>
        </w:rPr>
        <w:t xml:space="preserve"> </w:t>
      </w:r>
      <w:r w:rsidR="00AD09BC" w:rsidRPr="00765CE1">
        <w:rPr>
          <w:rFonts w:ascii="Times New Roman" w:hAnsi="Times New Roman"/>
          <w:i/>
          <w:color w:val="000000"/>
          <w:sz w:val="26"/>
          <w:szCs w:val="26"/>
        </w:rPr>
        <w:t xml:space="preserve">kết quả phân tích ứng dụng ở góc độ dữ liệu, kết quả thiết kế </w:t>
      </w:r>
      <w:r w:rsidR="00D75A48" w:rsidRPr="00765CE1">
        <w:rPr>
          <w:rFonts w:ascii="Times New Roman" w:hAnsi="Times New Roman"/>
          <w:i/>
          <w:color w:val="000000"/>
          <w:sz w:val="26"/>
          <w:szCs w:val="26"/>
          <w:lang w:val="en-US"/>
        </w:rPr>
        <w:t xml:space="preserve">xử lý, giao diện </w:t>
      </w:r>
      <w:r w:rsidR="00AD09BC" w:rsidRPr="00765CE1">
        <w:rPr>
          <w:rFonts w:ascii="Times New Roman" w:hAnsi="Times New Roman"/>
          <w:i/>
          <w:color w:val="000000"/>
          <w:sz w:val="26"/>
          <w:szCs w:val="26"/>
        </w:rPr>
        <w:t>và</w:t>
      </w:r>
      <w:r w:rsidR="00AD09BC" w:rsidRPr="00F22470">
        <w:rPr>
          <w:rFonts w:ascii="Times New Roman" w:hAnsi="Times New Roman"/>
          <w:i/>
          <w:color w:val="000000"/>
          <w:sz w:val="26"/>
          <w:szCs w:val="26"/>
        </w:rPr>
        <w:t xml:space="preserve"> các giải pháp được đề xuất nhằm giải quyết các vấn đề gặp phải trong quá trình xây dựng ứng dụng.</w:t>
      </w:r>
    </w:p>
    <w:p w:rsidR="00AD09BC" w:rsidRPr="00AB40E3" w:rsidRDefault="000E3067" w:rsidP="006F6A34">
      <w:pPr>
        <w:pStyle w:val="ListParagraph"/>
        <w:numPr>
          <w:ilvl w:val="0"/>
          <w:numId w:val="15"/>
        </w:numPr>
        <w:ind w:left="284" w:firstLine="0"/>
        <w:jc w:val="both"/>
        <w:outlineLvl w:val="0"/>
        <w:rPr>
          <w:rFonts w:ascii="Times New Roman" w:hAnsi="Times New Roman"/>
          <w:b/>
          <w:color w:val="000000"/>
          <w:sz w:val="26"/>
          <w:szCs w:val="26"/>
        </w:rPr>
      </w:pPr>
      <w:bookmarkStart w:id="119" w:name="_Toc266246121"/>
      <w:bookmarkStart w:id="120" w:name="_Toc266247076"/>
      <w:r>
        <w:rPr>
          <w:rFonts w:ascii="Times New Roman" w:hAnsi="Times New Roman"/>
          <w:b/>
          <w:color w:val="000000"/>
          <w:sz w:val="26"/>
          <w:szCs w:val="26"/>
          <w:lang w:val="en-US"/>
        </w:rPr>
        <w:t>Phân tích</w:t>
      </w:r>
      <w:r w:rsidR="00AD09BC" w:rsidRPr="00AB40E3">
        <w:rPr>
          <w:rFonts w:ascii="Times New Roman" w:hAnsi="Times New Roman"/>
          <w:b/>
          <w:color w:val="000000"/>
          <w:sz w:val="26"/>
          <w:szCs w:val="26"/>
        </w:rPr>
        <w:t xml:space="preserve"> </w:t>
      </w:r>
      <w:r w:rsidR="00FD4EC2">
        <w:rPr>
          <w:rFonts w:ascii="Times New Roman" w:hAnsi="Times New Roman"/>
          <w:b/>
          <w:color w:val="000000"/>
          <w:sz w:val="26"/>
          <w:szCs w:val="26"/>
          <w:lang w:val="en-US"/>
        </w:rPr>
        <w:t>mức quan niệm</w:t>
      </w:r>
      <w:bookmarkEnd w:id="119"/>
      <w:bookmarkEnd w:id="120"/>
    </w:p>
    <w:p w:rsidR="00AD09BC" w:rsidRPr="00AB40E3" w:rsidRDefault="00AD09BC" w:rsidP="006F6A34">
      <w:pPr>
        <w:pStyle w:val="ListParagraph"/>
        <w:numPr>
          <w:ilvl w:val="1"/>
          <w:numId w:val="15"/>
        </w:numPr>
        <w:ind w:left="284" w:firstLine="0"/>
        <w:jc w:val="both"/>
        <w:outlineLvl w:val="1"/>
        <w:rPr>
          <w:rFonts w:ascii="Times New Roman" w:hAnsi="Times New Roman"/>
          <w:b/>
          <w:color w:val="000000"/>
          <w:sz w:val="26"/>
          <w:szCs w:val="26"/>
        </w:rPr>
      </w:pPr>
      <w:bookmarkStart w:id="121" w:name="_Toc266246122"/>
      <w:bookmarkStart w:id="122" w:name="_Toc266247077"/>
      <w:r w:rsidRPr="00AB40E3">
        <w:rPr>
          <w:rFonts w:ascii="Times New Roman" w:hAnsi="Times New Roman"/>
          <w:b/>
          <w:color w:val="000000"/>
          <w:sz w:val="26"/>
          <w:szCs w:val="26"/>
        </w:rPr>
        <w:t>Mô hình dữ liệu ở mức quan niệm</w:t>
      </w:r>
      <w:bookmarkEnd w:id="121"/>
      <w:bookmarkEnd w:id="12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 xml:space="preserve">mức quan niệm. Các thực thể (đối tượng dữ liệu) mà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9243" w:type="dxa"/>
        <w:tblBorders>
          <w:top w:val="single" w:sz="8" w:space="0" w:color="4F81BD"/>
          <w:bottom w:val="single" w:sz="8" w:space="0" w:color="4F81BD"/>
          <w:insideV w:val="single" w:sz="4" w:space="0" w:color="auto"/>
        </w:tblBorders>
        <w:tblLook w:val="00A0"/>
      </w:tblPr>
      <w:tblGrid>
        <w:gridCol w:w="600"/>
        <w:gridCol w:w="3055"/>
        <w:gridCol w:w="5588"/>
      </w:tblGrid>
      <w:tr w:rsidR="00D521B3" w:rsidRPr="00E74EDE" w:rsidTr="00D521B3">
        <w:tc>
          <w:tcPr>
            <w:tcW w:w="558" w:type="dxa"/>
            <w:tcBorders>
              <w:top w:val="single" w:sz="8" w:space="0" w:color="4F81BD"/>
              <w:right w:val="single" w:sz="4" w:space="0" w:color="8DB3E2"/>
            </w:tcBorders>
            <w:shd w:val="clear" w:color="auto" w:fill="C2D69B"/>
          </w:tcPr>
          <w:p w:rsidR="00D521B3" w:rsidRPr="00D521B3" w:rsidDel="003815EA" w:rsidRDefault="00D521B3"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STT</w:t>
            </w:r>
          </w:p>
        </w:tc>
        <w:tc>
          <w:tcPr>
            <w:tcW w:w="3068" w:type="dxa"/>
            <w:tcBorders>
              <w:top w:val="single" w:sz="8" w:space="0" w:color="4F81BD"/>
              <w:right w:val="single" w:sz="4" w:space="0" w:color="8DB3E2"/>
            </w:tcBorders>
            <w:shd w:val="clear" w:color="auto" w:fill="C2D69B"/>
          </w:tcPr>
          <w:p w:rsidR="00D521B3" w:rsidRPr="003815EA" w:rsidRDefault="00D521B3" w:rsidP="00E74EDE">
            <w:pPr>
              <w:spacing w:after="0"/>
              <w:ind w:firstLine="360"/>
              <w:jc w:val="both"/>
              <w:rPr>
                <w:rFonts w:ascii="Times New Roman" w:hAnsi="Times New Roman"/>
                <w:b/>
                <w:bCs/>
                <w:color w:val="000000"/>
                <w:sz w:val="26"/>
                <w:szCs w:val="26"/>
                <w:lang w:val="en-US"/>
              </w:rPr>
            </w:pPr>
            <w:r>
              <w:rPr>
                <w:rFonts w:ascii="Times New Roman" w:hAnsi="Times New Roman"/>
                <w:b/>
                <w:bCs/>
                <w:color w:val="000000"/>
                <w:sz w:val="26"/>
                <w:szCs w:val="26"/>
                <w:lang w:val="en-US"/>
              </w:rPr>
              <w:t>Tên</w:t>
            </w:r>
          </w:p>
        </w:tc>
        <w:tc>
          <w:tcPr>
            <w:tcW w:w="5617" w:type="dxa"/>
            <w:tcBorders>
              <w:top w:val="single" w:sz="8" w:space="0" w:color="4F81BD"/>
              <w:left w:val="single" w:sz="4" w:space="0" w:color="8DB3E2"/>
            </w:tcBorders>
            <w:shd w:val="clear" w:color="auto" w:fill="C2D69B"/>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D521B3" w:rsidRPr="00E74EDE" w:rsidTr="00D521B3">
        <w:tc>
          <w:tcPr>
            <w:tcW w:w="558" w:type="dxa"/>
            <w:tcBorders>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1</w:t>
            </w:r>
          </w:p>
        </w:tc>
        <w:tc>
          <w:tcPr>
            <w:tcW w:w="3068" w:type="dxa"/>
            <w:tcBorders>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5617" w:type="dxa"/>
            <w:tcBorders>
              <w:left w:val="single" w:sz="4" w:space="0" w:color="8DB3E2"/>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D521B3" w:rsidRPr="00E74EDE" w:rsidTr="00D521B3">
        <w:tc>
          <w:tcPr>
            <w:tcW w:w="558" w:type="dxa"/>
            <w:tcBorders>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2</w:t>
            </w:r>
          </w:p>
        </w:tc>
        <w:tc>
          <w:tcPr>
            <w:tcW w:w="3068" w:type="dxa"/>
            <w:tcBorders>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5617" w:type="dxa"/>
            <w:tcBorders>
              <w:left w:val="single" w:sz="4" w:space="0" w:color="8DB3E2"/>
              <w:bottom w:val="nil"/>
            </w:tcBorders>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3</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D521B3" w:rsidRPr="00E74EDE" w:rsidTr="00D521B3">
        <w:tc>
          <w:tcPr>
            <w:tcW w:w="558" w:type="dxa"/>
            <w:tcBorders>
              <w:top w:val="nil"/>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4</w:t>
            </w:r>
          </w:p>
        </w:tc>
        <w:tc>
          <w:tcPr>
            <w:tcW w:w="3068" w:type="dxa"/>
            <w:tcBorders>
              <w:top w:val="nil"/>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5617" w:type="dxa"/>
            <w:tcBorders>
              <w:top w:val="nil"/>
              <w:left w:val="single" w:sz="4" w:space="0" w:color="8DB3E2"/>
              <w:bottom w:val="nil"/>
            </w:tcBorders>
          </w:tcPr>
          <w:p w:rsidR="00D521B3" w:rsidRPr="00E74EDE" w:rsidRDefault="00D521B3"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5</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D521B3" w:rsidRPr="00E74EDE" w:rsidTr="00D521B3">
        <w:tc>
          <w:tcPr>
            <w:tcW w:w="558" w:type="dxa"/>
            <w:tcBorders>
              <w:top w:val="nil"/>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6</w:t>
            </w:r>
          </w:p>
        </w:tc>
        <w:tc>
          <w:tcPr>
            <w:tcW w:w="3068" w:type="dxa"/>
            <w:tcBorders>
              <w:top w:val="nil"/>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5617" w:type="dxa"/>
            <w:tcBorders>
              <w:top w:val="nil"/>
              <w:left w:val="single" w:sz="4" w:space="0" w:color="8DB3E2"/>
              <w:bottom w:val="nil"/>
            </w:tcBorders>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7</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ind w:firstLine="360"/>
        <w:jc w:val="both"/>
        <w:rPr>
          <w:rFonts w:ascii="Times New Roman" w:hAnsi="Times New Roman"/>
          <w:color w:val="000000"/>
          <w:sz w:val="26"/>
          <w:szCs w:val="26"/>
          <w:lang w:val="en-US"/>
        </w:rPr>
      </w:pPr>
    </w:p>
    <w:p w:rsidR="0081411F" w:rsidRDefault="0081411F">
      <w:pPr>
        <w:keepNext/>
        <w:ind w:left="-720" w:firstLine="360"/>
        <w:jc w:val="both"/>
      </w:pPr>
      <w:bookmarkStart w:id="123" w:name="h8"/>
      <w:r>
        <w:rPr>
          <w:rFonts w:ascii="Times New Roman" w:hAnsi="Times New Roman"/>
          <w:sz w:val="26"/>
          <w:lang w:val="en-US"/>
        </w:rPr>
        <w:lastRenderedPageBreak/>
        <w:drawing>
          <wp:inline distT="0" distB="0" distL="0" distR="0">
            <wp:extent cx="5732780" cy="5090795"/>
            <wp:effectExtent l="1905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2780" cy="5090795"/>
                    </a:xfrm>
                    <a:prstGeom prst="rect">
                      <a:avLst/>
                    </a:prstGeom>
                    <a:noFill/>
                    <a:ln w="9525">
                      <a:noFill/>
                      <a:miter lim="800000"/>
                      <a:headEnd/>
                      <a:tailEnd/>
                    </a:ln>
                  </pic:spPr>
                </pic:pic>
              </a:graphicData>
            </a:graphic>
          </wp:inline>
        </w:drawing>
      </w:r>
      <w:bookmarkEnd w:id="123"/>
    </w:p>
    <w:p w:rsidR="0081411F" w:rsidRDefault="001B5199">
      <w:pPr>
        <w:pStyle w:val="Caption"/>
        <w:jc w:val="center"/>
        <w:rPr>
          <w:rFonts w:ascii="Times New Roman" w:hAnsi="Times New Roman"/>
          <w:color w:val="000000"/>
          <w:sz w:val="26"/>
          <w:szCs w:val="26"/>
        </w:rPr>
      </w:pPr>
      <w:r>
        <w:t>H8. Mô hình d</w:t>
      </w:r>
      <w:r>
        <w:rPr>
          <w:rFonts w:ascii="Times New Roman" w:hAnsi="Times New Roman"/>
          <w:lang w:val="vi-VN"/>
        </w:rPr>
        <w:t>ữ</w:t>
      </w:r>
      <w:r>
        <w:rPr>
          <w:rFonts w:ascii="Times New Roman" w:hAnsi="Times New Roman"/>
        </w:rPr>
        <w:t xml:space="preserve"> liệu quan niệm</w:t>
      </w:r>
    </w:p>
    <w:p w:rsidR="00AD09BC" w:rsidRDefault="00AD09BC" w:rsidP="00784A8E">
      <w:pPr>
        <w:ind w:firstLine="360"/>
        <w:jc w:val="both"/>
        <w:rPr>
          <w:rFonts w:ascii="Times New Roman" w:hAnsi="Times New Roman"/>
          <w:color w:val="000000"/>
          <w:sz w:val="26"/>
          <w:szCs w:val="26"/>
          <w:lang w:val="en-US"/>
        </w:rPr>
      </w:pPr>
      <w:r w:rsidRPr="003D22F6">
        <w:rPr>
          <w:rFonts w:ascii="Times New Roman" w:hAnsi="Times New Roman"/>
          <w:color w:val="000000"/>
          <w:sz w:val="26"/>
          <w:szCs w:val="26"/>
        </w:rPr>
        <w:t>Ghi chú:</w:t>
      </w:r>
    </w:p>
    <w:p w:rsidR="002C6507" w:rsidRDefault="0081411F" w:rsidP="006211D9">
      <w:pPr>
        <w:ind w:left="-450" w:firstLine="36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5732780" cy="289242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2780" cy="2892425"/>
                    </a:xfrm>
                    <a:prstGeom prst="rect">
                      <a:avLst/>
                    </a:prstGeom>
                    <a:noFill/>
                    <a:ln w="9525">
                      <a:noFill/>
                      <a:miter lim="800000"/>
                      <a:headEnd/>
                      <a:tailEnd/>
                    </a:ln>
                  </pic:spPr>
                </pic:pic>
              </a:graphicData>
            </a:graphic>
          </wp:inline>
        </w:drawing>
      </w:r>
    </w:p>
    <w:p w:rsidR="003667B6" w:rsidRPr="003667B6" w:rsidRDefault="003667B6" w:rsidP="00784A8E">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Hình H8 thể hiện lược đồ dữ liệu ở mức quan niệm. Bao gồm các thực thể, thuộc tính cho mỗi thực thể và mối quan hệ giữa chúng.</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5"/>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24" w:name="_Toc262558540"/>
      <w:bookmarkStart w:id="125" w:name="_Toc263796584"/>
      <w:bookmarkStart w:id="126" w:name="_Toc266246123"/>
      <w:bookmarkStart w:id="127" w:name="_Toc266247078"/>
      <w:r w:rsidRPr="003D22F6">
        <w:rPr>
          <w:rFonts w:ascii="Times New Roman" w:hAnsi="Times New Roman"/>
          <w:b/>
          <w:color w:val="000000"/>
          <w:sz w:val="26"/>
          <w:szCs w:val="26"/>
        </w:rPr>
        <w:t>Nhân viên</w:t>
      </w:r>
      <w:bookmarkEnd w:id="124"/>
      <w:bookmarkEnd w:id="125"/>
      <w:bookmarkEnd w:id="126"/>
      <w:bookmarkEnd w:id="127"/>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Tên đăng nhập vào </w:t>
            </w:r>
            <w:r w:rsidR="005A40F3">
              <w:rPr>
                <w:rFonts w:ascii="Times New Roman" w:hAnsi="Times New Roman"/>
                <w:color w:val="000000"/>
                <w:sz w:val="26"/>
                <w:szCs w:val="26"/>
              </w:rPr>
              <w:t>ứng dụng</w:t>
            </w:r>
            <w:r w:rsidRPr="00E74EDE">
              <w:rPr>
                <w:rFonts w:ascii="Times New Roman" w:hAnsi="Times New Roman"/>
                <w:color w:val="000000"/>
                <w:sz w:val="26"/>
                <w:szCs w:val="26"/>
              </w:rPr>
              <w:t>.</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28" w:name="_Toc266246124"/>
      <w:bookmarkStart w:id="129" w:name="_Toc266247079"/>
      <w:r w:rsidRPr="003D22F6">
        <w:rPr>
          <w:rFonts w:ascii="Times New Roman" w:hAnsi="Times New Roman"/>
          <w:b/>
          <w:color w:val="000000"/>
          <w:sz w:val="26"/>
          <w:szCs w:val="26"/>
        </w:rPr>
        <w:t>Nhân viên quản lý &amp; Nhân viên thừa hành</w:t>
      </w:r>
      <w:bookmarkEnd w:id="128"/>
      <w:bookmarkEnd w:id="129"/>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0" w:name="_Toc262558541"/>
      <w:bookmarkStart w:id="131" w:name="_Toc263796585"/>
      <w:bookmarkStart w:id="132" w:name="_Toc266246125"/>
      <w:bookmarkStart w:id="133" w:name="_Toc266247080"/>
      <w:r w:rsidRPr="003D22F6">
        <w:rPr>
          <w:rFonts w:ascii="Times New Roman" w:hAnsi="Times New Roman"/>
          <w:b/>
          <w:color w:val="000000"/>
          <w:sz w:val="26"/>
          <w:szCs w:val="26"/>
        </w:rPr>
        <w:t>Công việc</w:t>
      </w:r>
      <w:bookmarkEnd w:id="130"/>
      <w:bookmarkEnd w:id="131"/>
      <w:bookmarkEnd w:id="132"/>
      <w:bookmarkEnd w:id="133"/>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4" w:name="_Toc266246126"/>
      <w:bookmarkStart w:id="135" w:name="_Toc266247081"/>
      <w:r w:rsidRPr="003D22F6">
        <w:rPr>
          <w:rFonts w:ascii="Times New Roman" w:hAnsi="Times New Roman"/>
          <w:b/>
          <w:color w:val="000000"/>
          <w:sz w:val="26"/>
          <w:szCs w:val="26"/>
        </w:rPr>
        <w:t>Phân công</w:t>
      </w:r>
      <w:bookmarkEnd w:id="134"/>
      <w:bookmarkEnd w:id="135"/>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6" w:name="_Toc266246127"/>
      <w:bookmarkStart w:id="137" w:name="_Toc266247082"/>
      <w:r w:rsidRPr="003D22F6">
        <w:rPr>
          <w:rFonts w:ascii="Times New Roman" w:hAnsi="Times New Roman"/>
          <w:b/>
          <w:color w:val="000000"/>
          <w:sz w:val="26"/>
          <w:szCs w:val="26"/>
        </w:rPr>
        <w:t>Đợt thi</w:t>
      </w:r>
      <w:bookmarkEnd w:id="136"/>
      <w:bookmarkEnd w:id="137"/>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lastRenderedPageBreak/>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8" w:name="_Toc266246128"/>
      <w:bookmarkStart w:id="139" w:name="_Toc266247083"/>
      <w:r w:rsidRPr="003D22F6">
        <w:rPr>
          <w:rFonts w:ascii="Times New Roman" w:hAnsi="Times New Roman"/>
          <w:b/>
          <w:color w:val="000000"/>
          <w:sz w:val="26"/>
          <w:szCs w:val="26"/>
        </w:rPr>
        <w:t>Tiến độ</w:t>
      </w:r>
      <w:bookmarkEnd w:id="138"/>
      <w:bookmarkEnd w:id="139"/>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5060BB">
        <w:tc>
          <w:tcPr>
            <w:tcW w:w="675" w:type="dxa"/>
            <w:shd w:val="clear" w:color="auto" w:fill="C2D69B" w:themeFill="accent3" w:themeFillTint="99"/>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themeFill="accent3" w:themeFillTint="99"/>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themeFill="accent3" w:themeFillTint="99"/>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themeFill="accent3" w:themeFillTint="99"/>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themeFill="accent3" w:themeFillTint="99"/>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themeFill="accent3" w:themeFillTint="99"/>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40" w:name="_Toc266246129"/>
      <w:bookmarkStart w:id="141" w:name="_Toc266247084"/>
      <w:r w:rsidRPr="003D22F6">
        <w:rPr>
          <w:rFonts w:ascii="Times New Roman" w:hAnsi="Times New Roman"/>
          <w:b/>
          <w:color w:val="000000"/>
          <w:sz w:val="26"/>
          <w:szCs w:val="26"/>
        </w:rPr>
        <w:t>Ghi chú</w:t>
      </w:r>
      <w:bookmarkEnd w:id="140"/>
      <w:bookmarkEnd w:id="141"/>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42" w:name="_Toc266246130"/>
      <w:bookmarkStart w:id="143" w:name="_Toc266247085"/>
      <w:r w:rsidRPr="003D22F6">
        <w:rPr>
          <w:rFonts w:ascii="Times New Roman" w:hAnsi="Times New Roman"/>
          <w:b/>
          <w:color w:val="000000"/>
          <w:sz w:val="26"/>
          <w:szCs w:val="26"/>
        </w:rPr>
        <w:t>Chứng chỉ</w:t>
      </w:r>
      <w:bookmarkEnd w:id="142"/>
      <w:bookmarkEnd w:id="143"/>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E3A33" w:rsidP="006F6A34">
      <w:pPr>
        <w:pStyle w:val="ListParagraph"/>
        <w:numPr>
          <w:ilvl w:val="1"/>
          <w:numId w:val="15"/>
        </w:numPr>
        <w:ind w:left="284" w:firstLine="0"/>
        <w:jc w:val="both"/>
        <w:outlineLvl w:val="1"/>
        <w:rPr>
          <w:rFonts w:ascii="Times New Roman" w:hAnsi="Times New Roman"/>
          <w:b/>
          <w:color w:val="000000"/>
          <w:sz w:val="26"/>
          <w:szCs w:val="26"/>
          <w:lang w:val="en-US"/>
        </w:rPr>
      </w:pPr>
      <w:bookmarkStart w:id="144" w:name="_Toc266246131"/>
      <w:bookmarkStart w:id="145" w:name="_Toc266247086"/>
      <w:r>
        <w:rPr>
          <w:rFonts w:ascii="Times New Roman" w:hAnsi="Times New Roman"/>
          <w:b/>
          <w:color w:val="000000"/>
          <w:sz w:val="26"/>
          <w:szCs w:val="26"/>
          <w:lang w:val="en-US"/>
        </w:rPr>
        <w:t>Mô hình xử lý mức quan niệm</w:t>
      </w:r>
      <w:bookmarkEnd w:id="144"/>
      <w:bookmarkEnd w:id="145"/>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Phần này mô hình hóa một cách chi tiết các xử lý của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46" w:name="_Toc262558548"/>
      <w:bookmarkStart w:id="147" w:name="_Toc263796586"/>
      <w:bookmarkStart w:id="148" w:name="_Toc266246132"/>
      <w:bookmarkStart w:id="149" w:name="_Toc266247087"/>
      <w:r w:rsidRPr="003D22F6">
        <w:rPr>
          <w:rFonts w:ascii="Times New Roman" w:hAnsi="Times New Roman"/>
          <w:b/>
          <w:color w:val="000000"/>
          <w:sz w:val="26"/>
          <w:szCs w:val="26"/>
        </w:rPr>
        <w:t>Tổng quan</w:t>
      </w:r>
      <w:bookmarkEnd w:id="146"/>
      <w:bookmarkEnd w:id="147"/>
      <w:bookmarkEnd w:id="148"/>
      <w:bookmarkEnd w:id="149"/>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có 7 cụm xử lý chính (Hình vẽ </w:t>
      </w:r>
      <w:r w:rsidR="00487444">
        <w:rPr>
          <w:rFonts w:ascii="Times New Roman" w:hAnsi="Times New Roman"/>
          <w:color w:val="000000"/>
          <w:sz w:val="26"/>
          <w:szCs w:val="26"/>
          <w:lang w:val="en-US"/>
        </w:rPr>
        <w:t>H9</w:t>
      </w:r>
      <w:r w:rsidRPr="003D22F6">
        <w:rPr>
          <w:rFonts w:ascii="Times New Roman" w:hAnsi="Times New Roman"/>
          <w:color w:val="000000"/>
          <w:sz w:val="26"/>
          <w:szCs w:val="26"/>
        </w:rPr>
        <w:t>.),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w:t>
      </w:r>
      <w:r w:rsidR="005A40F3">
        <w:rPr>
          <w:rFonts w:ascii="Times New Roman" w:hAnsi="Times New Roman"/>
          <w:color w:val="000000"/>
          <w:sz w:val="26"/>
          <w:szCs w:val="26"/>
        </w:rPr>
        <w:t>ứng dụng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bookmarkStart w:id="150" w:name="h9"/>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bookmarkEnd w:id="150"/>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w:t>
      </w:r>
      <w:r w:rsidR="000374F0">
        <w:rPr>
          <w:rFonts w:ascii="Times New Roman" w:hAnsi="Times New Roman"/>
          <w:color w:val="1F497D"/>
          <w:sz w:val="26"/>
          <w:szCs w:val="26"/>
        </w:rPr>
        <w:t>9</w:t>
      </w:r>
      <w:r w:rsidRPr="009A79DA">
        <w:rPr>
          <w:rFonts w:ascii="Times New Roman" w:hAnsi="Times New Roman"/>
          <w:color w:val="1F497D"/>
          <w:sz w:val="26"/>
          <w:szCs w:val="26"/>
          <w:lang w:val="vi-VN"/>
        </w:rPr>
        <w:t>.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5060BB">
        <w:tc>
          <w:tcPr>
            <w:tcW w:w="567" w:type="dxa"/>
            <w:shd w:val="clear" w:color="auto" w:fill="C2D69B" w:themeFill="accent3" w:themeFillTint="99"/>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C2D69B" w:themeFill="accent3" w:themeFillTint="99"/>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Thêm đợt thi: Xử lý này phục vụ cho chức năng thêm đợt thi mới. Khi cần thêm một đợt thi, người quản lý sẽ cung cấp cho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Thực thi quy trình: Bao gồm các xử lý cho phép nhân viên tương tác với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Thông báo: Trong quá trình thực thi quy trình thi,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Xem phân công: Mỗi nhân viên khi đăng nhập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51" w:name="_Toc262558549"/>
      <w:bookmarkStart w:id="152" w:name="_Toc263796587"/>
      <w:bookmarkStart w:id="153" w:name="_Toc266246133"/>
      <w:bookmarkStart w:id="154" w:name="_Toc266247088"/>
      <w:r w:rsidRPr="003D22F6">
        <w:rPr>
          <w:rFonts w:ascii="Times New Roman" w:hAnsi="Times New Roman"/>
          <w:b/>
          <w:color w:val="000000"/>
          <w:sz w:val="26"/>
          <w:szCs w:val="26"/>
        </w:rPr>
        <w:t>Quản lý nhân viên</w:t>
      </w:r>
      <w:bookmarkEnd w:id="151"/>
      <w:bookmarkEnd w:id="152"/>
      <w:bookmarkEnd w:id="153"/>
      <w:bookmarkEnd w:id="154"/>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Cụm quản lý nhân viên bao gồm các xử lý thêm/xóa/sửa một nhân viên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và thêm/xóa/sửa các phân công công việc cho nhân viên đó.</w:t>
      </w:r>
    </w:p>
    <w:p w:rsidR="0081411F" w:rsidRDefault="003A3888">
      <w:pPr>
        <w:pStyle w:val="ListParagraph"/>
        <w:keepNext/>
        <w:ind w:left="0"/>
        <w:jc w:val="both"/>
      </w:pPr>
      <w:bookmarkStart w:id="155" w:name="h10"/>
      <w:r>
        <w:rPr>
          <w:rFonts w:ascii="Times New Roman" w:hAnsi="Times New Roman"/>
          <w:color w:val="000000"/>
          <w:sz w:val="26"/>
          <w:szCs w:val="26"/>
          <w:lang w:val="en-US"/>
        </w:rPr>
        <w:lastRenderedPageBreak/>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bookmarkEnd w:id="155"/>
    </w:p>
    <w:p w:rsidR="0081411F" w:rsidRDefault="005A3D8F">
      <w:pPr>
        <w:pStyle w:val="Caption"/>
        <w:jc w:val="center"/>
        <w:rPr>
          <w:rFonts w:ascii="Times New Roman" w:hAnsi="Times New Roman"/>
          <w:color w:val="000000"/>
          <w:sz w:val="26"/>
          <w:szCs w:val="26"/>
        </w:rPr>
      </w:pPr>
      <w:r>
        <w:t>H</w:t>
      </w:r>
      <w:r w:rsidR="00487444">
        <w:t>10</w:t>
      </w:r>
      <w:r>
        <w:t>. Mô hình x</w:t>
      </w:r>
      <w:r>
        <w:rPr>
          <w:rFonts w:ascii="Times New Roman" w:hAnsi="Times New Roman"/>
          <w:lang w:val="vi-VN"/>
        </w:rPr>
        <w:t>ử l</w:t>
      </w:r>
      <w:r>
        <w:rPr>
          <w:rFonts w:ascii="Times New Roman" w:hAnsi="Times New Roman"/>
        </w:rPr>
        <w:t>ý Quản lý nhân viên</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5060BB">
        <w:tc>
          <w:tcPr>
            <w:tcW w:w="764"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C2D69B" w:themeFill="accent3" w:themeFillTint="99"/>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156" w:name="_Toc262558550"/>
      <w:bookmarkStart w:id="157" w:name="_Toc263796588"/>
      <w:bookmarkStart w:id="158" w:name="_Toc266246134"/>
      <w:bookmarkStart w:id="159" w:name="_Toc266247089"/>
      <w:r w:rsidRPr="003D22F6">
        <w:rPr>
          <w:rFonts w:ascii="Times New Roman" w:hAnsi="Times New Roman"/>
          <w:b/>
          <w:color w:val="000000"/>
          <w:sz w:val="26"/>
          <w:szCs w:val="26"/>
        </w:rPr>
        <w:t>Quản lý quy trình</w:t>
      </w:r>
      <w:bookmarkEnd w:id="156"/>
      <w:bookmarkEnd w:id="157"/>
      <w:bookmarkEnd w:id="158"/>
      <w:bookmarkEnd w:id="159"/>
    </w:p>
    <w:p w:rsidR="0081411F" w:rsidRDefault="003A3888">
      <w:pPr>
        <w:pStyle w:val="ListParagraph"/>
        <w:keepNext/>
        <w:ind w:left="90" w:firstLine="360"/>
        <w:jc w:val="both"/>
      </w:pPr>
      <w:bookmarkStart w:id="160" w:name="h11"/>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bookmarkEnd w:id="160"/>
    </w:p>
    <w:p w:rsidR="0081411F" w:rsidRDefault="00487444">
      <w:pPr>
        <w:pStyle w:val="Caption"/>
        <w:jc w:val="center"/>
        <w:rPr>
          <w:rFonts w:ascii="Times New Roman" w:hAnsi="Times New Roman"/>
          <w:color w:val="000000"/>
          <w:sz w:val="26"/>
          <w:szCs w:val="26"/>
        </w:rPr>
      </w:pPr>
      <w:r>
        <w:t>H11</w:t>
      </w:r>
      <w:r w:rsidR="00AE4A87">
        <w:t>. Mô hình x</w:t>
      </w:r>
      <w:r w:rsidR="00AE4A87">
        <w:rPr>
          <w:rFonts w:ascii="Times New Roman" w:hAnsi="Times New Roman"/>
          <w:lang w:val="vi-VN"/>
        </w:rPr>
        <w:t>ử lý Q</w:t>
      </w:r>
      <w:r w:rsidR="00AE4A87">
        <w:rPr>
          <w:rFonts w:ascii="Times New Roman" w:hAnsi="Times New Roman"/>
        </w:rPr>
        <w:t>uản lý quy trình</w:t>
      </w: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61" w:name="_Toc262558551"/>
      <w:bookmarkStart w:id="162" w:name="_Toc263796589"/>
      <w:bookmarkStart w:id="163" w:name="_Toc266246135"/>
      <w:bookmarkStart w:id="164" w:name="_Toc266247090"/>
      <w:r w:rsidRPr="003D22F6">
        <w:rPr>
          <w:rFonts w:ascii="Times New Roman" w:hAnsi="Times New Roman"/>
          <w:b/>
          <w:color w:val="000000"/>
          <w:sz w:val="26"/>
          <w:szCs w:val="26"/>
        </w:rPr>
        <w:t>Thống kê</w:t>
      </w:r>
      <w:bookmarkEnd w:id="161"/>
      <w:bookmarkEnd w:id="162"/>
      <w:bookmarkEnd w:id="163"/>
      <w:bookmarkEnd w:id="164"/>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theo thời gian: thống kê trong một khoảng thời gian nhất định có bao nhiêu đợt thi đang diễn ra, tiến độ của từng đợt thi… kết quả của loại thống kê này được biểu diễn dưới dạng sơ đồ </w:t>
      </w:r>
      <w:r w:rsidR="00487444">
        <w:rPr>
          <w:rFonts w:ascii="Times New Roman" w:hAnsi="Times New Roman"/>
          <w:color w:val="000000"/>
          <w:sz w:val="26"/>
          <w:szCs w:val="26"/>
          <w:lang w:val="en-US"/>
        </w:rPr>
        <w:t>G</w:t>
      </w:r>
      <w:r w:rsidR="00487444" w:rsidRPr="00F22470">
        <w:rPr>
          <w:rFonts w:ascii="Times New Roman" w:hAnsi="Times New Roman"/>
          <w:color w:val="000000"/>
          <w:sz w:val="26"/>
          <w:szCs w:val="26"/>
        </w:rPr>
        <w:t>antt</w:t>
      </w:r>
      <w:r w:rsidRPr="00F22470">
        <w:rPr>
          <w:rFonts w:ascii="Times New Roman" w:hAnsi="Times New Roman"/>
          <w:color w:val="000000"/>
          <w:sz w:val="26"/>
          <w:szCs w:val="26"/>
        </w:rPr>
        <w:t>.</w:t>
      </w:r>
    </w:p>
    <w:p w:rsidR="0081411F" w:rsidRDefault="003A3888">
      <w:pPr>
        <w:pStyle w:val="ListParagraph"/>
        <w:keepNext/>
        <w:ind w:left="0"/>
        <w:jc w:val="both"/>
      </w:pPr>
      <w:bookmarkStart w:id="165" w:name="h12"/>
      <w:r>
        <w:rPr>
          <w:rFonts w:ascii="Times New Roman" w:hAnsi="Times New Roman"/>
          <w:color w:val="000000"/>
          <w:sz w:val="26"/>
          <w:szCs w:val="26"/>
          <w:lang w:val="en-US"/>
        </w:rPr>
        <w:lastRenderedPageBreak/>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bookmarkEnd w:id="165"/>
    </w:p>
    <w:p w:rsidR="0081411F" w:rsidRDefault="009F7FDC">
      <w:pPr>
        <w:pStyle w:val="Caption"/>
        <w:jc w:val="center"/>
        <w:rPr>
          <w:rFonts w:ascii="Times New Roman" w:hAnsi="Times New Roman"/>
          <w:color w:val="000000"/>
          <w:sz w:val="26"/>
          <w:szCs w:val="26"/>
        </w:rPr>
      </w:pPr>
      <w:r>
        <w:t>H1</w:t>
      </w:r>
      <w:r w:rsidR="00487444">
        <w:t>2</w:t>
      </w:r>
      <w:r>
        <w:t>. Mô hình x</w:t>
      </w:r>
      <w:r>
        <w:rPr>
          <w:rFonts w:ascii="Times New Roman" w:hAnsi="Times New Roman"/>
          <w:lang w:val="vi-VN"/>
        </w:rPr>
        <w:t>ử lý</w:t>
      </w:r>
      <w:r>
        <w:rPr>
          <w:rFonts w:ascii="Times New Roman" w:hAnsi="Times New Roman"/>
        </w:rPr>
        <w:t xml:space="preserve"> Thống kê</w: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5060BB">
        <w:tc>
          <w:tcPr>
            <w:tcW w:w="764"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C2D69B" w:themeFill="accent3" w:themeFillTint="99"/>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66" w:name="_Toc262558552"/>
      <w:bookmarkStart w:id="167" w:name="_Toc263796590"/>
      <w:bookmarkStart w:id="168" w:name="_Toc266246136"/>
      <w:bookmarkStart w:id="169" w:name="_Toc266247091"/>
      <w:r w:rsidRPr="003D22F6">
        <w:rPr>
          <w:rFonts w:ascii="Times New Roman" w:hAnsi="Times New Roman"/>
          <w:b/>
          <w:color w:val="000000"/>
          <w:sz w:val="26"/>
          <w:szCs w:val="26"/>
        </w:rPr>
        <w:t>Thực thi quy trình</w:t>
      </w:r>
      <w:bookmarkEnd w:id="166"/>
      <w:bookmarkEnd w:id="167"/>
      <w:bookmarkEnd w:id="168"/>
      <w:bookmarkEnd w:id="169"/>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Thực thi activity: Nhận thông tin đầu vào từ nhân viên là trạng thái mới nhất về công việc mà họ được phân công thực hiện, xử lý này tiến hành cập nhật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81411F" w:rsidRDefault="003A3888">
      <w:pPr>
        <w:pStyle w:val="ListParagraph"/>
        <w:keepNext/>
        <w:ind w:left="0"/>
        <w:jc w:val="both"/>
      </w:pPr>
      <w:bookmarkStart w:id="170" w:name="h13"/>
      <w:r>
        <w:rPr>
          <w:rFonts w:ascii="Times New Roman" w:hAnsi="Times New Roman"/>
          <w:color w:val="000000"/>
          <w:sz w:val="26"/>
          <w:szCs w:val="26"/>
          <w:lang w:val="en-US"/>
        </w:rPr>
        <w:lastRenderedPageBreak/>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bookmarkEnd w:id="170"/>
    </w:p>
    <w:p w:rsidR="0081411F" w:rsidRDefault="00DF1C45">
      <w:pPr>
        <w:pStyle w:val="Caption"/>
        <w:jc w:val="center"/>
        <w:rPr>
          <w:rFonts w:ascii="Times New Roman" w:hAnsi="Times New Roman"/>
          <w:color w:val="000000"/>
          <w:sz w:val="26"/>
          <w:szCs w:val="26"/>
        </w:rPr>
      </w:pPr>
      <w:r>
        <w:t>H1</w:t>
      </w:r>
      <w:r w:rsidR="00FD4EC2">
        <w:t>3</w:t>
      </w:r>
      <w:r>
        <w:t>. Mô hình x</w:t>
      </w:r>
      <w:r>
        <w:rPr>
          <w:rFonts w:ascii="Times New Roman" w:hAnsi="Times New Roman"/>
          <w:lang w:val="vi-VN"/>
        </w:rPr>
        <w:t>ử lý</w:t>
      </w:r>
      <w:r>
        <w:rPr>
          <w:rFonts w:ascii="Times New Roman" w:hAnsi="Times New Roman"/>
        </w:rPr>
        <w:t xml:space="preserve"> Thực thi quy trình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5060BB">
        <w:tc>
          <w:tcPr>
            <w:tcW w:w="774"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FD4EC2" w:rsidP="006F6A34">
      <w:pPr>
        <w:pStyle w:val="ListParagraph"/>
        <w:numPr>
          <w:ilvl w:val="0"/>
          <w:numId w:val="15"/>
        </w:numPr>
        <w:ind w:left="284" w:firstLine="0"/>
        <w:jc w:val="both"/>
        <w:outlineLvl w:val="0"/>
        <w:rPr>
          <w:rFonts w:ascii="Times New Roman" w:hAnsi="Times New Roman"/>
          <w:b/>
          <w:color w:val="000000"/>
          <w:sz w:val="26"/>
          <w:szCs w:val="26"/>
          <w:lang w:val="en-US"/>
        </w:rPr>
      </w:pPr>
      <w:bookmarkStart w:id="171" w:name="_Toc266246137"/>
      <w:bookmarkStart w:id="172" w:name="_Toc266247092"/>
      <w:r>
        <w:rPr>
          <w:rFonts w:ascii="Times New Roman" w:hAnsi="Times New Roman"/>
          <w:b/>
          <w:color w:val="000000"/>
          <w:sz w:val="26"/>
          <w:szCs w:val="26"/>
          <w:lang w:val="en-US"/>
        </w:rPr>
        <w:t>Cài đặt mức vật lý</w:t>
      </w:r>
      <w:bookmarkEnd w:id="171"/>
      <w:bookmarkEnd w:id="17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w:t>
      </w:r>
      <w:r w:rsidR="00805DD4">
        <w:rPr>
          <w:rFonts w:ascii="Times New Roman" w:hAnsi="Times New Roman"/>
          <w:color w:val="000000"/>
          <w:sz w:val="26"/>
          <w:szCs w:val="26"/>
          <w:lang w:val="en-US"/>
        </w:rPr>
        <w:t xml:space="preserve">của ứng dụng </w:t>
      </w:r>
      <w:r w:rsidRPr="003D22F6">
        <w:rPr>
          <w:rFonts w:ascii="Times New Roman" w:hAnsi="Times New Roman"/>
          <w:color w:val="000000"/>
          <w:sz w:val="26"/>
          <w:szCs w:val="26"/>
        </w:rPr>
        <w:t xml:space="preserve">chứ chưa xét đến tính tối ưu về mặc lưu trữ cũng như khai thác dữ liệu. Phần này tiếp tục trình bày về mô hình dữ liệu được cài đặt thực tế trong </w:t>
      </w:r>
      <w:r w:rsidR="005A40F3">
        <w:rPr>
          <w:rFonts w:ascii="Times New Roman" w:hAnsi="Times New Roman"/>
          <w:color w:val="000000"/>
          <w:sz w:val="26"/>
          <w:szCs w:val="26"/>
        </w:rPr>
        <w:t>ứng dụng</w:t>
      </w:r>
      <w:r w:rsidRPr="003D22F6">
        <w:rPr>
          <w:rFonts w:ascii="Times New Roman" w:hAnsi="Times New Roman"/>
          <w:color w:val="000000"/>
          <w:sz w:val="26"/>
          <w:szCs w:val="26"/>
        </w:rPr>
        <w:t>, theo đó cũng diễn giải một số điểm tối ưu hóa đã được áp dụng lên lược đồ phân tích.</w:t>
      </w:r>
    </w:p>
    <w:p w:rsidR="00B63297"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đã </w:t>
      </w:r>
      <w:r w:rsidR="00090F04">
        <w:rPr>
          <w:rFonts w:ascii="Times New Roman" w:hAnsi="Times New Roman"/>
          <w:color w:val="000000"/>
          <w:sz w:val="26"/>
          <w:szCs w:val="26"/>
          <w:lang w:val="en-US"/>
        </w:rPr>
        <w:t>trình bày ở trên</w:t>
      </w:r>
      <w:r w:rsidRPr="003D22F6">
        <w:rPr>
          <w:rFonts w:ascii="Times New Roman" w:hAnsi="Times New Roman"/>
          <w:color w:val="000000"/>
          <w:sz w:val="26"/>
          <w:szCs w:val="26"/>
        </w:rPr>
        <w:t xml:space="preserve">,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r w:rsidR="006C2A2B">
        <w:rPr>
          <w:rFonts w:ascii="Times New Roman" w:hAnsi="Times New Roman"/>
          <w:color w:val="000000"/>
          <w:sz w:val="26"/>
          <w:szCs w:val="26"/>
          <w:lang w:val="en-US"/>
        </w:rPr>
        <w:t>ơ</w:t>
      </w:r>
      <w:r w:rsidRPr="003D22F6">
        <w:rPr>
          <w:rFonts w:ascii="Times New Roman" w:hAnsi="Times New Roman"/>
          <w:color w:val="000000"/>
          <w:sz w:val="26"/>
          <w:szCs w:val="26"/>
        </w:rPr>
        <w:t>n nhiều so với việc l</w:t>
      </w:r>
      <w:r w:rsidR="006C2A2B">
        <w:rPr>
          <w:rFonts w:ascii="Times New Roman" w:hAnsi="Times New Roman"/>
          <w:color w:val="000000"/>
          <w:sz w:val="26"/>
          <w:szCs w:val="26"/>
          <w:lang w:val="en-US"/>
        </w:rPr>
        <w:t>ư</w:t>
      </w:r>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để làm khóa chính cho bảng dữ liệu nhân viên cũng là một bước tối ưu hóa</w:t>
      </w:r>
      <w:r w:rsidR="00B63297">
        <w:rPr>
          <w:rFonts w:ascii="Times New Roman" w:hAnsi="Times New Roman"/>
          <w:color w:val="000000"/>
          <w:sz w:val="26"/>
          <w:szCs w:val="26"/>
          <w:lang w:val="en-US"/>
        </w:rPr>
        <w:t>.</w:t>
      </w:r>
    </w:p>
    <w:p w:rsidR="00AD09BC" w:rsidRPr="00C51876" w:rsidRDefault="00C51876" w:rsidP="00784A8E">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Để phục vụ cho chức năng phân công, </w:t>
      </w:r>
      <w:r w:rsidR="000D31A4">
        <w:rPr>
          <w:rFonts w:ascii="Times New Roman" w:hAnsi="Times New Roman"/>
          <w:color w:val="000000"/>
          <w:sz w:val="26"/>
          <w:szCs w:val="26"/>
          <w:lang w:val="en-US"/>
        </w:rPr>
        <w:t>bảng</w:t>
      </w:r>
      <w:r>
        <w:rPr>
          <w:rFonts w:ascii="Times New Roman" w:hAnsi="Times New Roman"/>
          <w:color w:val="000000"/>
          <w:sz w:val="26"/>
          <w:szCs w:val="26"/>
          <w:lang w:val="en-US"/>
        </w:rPr>
        <w:t xml:space="preserve"> TienDo và </w:t>
      </w:r>
      <w:r w:rsidR="000D31A4">
        <w:rPr>
          <w:rFonts w:ascii="Times New Roman" w:hAnsi="Times New Roman"/>
          <w:color w:val="000000"/>
          <w:sz w:val="26"/>
          <w:szCs w:val="26"/>
          <w:lang w:val="en-US"/>
        </w:rPr>
        <w:t>bảng</w:t>
      </w:r>
      <w:r>
        <w:rPr>
          <w:rFonts w:ascii="Times New Roman" w:hAnsi="Times New Roman"/>
          <w:color w:val="000000"/>
          <w:sz w:val="26"/>
          <w:szCs w:val="26"/>
          <w:lang w:val="en-US"/>
        </w:rPr>
        <w:t xml:space="preserve"> PhanCong cùng tham chiếu tới CongViec và NhanVienThuaHanh</w:t>
      </w:r>
      <w:r w:rsidR="00E07540">
        <w:rPr>
          <w:rFonts w:ascii="Times New Roman" w:hAnsi="Times New Roman"/>
          <w:color w:val="000000"/>
          <w:sz w:val="26"/>
          <w:szCs w:val="26"/>
          <w:lang w:val="en-US"/>
        </w:rPr>
        <w:t xml:space="preserve">. </w:t>
      </w:r>
      <w:r w:rsidR="000D31A4">
        <w:rPr>
          <w:rFonts w:ascii="Times New Roman" w:hAnsi="Times New Roman"/>
          <w:color w:val="000000"/>
          <w:sz w:val="26"/>
          <w:szCs w:val="26"/>
          <w:lang w:val="en-US"/>
        </w:rPr>
        <w:t xml:space="preserve">Lúc này, bảng dữ liệu PhanCong chỉ </w:t>
      </w:r>
      <w:r w:rsidR="000D31A4">
        <w:rPr>
          <w:rFonts w:ascii="Times New Roman" w:hAnsi="Times New Roman"/>
          <w:color w:val="000000"/>
          <w:sz w:val="26"/>
          <w:szCs w:val="26"/>
          <w:lang w:val="en-US"/>
        </w:rPr>
        <w:lastRenderedPageBreak/>
        <w:t>đóng vai trò là một bảng danh mục, lưu trữ các thể hiện phân công mẫu sẽ được áp dụng mỗi khi chức năng phân công tự động được kích hoạt.</w:t>
      </w:r>
    </w:p>
    <w:p w:rsidR="00AD09BC" w:rsidRDefault="0081411F" w:rsidP="00D26559">
      <w:pPr>
        <w:pStyle w:val="ListParagraph"/>
        <w:ind w:left="0" w:firstLine="270"/>
        <w:jc w:val="center"/>
        <w:rPr>
          <w:rFonts w:ascii="Times New Roman" w:hAnsi="Times New Roman"/>
          <w:color w:val="000000"/>
          <w:sz w:val="26"/>
          <w:szCs w:val="26"/>
          <w:lang w:val="en-US"/>
        </w:rPr>
      </w:pPr>
      <w:bookmarkStart w:id="173" w:name="h14"/>
      <w:r>
        <w:rPr>
          <w:rFonts w:ascii="Times New Roman" w:hAnsi="Times New Roman"/>
          <w:color w:val="000000"/>
          <w:sz w:val="26"/>
          <w:szCs w:val="26"/>
          <w:lang w:val="en-US"/>
        </w:rPr>
        <w:drawing>
          <wp:inline distT="0" distB="0" distL="0" distR="0">
            <wp:extent cx="5547104" cy="5311947"/>
            <wp:effectExtent l="1905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546790" cy="5311646"/>
                    </a:xfrm>
                    <a:prstGeom prst="rect">
                      <a:avLst/>
                    </a:prstGeom>
                    <a:noFill/>
                    <a:ln w="9525">
                      <a:noFill/>
                      <a:miter lim="800000"/>
                      <a:headEnd/>
                      <a:tailEnd/>
                    </a:ln>
                  </pic:spPr>
                </pic:pic>
              </a:graphicData>
            </a:graphic>
          </wp:inline>
        </w:drawing>
      </w:r>
      <w:bookmarkEnd w:id="173"/>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w:t>
      </w:r>
      <w:r w:rsidR="00274A98">
        <w:rPr>
          <w:rFonts w:ascii="Times New Roman" w:hAnsi="Times New Roman"/>
          <w:b/>
          <w:bCs/>
          <w:color w:val="1F497D"/>
          <w:sz w:val="26"/>
          <w:szCs w:val="26"/>
          <w:lang w:val="en-US"/>
        </w:rPr>
        <w:t>1</w:t>
      </w:r>
      <w:r w:rsidR="0081411F">
        <w:rPr>
          <w:rFonts w:ascii="Times New Roman" w:hAnsi="Times New Roman"/>
          <w:b/>
          <w:bCs/>
          <w:color w:val="1F497D"/>
          <w:sz w:val="26"/>
          <w:szCs w:val="26"/>
          <w:lang w:val="en-US"/>
        </w:rPr>
        <w:t>4</w:t>
      </w:r>
      <w:r w:rsidRPr="00656883">
        <w:rPr>
          <w:rFonts w:ascii="Times New Roman" w:hAnsi="Times New Roman"/>
          <w:b/>
          <w:bCs/>
          <w:color w:val="1F497D"/>
          <w:sz w:val="26"/>
          <w:szCs w:val="26"/>
        </w:rPr>
        <w:t>.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74" w:name="_Toc263794137"/>
      <w:bookmarkStart w:id="175" w:name="_Toc263794231"/>
      <w:bookmarkStart w:id="176" w:name="_Toc263794411"/>
      <w:bookmarkStart w:id="177" w:name="_Toc263796591"/>
      <w:bookmarkStart w:id="178" w:name="_Toc263796687"/>
      <w:bookmarkStart w:id="179" w:name="_Toc263796783"/>
      <w:bookmarkStart w:id="180" w:name="_Toc263796878"/>
      <w:bookmarkStart w:id="181" w:name="_Toc263797202"/>
      <w:bookmarkStart w:id="182" w:name="_Toc266204015"/>
      <w:bookmarkStart w:id="183" w:name="_Toc266204089"/>
      <w:bookmarkStart w:id="184" w:name="_Toc262558542"/>
      <w:bookmarkStart w:id="185" w:name="_Toc266244537"/>
      <w:bookmarkStart w:id="186" w:name="_Toc266244784"/>
      <w:bookmarkStart w:id="187" w:name="_Toc266246138"/>
      <w:bookmarkStart w:id="188" w:name="_Toc266246413"/>
      <w:bookmarkStart w:id="189" w:name="_Toc266246549"/>
      <w:bookmarkStart w:id="190" w:name="_Toc266246686"/>
      <w:bookmarkStart w:id="191" w:name="_Toc266246823"/>
      <w:bookmarkStart w:id="192" w:name="_Toc266246958"/>
      <w:bookmarkStart w:id="193" w:name="_Toc266247093"/>
      <w:bookmarkEnd w:id="174"/>
      <w:bookmarkEnd w:id="175"/>
      <w:bookmarkEnd w:id="176"/>
      <w:bookmarkEnd w:id="177"/>
      <w:bookmarkEnd w:id="178"/>
      <w:bookmarkEnd w:id="179"/>
      <w:bookmarkEnd w:id="180"/>
      <w:bookmarkEnd w:id="181"/>
      <w:bookmarkEnd w:id="182"/>
      <w:bookmarkEnd w:id="183"/>
      <w:bookmarkEnd w:id="185"/>
      <w:bookmarkEnd w:id="186"/>
      <w:bookmarkEnd w:id="187"/>
      <w:bookmarkEnd w:id="188"/>
      <w:bookmarkEnd w:id="189"/>
      <w:bookmarkEnd w:id="190"/>
      <w:bookmarkEnd w:id="191"/>
      <w:bookmarkEnd w:id="192"/>
      <w:bookmarkEnd w:id="193"/>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94" w:name="_Toc263794138"/>
      <w:bookmarkStart w:id="195" w:name="_Toc263794232"/>
      <w:bookmarkStart w:id="196" w:name="_Toc263794412"/>
      <w:bookmarkStart w:id="197" w:name="_Toc263796592"/>
      <w:bookmarkStart w:id="198" w:name="_Toc263796688"/>
      <w:bookmarkStart w:id="199" w:name="_Toc263796784"/>
      <w:bookmarkStart w:id="200" w:name="_Toc263796879"/>
      <w:bookmarkStart w:id="201" w:name="_Toc263797203"/>
      <w:bookmarkStart w:id="202" w:name="_Toc266204016"/>
      <w:bookmarkStart w:id="203" w:name="_Toc266204090"/>
      <w:bookmarkStart w:id="204" w:name="_Toc266244538"/>
      <w:bookmarkStart w:id="205" w:name="_Toc266244785"/>
      <w:bookmarkStart w:id="206" w:name="_Toc266246139"/>
      <w:bookmarkStart w:id="207" w:name="_Toc266246414"/>
      <w:bookmarkStart w:id="208" w:name="_Toc266246550"/>
      <w:bookmarkStart w:id="209" w:name="_Toc266246687"/>
      <w:bookmarkStart w:id="210" w:name="_Toc266246824"/>
      <w:bookmarkStart w:id="211" w:name="_Toc266246959"/>
      <w:bookmarkStart w:id="212" w:name="_Toc266247094"/>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213" w:name="_Toc263794139"/>
      <w:bookmarkStart w:id="214" w:name="_Toc263794233"/>
      <w:bookmarkStart w:id="215" w:name="_Toc263794413"/>
      <w:bookmarkStart w:id="216" w:name="_Toc263796593"/>
      <w:bookmarkStart w:id="217" w:name="_Toc263796689"/>
      <w:bookmarkStart w:id="218" w:name="_Toc263796785"/>
      <w:bookmarkStart w:id="219" w:name="_Toc263796880"/>
      <w:bookmarkStart w:id="220" w:name="_Toc263797204"/>
      <w:bookmarkStart w:id="221" w:name="_Toc266204017"/>
      <w:bookmarkStart w:id="222" w:name="_Toc266204091"/>
      <w:bookmarkStart w:id="223" w:name="_Toc266244539"/>
      <w:bookmarkStart w:id="224" w:name="_Toc266244786"/>
      <w:bookmarkStart w:id="225" w:name="_Toc266246140"/>
      <w:bookmarkStart w:id="226" w:name="_Toc266246415"/>
      <w:bookmarkStart w:id="227" w:name="_Toc266246551"/>
      <w:bookmarkStart w:id="228" w:name="_Toc266246688"/>
      <w:bookmarkStart w:id="229" w:name="_Toc266246825"/>
      <w:bookmarkStart w:id="230" w:name="_Toc266246960"/>
      <w:bookmarkStart w:id="231" w:name="_Toc266247095"/>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AD09BC" w:rsidRPr="00BE7C7F" w:rsidRDefault="00AD09BC" w:rsidP="006F6A34">
      <w:pPr>
        <w:pStyle w:val="ListParagraph"/>
        <w:numPr>
          <w:ilvl w:val="0"/>
          <w:numId w:val="8"/>
        </w:numPr>
        <w:jc w:val="both"/>
        <w:outlineLvl w:val="0"/>
        <w:rPr>
          <w:rFonts w:ascii="Times New Roman" w:hAnsi="Times New Roman"/>
          <w:b/>
          <w:color w:val="000000"/>
          <w:sz w:val="26"/>
          <w:szCs w:val="26"/>
        </w:rPr>
      </w:pPr>
      <w:bookmarkStart w:id="232" w:name="_Toc266246141"/>
      <w:bookmarkStart w:id="233" w:name="_Toc266247096"/>
      <w:bookmarkEnd w:id="184"/>
      <w:r w:rsidRPr="00BE7C7F">
        <w:rPr>
          <w:rFonts w:ascii="Times New Roman" w:hAnsi="Times New Roman"/>
          <w:b/>
          <w:color w:val="000000"/>
          <w:sz w:val="26"/>
          <w:szCs w:val="26"/>
        </w:rPr>
        <w:t>Mô tả chức năng và các giao diện</w:t>
      </w:r>
      <w:bookmarkEnd w:id="232"/>
      <w:bookmarkEnd w:id="233"/>
    </w:p>
    <w:p w:rsidR="00AD09BC" w:rsidRPr="00BE7C7F" w:rsidRDefault="00AD09BC" w:rsidP="00E55D9A">
      <w:pPr>
        <w:pStyle w:val="ListParagraph"/>
        <w:numPr>
          <w:ilvl w:val="1"/>
          <w:numId w:val="8"/>
        </w:numPr>
        <w:jc w:val="both"/>
        <w:outlineLvl w:val="1"/>
        <w:rPr>
          <w:rFonts w:ascii="Times New Roman" w:hAnsi="Times New Roman"/>
          <w:b/>
          <w:color w:val="000000"/>
          <w:sz w:val="26"/>
          <w:szCs w:val="26"/>
        </w:rPr>
      </w:pPr>
      <w:bookmarkStart w:id="234" w:name="_Toc262558554"/>
      <w:bookmarkStart w:id="235" w:name="_Toc263796599"/>
      <w:bookmarkStart w:id="236" w:name="_Toc266246142"/>
      <w:bookmarkStart w:id="237" w:name="_Toc266247097"/>
      <w:r w:rsidRPr="00BE7C7F">
        <w:rPr>
          <w:rFonts w:ascii="Times New Roman" w:hAnsi="Times New Roman"/>
          <w:b/>
          <w:color w:val="000000"/>
          <w:sz w:val="26"/>
          <w:szCs w:val="26"/>
        </w:rPr>
        <w:t xml:space="preserve">Thiết kế </w:t>
      </w:r>
      <w:r w:rsidR="00DE6C77" w:rsidRPr="00BE7C7F">
        <w:rPr>
          <w:rFonts w:ascii="Times New Roman" w:hAnsi="Times New Roman"/>
          <w:b/>
          <w:color w:val="000000"/>
          <w:sz w:val="26"/>
          <w:szCs w:val="26"/>
        </w:rPr>
        <w:t>User</w:t>
      </w:r>
      <w:r w:rsidR="00DE6C77">
        <w:rPr>
          <w:rFonts w:ascii="Times New Roman" w:hAnsi="Times New Roman"/>
          <w:b/>
          <w:color w:val="000000"/>
          <w:sz w:val="26"/>
          <w:szCs w:val="26"/>
          <w:lang w:val="en-US"/>
        </w:rPr>
        <w:t>-</w:t>
      </w:r>
      <w:r w:rsidRPr="00BE7C7F">
        <w:rPr>
          <w:rFonts w:ascii="Times New Roman" w:hAnsi="Times New Roman"/>
          <w:b/>
          <w:color w:val="000000"/>
          <w:sz w:val="26"/>
          <w:szCs w:val="26"/>
        </w:rPr>
        <w:t>case</w:t>
      </w:r>
      <w:bookmarkEnd w:id="234"/>
      <w:bookmarkEnd w:id="235"/>
      <w:bookmarkEnd w:id="236"/>
      <w:bookmarkEnd w:id="237"/>
    </w:p>
    <w:p w:rsidR="00AD09BC" w:rsidRPr="00BE7C7F" w:rsidRDefault="00AD09BC" w:rsidP="006F6A34">
      <w:pPr>
        <w:pStyle w:val="ListParagraph"/>
        <w:numPr>
          <w:ilvl w:val="2"/>
          <w:numId w:val="8"/>
        </w:numPr>
        <w:jc w:val="both"/>
        <w:outlineLvl w:val="2"/>
        <w:rPr>
          <w:rFonts w:ascii="Times New Roman" w:hAnsi="Times New Roman"/>
          <w:b/>
          <w:color w:val="000000"/>
          <w:sz w:val="26"/>
          <w:szCs w:val="26"/>
        </w:rPr>
      </w:pPr>
      <w:bookmarkStart w:id="238" w:name="_Toc262558555"/>
      <w:bookmarkStart w:id="239" w:name="_Toc263796600"/>
      <w:bookmarkStart w:id="240" w:name="_Toc266246143"/>
      <w:bookmarkStart w:id="241" w:name="_Toc266247098"/>
      <w:r w:rsidRPr="00BE7C7F">
        <w:rPr>
          <w:rFonts w:ascii="Times New Roman" w:hAnsi="Times New Roman"/>
          <w:b/>
          <w:color w:val="000000"/>
          <w:sz w:val="26"/>
          <w:szCs w:val="26"/>
        </w:rPr>
        <w:t>Lược đồ User-case:</w:t>
      </w:r>
      <w:bookmarkEnd w:id="238"/>
      <w:bookmarkEnd w:id="239"/>
      <w:bookmarkEnd w:id="240"/>
      <w:bookmarkEnd w:id="241"/>
    </w:p>
    <w:p w:rsidR="0081411F" w:rsidRDefault="003A3888">
      <w:pPr>
        <w:pStyle w:val="ListParagraph"/>
        <w:keepNext/>
        <w:ind w:left="0"/>
        <w:jc w:val="both"/>
        <w:outlineLvl w:val="1"/>
      </w:pPr>
      <w:bookmarkStart w:id="242" w:name="h15"/>
      <w:r>
        <w:rPr>
          <w:rFonts w:ascii="Times New Roman" w:hAnsi="Times New Roman"/>
          <w:color w:val="000000"/>
          <w:sz w:val="26"/>
          <w:szCs w:val="26"/>
          <w:lang w:val="en-US"/>
        </w:rPr>
        <w:lastRenderedPageBreak/>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bookmarkEnd w:id="242"/>
    </w:p>
    <w:p w:rsidR="0081411F" w:rsidRDefault="00E55D9A">
      <w:pPr>
        <w:pStyle w:val="Caption"/>
        <w:jc w:val="center"/>
        <w:rPr>
          <w:rFonts w:ascii="Times New Roman" w:hAnsi="Times New Roman"/>
          <w:color w:val="000000"/>
          <w:sz w:val="26"/>
          <w:szCs w:val="26"/>
        </w:rPr>
      </w:pPr>
      <w:r>
        <w:t>H15</w:t>
      </w:r>
      <w:r w:rsidR="00996F0E">
        <w:t>. L</w:t>
      </w:r>
      <w:r w:rsidR="00996F0E">
        <w:rPr>
          <w:rFonts w:ascii="Times New Roman" w:hAnsi="Times New Roman"/>
          <w:lang w:val="vi-VN"/>
        </w:rPr>
        <w:t xml:space="preserve">ược đồ </w:t>
      </w:r>
      <w:r w:rsidR="00996F0E">
        <w:rPr>
          <w:rFonts w:ascii="Times New Roman" w:hAnsi="Times New Roman"/>
        </w:rPr>
        <w:t>User-Case</w:t>
      </w:r>
    </w:p>
    <w:p w:rsidR="00AD09BC" w:rsidRPr="00BE7C7F" w:rsidRDefault="00AD09BC" w:rsidP="006F6A34">
      <w:pPr>
        <w:pStyle w:val="ListParagraph"/>
        <w:numPr>
          <w:ilvl w:val="2"/>
          <w:numId w:val="8"/>
        </w:numPr>
        <w:jc w:val="both"/>
        <w:outlineLvl w:val="2"/>
        <w:rPr>
          <w:rFonts w:ascii="Times New Roman" w:hAnsi="Times New Roman"/>
          <w:b/>
          <w:color w:val="000000"/>
          <w:sz w:val="26"/>
          <w:szCs w:val="26"/>
        </w:rPr>
      </w:pPr>
      <w:bookmarkStart w:id="243" w:name="_Toc262558556"/>
      <w:bookmarkStart w:id="244" w:name="_Toc263796601"/>
      <w:bookmarkStart w:id="245" w:name="_Toc266246144"/>
      <w:bookmarkStart w:id="246" w:name="_Toc266247099"/>
      <w:r w:rsidRPr="00BE7C7F">
        <w:rPr>
          <w:rFonts w:ascii="Times New Roman" w:hAnsi="Times New Roman"/>
          <w:b/>
          <w:color w:val="000000"/>
          <w:sz w:val="26"/>
          <w:szCs w:val="26"/>
        </w:rPr>
        <w:t>Danh sách các Actor</w:t>
      </w:r>
      <w:bookmarkEnd w:id="243"/>
      <w:bookmarkEnd w:id="244"/>
      <w:bookmarkEnd w:id="245"/>
      <w:bookmarkEnd w:id="246"/>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5060BB">
        <w:tc>
          <w:tcPr>
            <w:tcW w:w="660"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C2D69B" w:themeFill="accent3" w:themeFillTint="99"/>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 xml:space="preserve">Các nhân viên có sử dụng đến </w:t>
            </w:r>
            <w:r w:rsidR="005A40F3">
              <w:rPr>
                <w:rFonts w:ascii="Times New Roman" w:hAnsi="Times New Roman"/>
                <w:color w:val="000000"/>
                <w:sz w:val="26"/>
                <w:szCs w:val="26"/>
              </w:rPr>
              <w:t>ứng dụng</w:t>
            </w:r>
            <w:r w:rsidRPr="00E74EDE">
              <w:rPr>
                <w:rFonts w:ascii="Times New Roman" w:hAnsi="Times New Roman"/>
                <w:color w:val="000000"/>
                <w:sz w:val="26"/>
                <w:szCs w:val="26"/>
              </w:rPr>
              <w:t xml:space="preserve">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4C6550">
      <w:pPr>
        <w:pStyle w:val="ListParagraph"/>
        <w:numPr>
          <w:ilvl w:val="2"/>
          <w:numId w:val="8"/>
        </w:numPr>
        <w:jc w:val="both"/>
        <w:outlineLvl w:val="2"/>
        <w:rPr>
          <w:rFonts w:ascii="Times New Roman" w:hAnsi="Times New Roman"/>
          <w:b/>
          <w:color w:val="000000"/>
          <w:sz w:val="26"/>
          <w:szCs w:val="26"/>
        </w:rPr>
      </w:pPr>
      <w:bookmarkStart w:id="247" w:name="_Toc262558557"/>
      <w:bookmarkStart w:id="248" w:name="_Toc263796602"/>
      <w:bookmarkStart w:id="249" w:name="_Toc266246145"/>
      <w:bookmarkStart w:id="250" w:name="_Toc266247100"/>
      <w:r w:rsidRPr="00BE7C7F">
        <w:rPr>
          <w:rFonts w:ascii="Times New Roman" w:hAnsi="Times New Roman"/>
          <w:b/>
          <w:color w:val="000000"/>
          <w:sz w:val="26"/>
          <w:szCs w:val="26"/>
        </w:rPr>
        <w:t>Danh sách các Use-case</w:t>
      </w:r>
      <w:bookmarkEnd w:id="247"/>
      <w:bookmarkEnd w:id="248"/>
      <w:bookmarkEnd w:id="249"/>
      <w:bookmarkEnd w:id="250"/>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5060BB">
        <w:tc>
          <w:tcPr>
            <w:tcW w:w="708"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C2D69B" w:themeFill="accent3" w:themeFillTint="99"/>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C2D69B" w:themeFill="accent3" w:themeFillTint="99"/>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Đăng nhập sử dụng </w:t>
            </w:r>
            <w:r w:rsidR="005A40F3">
              <w:rPr>
                <w:rFonts w:ascii="Times New Roman" w:hAnsi="Times New Roman"/>
                <w:color w:val="000000"/>
                <w:sz w:val="26"/>
                <w:szCs w:val="26"/>
              </w:rPr>
              <w:t>ứng dụng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Thay đổi (thêm, xóa, sửa) thông tin của nhân viên trên </w:t>
            </w:r>
            <w:r w:rsidR="005A40F3">
              <w:rPr>
                <w:rFonts w:ascii="Times New Roman" w:hAnsi="Times New Roman"/>
                <w:color w:val="000000"/>
                <w:sz w:val="26"/>
                <w:szCs w:val="26"/>
              </w:rPr>
              <w:t>ứng dụng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 xml:space="preserve">Thay đổi thông số </w:t>
            </w:r>
            <w:r w:rsidR="005A40F3">
              <w:rPr>
                <w:rFonts w:ascii="Times New Roman" w:hAnsi="Times New Roman"/>
                <w:color w:val="000000"/>
                <w:sz w:val="26"/>
                <w:szCs w:val="26"/>
              </w:rPr>
              <w:t>ứng dụng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251" w:name="_Toc262558558"/>
      <w:bookmarkStart w:id="252" w:name="_Toc263796603"/>
      <w:r>
        <w:rPr>
          <w:rFonts w:ascii="Times New Roman" w:hAnsi="Times New Roman"/>
          <w:color w:val="000000"/>
          <w:sz w:val="26"/>
          <w:szCs w:val="26"/>
          <w:lang w:val="en-US"/>
        </w:rPr>
        <w:t>Chi tiết đặc tả các Use-case: Xem phụ lục: Tài liệu kĩ thuật, phần đặc tả chi tiết Usecase</w:t>
      </w:r>
      <w:bookmarkEnd w:id="251"/>
      <w:bookmarkEnd w:id="252"/>
    </w:p>
    <w:p w:rsidR="00AD09BC" w:rsidRPr="00161B91" w:rsidRDefault="00AD09BC" w:rsidP="00816EF1">
      <w:pPr>
        <w:pStyle w:val="ListParagraph"/>
        <w:numPr>
          <w:ilvl w:val="1"/>
          <w:numId w:val="8"/>
        </w:numPr>
        <w:ind w:left="284" w:firstLine="0"/>
        <w:jc w:val="both"/>
        <w:outlineLvl w:val="1"/>
        <w:rPr>
          <w:rFonts w:ascii="Times New Roman" w:hAnsi="Times New Roman"/>
          <w:b/>
          <w:color w:val="000000"/>
          <w:sz w:val="26"/>
          <w:szCs w:val="26"/>
        </w:rPr>
      </w:pPr>
      <w:bookmarkStart w:id="253" w:name="_Toc262558573"/>
      <w:bookmarkStart w:id="254" w:name="_Toc263796618"/>
      <w:bookmarkStart w:id="255" w:name="_Toc266246146"/>
      <w:bookmarkStart w:id="256" w:name="_Toc266247101"/>
      <w:r w:rsidRPr="00161B91">
        <w:rPr>
          <w:rFonts w:ascii="Times New Roman" w:hAnsi="Times New Roman"/>
          <w:b/>
          <w:color w:val="000000"/>
          <w:sz w:val="26"/>
          <w:szCs w:val="26"/>
        </w:rPr>
        <w:t>Thiết kế giao diện</w:t>
      </w:r>
      <w:bookmarkEnd w:id="253"/>
      <w:bookmarkEnd w:id="254"/>
      <w:bookmarkEnd w:id="255"/>
      <w:bookmarkEnd w:id="256"/>
    </w:p>
    <w:p w:rsidR="00AD09BC" w:rsidRPr="00161B91" w:rsidRDefault="00AD09BC" w:rsidP="00816EF1">
      <w:pPr>
        <w:pStyle w:val="ListParagraph"/>
        <w:numPr>
          <w:ilvl w:val="2"/>
          <w:numId w:val="8"/>
        </w:numPr>
        <w:ind w:left="284" w:firstLine="0"/>
        <w:jc w:val="both"/>
        <w:outlineLvl w:val="2"/>
        <w:rPr>
          <w:rFonts w:ascii="Times New Roman" w:hAnsi="Times New Roman"/>
          <w:b/>
          <w:color w:val="000000"/>
          <w:sz w:val="26"/>
          <w:szCs w:val="26"/>
        </w:rPr>
      </w:pPr>
      <w:bookmarkStart w:id="257" w:name="_Toc262558574"/>
      <w:bookmarkStart w:id="258" w:name="_Toc263796619"/>
      <w:bookmarkStart w:id="259" w:name="_Toc266246147"/>
      <w:bookmarkStart w:id="260" w:name="_Toc266247102"/>
      <w:r w:rsidRPr="00161B91">
        <w:rPr>
          <w:rFonts w:ascii="Times New Roman" w:hAnsi="Times New Roman"/>
          <w:b/>
          <w:color w:val="000000"/>
          <w:sz w:val="26"/>
          <w:szCs w:val="26"/>
        </w:rPr>
        <w:t>Cấu trúc các màn hình xử lý chính</w:t>
      </w:r>
      <w:bookmarkEnd w:id="257"/>
      <w:bookmarkEnd w:id="258"/>
      <w:bookmarkEnd w:id="259"/>
      <w:bookmarkEnd w:id="260"/>
    </w:p>
    <w:p w:rsidR="0081411F" w:rsidRDefault="0081411F">
      <w:pPr>
        <w:pStyle w:val="ListParagraph"/>
        <w:keepNext/>
        <w:ind w:left="0"/>
        <w:jc w:val="both"/>
        <w:outlineLvl w:val="2"/>
      </w:pPr>
      <w:bookmarkStart w:id="261" w:name="h16"/>
      <w:r>
        <w:rPr>
          <w:rFonts w:ascii="Times New Roman" w:hAnsi="Times New Roman"/>
          <w:b/>
          <w:color w:val="000000"/>
          <w:sz w:val="26"/>
          <w:szCs w:val="26"/>
          <w:lang w:val="en-US"/>
        </w:rPr>
        <w:drawing>
          <wp:inline distT="0" distB="0" distL="0" distR="0">
            <wp:extent cx="4651375" cy="1687830"/>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651375" cy="1687830"/>
                    </a:xfrm>
                    <a:prstGeom prst="rect">
                      <a:avLst/>
                    </a:prstGeom>
                    <a:noFill/>
                    <a:ln w="9525">
                      <a:noFill/>
                      <a:miter lim="800000"/>
                      <a:headEnd/>
                      <a:tailEnd/>
                    </a:ln>
                  </pic:spPr>
                </pic:pic>
              </a:graphicData>
            </a:graphic>
          </wp:inline>
        </w:drawing>
      </w:r>
      <w:bookmarkEnd w:id="261"/>
    </w:p>
    <w:p w:rsidR="0081411F" w:rsidRDefault="004117C6">
      <w:pPr>
        <w:pStyle w:val="Caption"/>
        <w:jc w:val="center"/>
        <w:rPr>
          <w:rFonts w:ascii="Times New Roman" w:hAnsi="Times New Roman"/>
          <w:b w:val="0"/>
          <w:color w:val="000000"/>
          <w:sz w:val="26"/>
          <w:szCs w:val="26"/>
        </w:rPr>
      </w:pPr>
      <w:r>
        <w:t>H1</w:t>
      </w:r>
      <w:r w:rsidR="00A0119E">
        <w:t>6</w:t>
      </w:r>
      <w:r>
        <w:t>. C</w:t>
      </w:r>
      <w:r>
        <w:rPr>
          <w:rFonts w:ascii="Times New Roman" w:hAnsi="Times New Roman"/>
        </w:rPr>
        <w:t>ấu trúc màn hình chính</w:t>
      </w:r>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không sử dụng chương trình nữa,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sẽ tự động đăng xuất.</w:t>
      </w:r>
    </w:p>
    <w:p w:rsidR="00AD09BC" w:rsidRPr="00C900E0" w:rsidRDefault="00AD09BC" w:rsidP="006F6A34">
      <w:pPr>
        <w:pStyle w:val="ListParagraph"/>
        <w:numPr>
          <w:ilvl w:val="2"/>
          <w:numId w:val="8"/>
        </w:numPr>
        <w:ind w:left="284" w:firstLine="0"/>
        <w:jc w:val="both"/>
        <w:outlineLvl w:val="2"/>
        <w:rPr>
          <w:rFonts w:ascii="Times New Roman" w:hAnsi="Times New Roman"/>
          <w:b/>
          <w:color w:val="000000"/>
          <w:sz w:val="26"/>
          <w:szCs w:val="26"/>
        </w:rPr>
      </w:pPr>
      <w:bookmarkStart w:id="262" w:name="_Toc262558575"/>
      <w:bookmarkStart w:id="263" w:name="_Toc263796620"/>
      <w:bookmarkStart w:id="264" w:name="_Toc266246148"/>
      <w:bookmarkStart w:id="265" w:name="_Toc266247103"/>
      <w:r w:rsidRPr="003D22F6">
        <w:rPr>
          <w:rFonts w:ascii="Times New Roman" w:hAnsi="Times New Roman"/>
          <w:b/>
          <w:color w:val="000000"/>
          <w:sz w:val="26"/>
          <w:szCs w:val="26"/>
        </w:rPr>
        <w:t>Danh sách các màn hình xử lý chính</w:t>
      </w:r>
      <w:bookmarkEnd w:id="262"/>
      <w:bookmarkEnd w:id="263"/>
      <w:bookmarkEnd w:id="264"/>
      <w:bookmarkEnd w:id="265"/>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5060BB">
        <w:tc>
          <w:tcPr>
            <w:tcW w:w="742" w:type="dxa"/>
            <w:shd w:val="clear" w:color="auto" w:fill="C2D69B" w:themeFill="accent3" w:themeFillTint="99"/>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C2D69B" w:themeFill="accent3" w:themeFillTint="99"/>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C2D69B" w:themeFill="accent3" w:themeFillTint="99"/>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Trang thông báo các lỗi xảy ra trong quá trình sử dụng </w:t>
            </w:r>
            <w:r w:rsidR="005A40F3">
              <w:rPr>
                <w:rFonts w:ascii="Times New Roman" w:hAnsi="Times New Roman"/>
                <w:color w:val="000000"/>
                <w:sz w:val="26"/>
                <w:szCs w:val="26"/>
              </w:rPr>
              <w:t>ứng dụng</w:t>
            </w:r>
          </w:p>
        </w:tc>
      </w:tr>
    </w:tbl>
    <w:p w:rsidR="00AD09BC" w:rsidRPr="00C900E0" w:rsidRDefault="00AD09BC" w:rsidP="006F6A34">
      <w:pPr>
        <w:pStyle w:val="ListParagraph"/>
        <w:numPr>
          <w:ilvl w:val="2"/>
          <w:numId w:val="8"/>
        </w:numPr>
        <w:ind w:left="284" w:firstLine="0"/>
        <w:jc w:val="both"/>
        <w:outlineLvl w:val="2"/>
        <w:rPr>
          <w:rFonts w:ascii="Times New Roman" w:hAnsi="Times New Roman"/>
          <w:b/>
          <w:color w:val="000000"/>
          <w:sz w:val="26"/>
          <w:szCs w:val="26"/>
        </w:rPr>
      </w:pPr>
      <w:bookmarkStart w:id="266" w:name="_Toc262558576"/>
      <w:bookmarkStart w:id="267" w:name="_Toc263796621"/>
      <w:bookmarkStart w:id="268" w:name="_Toc266246149"/>
      <w:bookmarkStart w:id="269" w:name="_Toc266247104"/>
      <w:r w:rsidRPr="003D22F6">
        <w:rPr>
          <w:rFonts w:ascii="Times New Roman" w:hAnsi="Times New Roman"/>
          <w:b/>
          <w:color w:val="000000"/>
          <w:sz w:val="26"/>
          <w:szCs w:val="26"/>
        </w:rPr>
        <w:t>Mô tả chi tiết từng màn hình xử lý chính</w:t>
      </w:r>
      <w:bookmarkEnd w:id="266"/>
      <w:bookmarkEnd w:id="267"/>
      <w:bookmarkEnd w:id="268"/>
      <w:bookmarkEnd w:id="269"/>
    </w:p>
    <w:p w:rsidR="00AD09BC" w:rsidRPr="00161B91"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70" w:name="_Toc262558577"/>
      <w:bookmarkStart w:id="271" w:name="_Toc263796622"/>
      <w:bookmarkStart w:id="272" w:name="_Toc266246150"/>
      <w:bookmarkStart w:id="273" w:name="_Toc266247105"/>
      <w:r w:rsidRPr="00161B91">
        <w:rPr>
          <w:rFonts w:ascii="Times New Roman" w:hAnsi="Times New Roman"/>
          <w:b/>
          <w:color w:val="000000"/>
          <w:sz w:val="26"/>
          <w:szCs w:val="26"/>
        </w:rPr>
        <w:lastRenderedPageBreak/>
        <w:t>Màn hình Đăng nhập:</w:t>
      </w:r>
      <w:bookmarkEnd w:id="270"/>
      <w:bookmarkEnd w:id="271"/>
      <w:bookmarkEnd w:id="272"/>
      <w:bookmarkEnd w:id="273"/>
    </w:p>
    <w:bookmarkStart w:id="274" w:name="M1"/>
    <w:p w:rsidR="00AD09BC" w:rsidRDefault="00BE363E"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2" type="#_x0000_t75" style="position:absolute;left:1432;top:2332;width:8931;height:2351" o:preferrelative="f">
              <v:fill o:detectmouseclick="t"/>
              <v:path o:extrusionok="t" o:connecttype="none"/>
              <o:lock v:ext="edit" text="t"/>
            </v:shape>
            <v:group id="_x0000_s1329" style="position:absolute;left:1432;top:2332;width:8931;height:2351" coordorigin="1432,2332" coordsize="8931,2351">
              <v:shape id="_x0000_s1283" type="#_x0000_t75" style="position:absolute;left:5708;top:2332;width:4655;height:2351">
                <v:imagedata r:id="rId23" o:title=""/>
              </v:shape>
              <v:shape id="_x0000_s1284" type="#_x0000_t75" style="position:absolute;left:1432;top:2332;width:4189;height:2116">
                <v:imagedata r:id="rId24" o:title=""/>
              </v:shape>
            </v:group>
            <w10:wrap type="none"/>
            <w10:anchorlock/>
          </v:group>
        </w:pict>
      </w:r>
      <w:bookmarkEnd w:id="274"/>
    </w:p>
    <w:p w:rsidR="003E7E33" w:rsidRPr="003E7E33" w:rsidRDefault="003E7E33" w:rsidP="003E7E33">
      <w:pPr>
        <w:pStyle w:val="Caption"/>
        <w:jc w:val="center"/>
        <w:rPr>
          <w:rFonts w:ascii="Times New Roman" w:hAnsi="Times New Roman"/>
          <w:color w:val="000000"/>
          <w:sz w:val="26"/>
          <w:szCs w:val="26"/>
        </w:rPr>
      </w:pPr>
      <w:r>
        <w:t>M1. Màn hình đăng nh</w:t>
      </w:r>
      <w:r>
        <w:rPr>
          <w:rFonts w:ascii="Times New Roman" w:hAnsi="Times New Roman"/>
        </w:rPr>
        <w:t>ập</w:t>
      </w:r>
    </w:p>
    <w:p w:rsidR="003E7E33" w:rsidRDefault="003E7E33" w:rsidP="00D26559">
      <w:pPr>
        <w:pStyle w:val="ListParagraph"/>
        <w:ind w:left="0"/>
        <w:jc w:val="both"/>
        <w:rPr>
          <w:rFonts w:ascii="Times New Roman" w:hAnsi="Times New Roman"/>
          <w:color w:val="000000"/>
          <w:sz w:val="26"/>
          <w:szCs w:val="26"/>
          <w:lang w:val="en-US"/>
        </w:rPr>
      </w:pP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5060BB">
        <w:trPr>
          <w:jc w:val="center"/>
        </w:trPr>
        <w:tc>
          <w:tcPr>
            <w:tcW w:w="738"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Thẻ chứa nội dung đăng nhập </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người dùng </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Mật khẩu tương ứng giúp người dùng đăng nhập </w:t>
            </w:r>
            <w:r w:rsidR="005A40F3">
              <w:rPr>
                <w:rFonts w:ascii="Times New Roman" w:hAnsi="Times New Roman"/>
                <w:color w:val="000000"/>
                <w:sz w:val="26"/>
                <w:szCs w:val="26"/>
                <w:lang w:val="en-US"/>
              </w:rPr>
              <w:t>ứng dụng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Kiểm tra giá trị tên người dùng và mật khẩu chính xác không. Nếu chính xác, </w:t>
            </w:r>
            <w:r w:rsidR="005A40F3">
              <w:rPr>
                <w:rFonts w:ascii="Times New Roman" w:hAnsi="Times New Roman"/>
                <w:color w:val="000000"/>
                <w:sz w:val="26"/>
                <w:szCs w:val="26"/>
                <w:lang w:val="en-US"/>
              </w:rPr>
              <w:t>ứng dụng</w:t>
            </w:r>
            <w:r w:rsidRPr="00622175">
              <w:rPr>
                <w:rFonts w:ascii="Times New Roman" w:hAnsi="Times New Roman"/>
                <w:color w:val="000000"/>
                <w:sz w:val="26"/>
                <w:szCs w:val="26"/>
                <w:lang w:val="en-US"/>
              </w:rPr>
              <w:t xml:space="preserve"> sẽ chuyển đến trang giao diện tương ứng với người sử dụng </w:t>
            </w:r>
            <w:r w:rsidR="005A40F3">
              <w:rPr>
                <w:rFonts w:ascii="Times New Roman" w:hAnsi="Times New Roman"/>
                <w:color w:val="000000"/>
                <w:sz w:val="26"/>
                <w:szCs w:val="26"/>
                <w:lang w:val="en-US"/>
              </w:rPr>
              <w:t>ứng dụng</w:t>
            </w:r>
            <w:r w:rsidR="001430E6">
              <w:rPr>
                <w:rFonts w:ascii="Times New Roman" w:hAnsi="Times New Roman"/>
                <w:color w:val="000000"/>
                <w:sz w:val="26"/>
                <w:szCs w:val="26"/>
                <w:lang w:val="en-US"/>
              </w:rPr>
              <w:t>, n</w:t>
            </w:r>
            <w:r w:rsidRPr="00622175">
              <w:rPr>
                <w:rFonts w:ascii="Times New Roman" w:hAnsi="Times New Roman"/>
                <w:color w:val="000000"/>
                <w:sz w:val="26"/>
                <w:szCs w:val="26"/>
                <w:lang w:val="en-US"/>
              </w:rPr>
              <w:t xml:space="preserve">ếu không, </w:t>
            </w:r>
            <w:r w:rsidR="001430E6">
              <w:rPr>
                <w:rFonts w:ascii="Times New Roman" w:hAnsi="Times New Roman"/>
                <w:color w:val="000000"/>
                <w:sz w:val="26"/>
                <w:szCs w:val="26"/>
                <w:lang w:val="en-US"/>
              </w:rPr>
              <w:t xml:space="preserve">sẽ </w:t>
            </w:r>
            <w:r w:rsidRPr="00622175">
              <w:rPr>
                <w:rFonts w:ascii="Times New Roman" w:hAnsi="Times New Roman"/>
                <w:color w:val="000000"/>
                <w:sz w:val="26"/>
                <w:szCs w:val="26"/>
                <w:lang w:val="en-US"/>
              </w:rPr>
              <w:t>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Thẻ chứa nội dung cài đặt cho cơ sở dữ liệu đang sử dụng, cho phép người dùng thay đổi giá trị thích hợp để có thể đăng nhập đúng vào cơ sở dự liệu của </w:t>
            </w:r>
            <w:r w:rsidR="005A40F3">
              <w:rPr>
                <w:rFonts w:ascii="Times New Roman" w:hAnsi="Times New Roman"/>
                <w:color w:val="000000"/>
                <w:sz w:val="26"/>
                <w:szCs w:val="26"/>
                <w:lang w:val="en-US"/>
              </w:rPr>
              <w:t>ứng dụng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Combobox chứa các cơ sở dữ liệu khác nhau mà </w:t>
            </w:r>
            <w:r w:rsidR="005A40F3">
              <w:rPr>
                <w:rFonts w:ascii="Times New Roman" w:hAnsi="Times New Roman"/>
                <w:color w:val="000000"/>
                <w:sz w:val="26"/>
                <w:szCs w:val="26"/>
                <w:lang w:val="en-US"/>
              </w:rPr>
              <w:t>ứng dụng</w:t>
            </w:r>
            <w:r w:rsidRPr="00622175">
              <w:rPr>
                <w:rFonts w:ascii="Times New Roman" w:hAnsi="Times New Roman"/>
                <w:color w:val="000000"/>
                <w:sz w:val="26"/>
                <w:szCs w:val="26"/>
                <w:lang w:val="en-US"/>
              </w:rPr>
              <w:t xml:space="preserve">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AD09BC" w:rsidRPr="0003697A"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75" w:name="_Toc262558578"/>
      <w:bookmarkStart w:id="276" w:name="_Toc263796623"/>
      <w:bookmarkStart w:id="277" w:name="_Toc266246151"/>
      <w:bookmarkStart w:id="278" w:name="_Toc266247106"/>
      <w:r w:rsidRPr="00161B91">
        <w:rPr>
          <w:rFonts w:ascii="Times New Roman" w:hAnsi="Times New Roman"/>
          <w:b/>
          <w:color w:val="000000"/>
          <w:sz w:val="26"/>
          <w:szCs w:val="26"/>
        </w:rPr>
        <w:lastRenderedPageBreak/>
        <w:t>Trang Báo lỗi:</w:t>
      </w:r>
      <w:bookmarkEnd w:id="275"/>
      <w:bookmarkEnd w:id="276"/>
      <w:bookmarkEnd w:id="277"/>
      <w:bookmarkEnd w:id="278"/>
    </w:p>
    <w:p w:rsidR="00AD09BC" w:rsidRDefault="00BE363E" w:rsidP="00161B91">
      <w:pPr>
        <w:pStyle w:val="ListParagraph"/>
        <w:ind w:left="284"/>
        <w:jc w:val="center"/>
        <w:rPr>
          <w:rFonts w:ascii="Times New Roman" w:hAnsi="Times New Roman"/>
          <w:color w:val="000000"/>
          <w:sz w:val="26"/>
          <w:szCs w:val="26"/>
          <w:lang w:val="en-US"/>
        </w:rPr>
      </w:pPr>
      <w:r>
        <w:rPr>
          <w:rFonts w:ascii="Times New Roman" w:hAnsi="Times New Roman"/>
          <w:color w:val="000000"/>
          <w:sz w:val="26"/>
          <w:szCs w:val="26"/>
          <w:lang w:val="en-US"/>
        </w:rPr>
      </w:r>
      <w:r w:rsidRPr="00BE363E">
        <w:rPr>
          <w:rFonts w:ascii="Times New Roman" w:hAnsi="Times New Roman"/>
          <w:color w:val="000000"/>
          <w:sz w:val="26"/>
          <w:szCs w:val="26"/>
          <w:lang w:val="en-US"/>
        </w:rPr>
        <w:pict>
          <v:group id="_x0000_s1285" editas="canvas" style="width:218.85pt;height:69.65pt;mso-position-horizontal-relative:char;mso-position-vertical-relative:line" coordorigin="3905,14231" coordsize="4377,1393">
            <o:lock v:ext="edit" aspectratio="t"/>
            <v:shape id="_x0000_s1286" type="#_x0000_t75" style="position:absolute;left:3905;top:14231;width:4377;height:1393" o:preferrelative="f">
              <v:fill o:detectmouseclick="t"/>
              <v:path o:extrusionok="t" o:connecttype="none"/>
              <o:lock v:ext="edit" text="t"/>
            </v:shape>
            <v:group id="_x0000_s1330" style="position:absolute;left:3913;top:14239;width:4361;height:1377" coordorigin="5628,3045" coordsize="3479,1098">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831EFA" w:rsidRPr="00D26559" w:rsidRDefault="00831EFA"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group>
            <v:shape id="_x0000_s1291" type="#_x0000_t202" style="position:absolute;left:3913;top:14239;width:4361;height:952" filled="f" stroked="f">
              <v:textbox style="mso-next-textbox:#_x0000_s1291">
                <w:txbxContent>
                  <w:p w:rsidR="00831EFA" w:rsidRDefault="00831EFA" w:rsidP="001D5C20">
                    <w:pPr>
                      <w:rPr>
                        <w:rFonts w:ascii="Times New Roman" w:hAnsi="Times New Roman"/>
                        <w:b/>
                        <w:sz w:val="18"/>
                        <w:szCs w:val="18"/>
                        <w:lang w:val="en-US"/>
                      </w:rPr>
                    </w:pPr>
                    <w:r>
                      <w:rPr>
                        <w:rFonts w:ascii="Times New Roman" w:hAnsi="Times New Roman"/>
                        <w:b/>
                        <w:sz w:val="18"/>
                        <w:szCs w:val="18"/>
                        <w:lang w:val="en-US"/>
                      </w:rPr>
                      <w:t>Lỗi!</w:t>
                    </w:r>
                    <w:bookmarkStart w:id="279" w:name="M2"/>
                    <w:bookmarkEnd w:id="279"/>
                  </w:p>
                  <w:p w:rsidR="00831EFA" w:rsidRPr="001D5C20" w:rsidRDefault="00831EFA"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3E7E33" w:rsidRPr="003E7E33" w:rsidRDefault="003E7E33" w:rsidP="003E7E33">
      <w:pPr>
        <w:pStyle w:val="Caption"/>
        <w:jc w:val="center"/>
        <w:rPr>
          <w:rFonts w:ascii="Times New Roman" w:hAnsi="Times New Roman"/>
          <w:color w:val="000000"/>
          <w:sz w:val="26"/>
          <w:szCs w:val="26"/>
        </w:rPr>
      </w:pPr>
      <w:r>
        <w:t>M</w:t>
      </w:r>
      <w:r w:rsidR="00D303EC">
        <w:t>2</w:t>
      </w:r>
      <w:r>
        <w:t>. Màn hình thông báo l</w:t>
      </w:r>
      <w:r>
        <w:rPr>
          <w:rFonts w:ascii="Times New Roman" w:hAnsi="Times New Roman"/>
        </w:rPr>
        <w:t>ỗi</w:t>
      </w:r>
    </w:p>
    <w:p w:rsidR="003E7E33" w:rsidRPr="00C900E0" w:rsidRDefault="003E7E33" w:rsidP="00161B91">
      <w:pPr>
        <w:pStyle w:val="ListParagraph"/>
        <w:ind w:left="284"/>
        <w:jc w:val="center"/>
        <w:rPr>
          <w:rFonts w:ascii="Times New Roman" w:hAnsi="Times New Roman"/>
          <w:color w:val="000000"/>
          <w:sz w:val="26"/>
          <w:szCs w:val="26"/>
        </w:rPr>
      </w:pP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sẽ gửi nội dung lỗi vào màn hình và thể hiện lên cho người sử dụng biết để sửa lỗi.</w:t>
      </w:r>
    </w:p>
    <w:p w:rsidR="00AD09BC" w:rsidRPr="006C1EE4"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80" w:name="_Toc262558579"/>
      <w:bookmarkStart w:id="281" w:name="_Toc263796624"/>
      <w:bookmarkStart w:id="282" w:name="_Toc266246152"/>
      <w:bookmarkStart w:id="283" w:name="_Toc266247107"/>
      <w:r w:rsidRPr="00161B91">
        <w:rPr>
          <w:rFonts w:ascii="Times New Roman" w:hAnsi="Times New Roman"/>
          <w:b/>
          <w:color w:val="000000"/>
          <w:sz w:val="26"/>
          <w:szCs w:val="26"/>
        </w:rPr>
        <w:t>Trang Nhân viên:</w:t>
      </w:r>
      <w:bookmarkEnd w:id="280"/>
      <w:bookmarkEnd w:id="281"/>
      <w:bookmarkEnd w:id="282"/>
      <w:bookmarkEnd w:id="283"/>
    </w:p>
    <w:p w:rsidR="00AD09BC" w:rsidRPr="00D26559" w:rsidRDefault="00AD09BC" w:rsidP="00F02117">
      <w:pPr>
        <w:pStyle w:val="ListParagraph"/>
        <w:numPr>
          <w:ilvl w:val="0"/>
          <w:numId w:val="54"/>
        </w:numPr>
        <w:ind w:left="0" w:firstLine="720"/>
        <w:jc w:val="both"/>
        <w:outlineLvl w:val="4"/>
        <w:rPr>
          <w:rFonts w:ascii="Times New Roman" w:hAnsi="Times New Roman"/>
          <w:color w:val="000000"/>
          <w:sz w:val="26"/>
          <w:szCs w:val="26"/>
        </w:rPr>
      </w:pPr>
      <w:bookmarkStart w:id="284" w:name="_Toc266246153"/>
      <w:bookmarkStart w:id="285" w:name="_Toc266247108"/>
      <w:r w:rsidRPr="00D26559">
        <w:rPr>
          <w:rFonts w:ascii="Times New Roman" w:hAnsi="Times New Roman"/>
          <w:color w:val="000000"/>
          <w:sz w:val="26"/>
          <w:szCs w:val="26"/>
          <w:lang w:val="en-US"/>
        </w:rPr>
        <w:t>Màn hình chính</w:t>
      </w:r>
      <w:bookmarkEnd w:id="284"/>
      <w:bookmarkEnd w:id="285"/>
    </w:p>
    <w:bookmarkStart w:id="286" w:name="M3"/>
    <w:bookmarkStart w:id="287" w:name="_Toc266246154"/>
    <w:bookmarkEnd w:id="287"/>
    <w:p w:rsidR="00AD09BC" w:rsidRDefault="00BE363E" w:rsidP="00F02117">
      <w:pPr>
        <w:pStyle w:val="ListParagraph"/>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r>
      <w:r>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5" o:title=""/>
            </v:shape>
            <v:shape id="_x0000_s1295" type="#_x0000_t75" style="position:absolute;left:5980;top:6991;width:4599;height:3220">
              <v:imagedata r:id="rId26" o:title=""/>
            </v:shape>
            <w10:wrap type="none"/>
            <w10:anchorlock/>
          </v:group>
        </w:pict>
      </w:r>
      <w:bookmarkEnd w:id="286"/>
    </w:p>
    <w:p w:rsidR="00D303EC" w:rsidRPr="00D303EC" w:rsidRDefault="00D303EC" w:rsidP="00F02117">
      <w:pPr>
        <w:pStyle w:val="Caption"/>
        <w:jc w:val="center"/>
        <w:rPr>
          <w:rFonts w:ascii="Times New Roman" w:hAnsi="Times New Roman"/>
          <w:color w:val="000000"/>
          <w:sz w:val="26"/>
          <w:szCs w:val="26"/>
          <w:lang w:val="vi-VN"/>
        </w:rPr>
      </w:pPr>
      <w:r>
        <w:t>M3. Màn hình chính nhân viên th</w:t>
      </w:r>
      <w:r>
        <w:rPr>
          <w:rFonts w:ascii="Times New Roman" w:hAnsi="Times New Roman"/>
          <w:lang w:val="vi-VN"/>
        </w:rPr>
        <w:t>ừa hành</w:t>
      </w:r>
    </w:p>
    <w:p w:rsidR="00D303EC" w:rsidRDefault="00D303EC" w:rsidP="00D26559">
      <w:pPr>
        <w:pStyle w:val="ListParagraph"/>
        <w:ind w:left="0"/>
        <w:jc w:val="center"/>
        <w:outlineLvl w:val="3"/>
        <w:rPr>
          <w:rFonts w:ascii="Times New Roman" w:hAnsi="Times New Roman"/>
          <w:b/>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3E7E33">
        <w:tc>
          <w:tcPr>
            <w:tcW w:w="918"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luồng công việc tương ứng của quy trình. Trong đó, nhân viên chỉ có thể tương tác với các công việc dưới trách nhiệm của mình. Các tương tác bao gồm: Xem thông tin, bắt đầu công việc, chỉnh sửa hiện trạng công việc, kết thúc công việc và cập nhật báo cáo kết quả công việc.</w:t>
            </w:r>
          </w:p>
        </w:tc>
      </w:tr>
    </w:tbl>
    <w:p w:rsidR="00D8480C" w:rsidRDefault="00D8480C" w:rsidP="00D8480C">
      <w:pPr>
        <w:pStyle w:val="ListParagraph"/>
        <w:jc w:val="both"/>
        <w:outlineLvl w:val="3"/>
        <w:rPr>
          <w:rFonts w:ascii="Times New Roman" w:hAnsi="Times New Roman"/>
          <w:color w:val="000000"/>
          <w:sz w:val="26"/>
          <w:szCs w:val="26"/>
          <w:lang w:val="en-US"/>
        </w:rPr>
      </w:pPr>
    </w:p>
    <w:p w:rsidR="00D8480C" w:rsidRPr="00D8480C" w:rsidRDefault="00D8480C" w:rsidP="00D8480C">
      <w:pPr>
        <w:pStyle w:val="ListParagraph"/>
        <w:jc w:val="both"/>
        <w:outlineLvl w:val="3"/>
        <w:rPr>
          <w:rFonts w:ascii="Times New Roman" w:hAnsi="Times New Roman"/>
          <w:color w:val="000000"/>
          <w:sz w:val="26"/>
          <w:szCs w:val="26"/>
        </w:rPr>
      </w:pPr>
    </w:p>
    <w:p w:rsidR="00F02117" w:rsidRPr="00F02117" w:rsidRDefault="00AD09BC" w:rsidP="00F02117">
      <w:pPr>
        <w:pStyle w:val="ListParagraph"/>
        <w:numPr>
          <w:ilvl w:val="0"/>
          <w:numId w:val="54"/>
        </w:numPr>
        <w:ind w:left="0" w:firstLine="720"/>
        <w:jc w:val="both"/>
        <w:outlineLvl w:val="4"/>
        <w:rPr>
          <w:rFonts w:ascii="Times New Roman" w:hAnsi="Times New Roman"/>
          <w:color w:val="000000"/>
          <w:sz w:val="26"/>
          <w:szCs w:val="26"/>
        </w:rPr>
      </w:pPr>
      <w:bookmarkStart w:id="288" w:name="_Toc266246155"/>
      <w:bookmarkStart w:id="289" w:name="_Toc266247109"/>
      <w:r>
        <w:rPr>
          <w:rFonts w:ascii="Times New Roman" w:hAnsi="Times New Roman"/>
          <w:color w:val="000000"/>
          <w:sz w:val="26"/>
          <w:szCs w:val="26"/>
          <w:lang w:val="en-US"/>
        </w:rPr>
        <w:t>Thông tin cá nhân:</w:t>
      </w:r>
      <w:bookmarkEnd w:id="289"/>
      <w:r>
        <w:rPr>
          <w:rFonts w:ascii="Times New Roman" w:hAnsi="Times New Roman"/>
          <w:color w:val="000000"/>
          <w:sz w:val="26"/>
          <w:szCs w:val="26"/>
          <w:lang w:val="en-US"/>
        </w:rPr>
        <w:t xml:space="preserve"> </w:t>
      </w:r>
    </w:p>
    <w:p w:rsidR="00AD09BC" w:rsidRPr="00D26559" w:rsidRDefault="00AD09BC" w:rsidP="00F02117">
      <w:pPr>
        <w:pStyle w:val="ListParagraph"/>
        <w:jc w:val="both"/>
        <w:rPr>
          <w:rFonts w:ascii="Times New Roman" w:hAnsi="Times New Roman"/>
          <w:color w:val="000000"/>
          <w:sz w:val="26"/>
          <w:szCs w:val="26"/>
        </w:rPr>
      </w:pPr>
      <w:r>
        <w:rPr>
          <w:rFonts w:ascii="Times New Roman" w:hAnsi="Times New Roman"/>
          <w:color w:val="000000"/>
          <w:sz w:val="26"/>
          <w:szCs w:val="26"/>
          <w:lang w:val="en-US"/>
        </w:rPr>
        <w:t>Cho phép thay đổi thông tin cá nhân người dùng</w:t>
      </w:r>
      <w:bookmarkEnd w:id="288"/>
    </w:p>
    <w:p w:rsidR="00AD09BC" w:rsidRDefault="003A3888" w:rsidP="005A52A3">
      <w:pPr>
        <w:pStyle w:val="ListParagraph"/>
        <w:ind w:left="0"/>
        <w:jc w:val="center"/>
        <w:rPr>
          <w:rFonts w:ascii="Times New Roman" w:hAnsi="Times New Roman"/>
          <w:color w:val="000000"/>
          <w:sz w:val="26"/>
          <w:szCs w:val="26"/>
          <w:lang w:val="en-US"/>
        </w:rPr>
      </w:pPr>
      <w:bookmarkStart w:id="290" w:name="M4"/>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27"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bookmarkEnd w:id="290"/>
    </w:p>
    <w:p w:rsidR="00D303EC" w:rsidRPr="00FC4B07" w:rsidRDefault="00D303EC" w:rsidP="00D303EC">
      <w:pPr>
        <w:pStyle w:val="Caption"/>
        <w:jc w:val="center"/>
        <w:rPr>
          <w:rFonts w:ascii="Times New Roman" w:hAnsi="Times New Roman"/>
          <w:color w:val="000000"/>
          <w:sz w:val="26"/>
          <w:szCs w:val="26"/>
        </w:rPr>
      </w:pPr>
      <w:r>
        <w:t>M4. Màn hình c</w:t>
      </w:r>
      <w:r w:rsidR="00FC4B07">
        <w:rPr>
          <w:rFonts w:ascii="Times New Roman" w:hAnsi="Times New Roman"/>
        </w:rPr>
        <w:t>ập nhật thông tin cá nhân</w:t>
      </w:r>
    </w:p>
    <w:p w:rsidR="00D303EC" w:rsidRPr="00D303EC" w:rsidRDefault="00D303EC" w:rsidP="005A52A3">
      <w:pPr>
        <w:pStyle w:val="ListParagraph"/>
        <w:ind w:left="0"/>
        <w:jc w:val="center"/>
        <w:rPr>
          <w:rFonts w:ascii="Times New Roman" w:hAnsi="Times New Roman"/>
          <w:color w:val="000000"/>
          <w:sz w:val="26"/>
          <w:szCs w:val="26"/>
          <w:lang w:val="en-US"/>
        </w:rPr>
      </w:pPr>
    </w:p>
    <w:p w:rsidR="00AD09BC" w:rsidRPr="005A52A3"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91" w:name="_Toc262558580"/>
      <w:bookmarkStart w:id="292" w:name="_Toc263796625"/>
      <w:bookmarkStart w:id="293" w:name="_Toc266246156"/>
      <w:bookmarkStart w:id="294" w:name="_Toc266247110"/>
      <w:r w:rsidRPr="005A52A3">
        <w:rPr>
          <w:rFonts w:ascii="Times New Roman" w:hAnsi="Times New Roman"/>
          <w:b/>
          <w:color w:val="000000"/>
          <w:sz w:val="26"/>
          <w:szCs w:val="26"/>
        </w:rPr>
        <w:t>Trang Quản Lý:</w:t>
      </w:r>
      <w:bookmarkEnd w:id="291"/>
      <w:bookmarkEnd w:id="292"/>
      <w:bookmarkEnd w:id="293"/>
      <w:bookmarkEnd w:id="294"/>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p w:rsidR="00272436" w:rsidRPr="00272436" w:rsidRDefault="00272436" w:rsidP="00272436">
      <w:pPr>
        <w:pStyle w:val="Caption"/>
        <w:jc w:val="center"/>
        <w:rPr>
          <w:rFonts w:ascii="Times New Roman" w:hAnsi="Times New Roman"/>
          <w:color w:val="000000"/>
          <w:sz w:val="26"/>
          <w:szCs w:val="26"/>
        </w:rPr>
      </w:pPr>
      <w:bookmarkStart w:id="295" w:name="h17"/>
      <w:r>
        <w:rPr>
          <w:rFonts w:ascii="Times New Roman" w:hAnsi="Times New Roman"/>
          <w:color w:val="000000"/>
          <w:sz w:val="26"/>
          <w:szCs w:val="26"/>
        </w:rPr>
        <w:drawing>
          <wp:inline distT="0" distB="0" distL="0" distR="0">
            <wp:extent cx="5734050" cy="23241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5734050" cy="2324100"/>
                    </a:xfrm>
                    <a:prstGeom prst="rect">
                      <a:avLst/>
                    </a:prstGeom>
                    <a:noFill/>
                    <a:ln w="9525">
                      <a:noFill/>
                      <a:miter lim="800000"/>
                      <a:headEnd/>
                      <a:tailEnd/>
                    </a:ln>
                  </pic:spPr>
                </pic:pic>
              </a:graphicData>
            </a:graphic>
          </wp:inline>
        </w:drawing>
      </w:r>
      <w:bookmarkEnd w:id="295"/>
      <w:r w:rsidRPr="00272436">
        <w:t xml:space="preserve"> </w:t>
      </w:r>
      <w:r>
        <w:t>H1</w:t>
      </w:r>
      <w:r w:rsidR="00C34BE7">
        <w:t>7</w:t>
      </w:r>
      <w:r>
        <w:t>. Thi</w:t>
      </w:r>
      <w:r>
        <w:rPr>
          <w:rFonts w:ascii="Times New Roman" w:hAnsi="Times New Roman"/>
        </w:rPr>
        <w:t>ết kế menu trang quản lý</w:t>
      </w:r>
    </w:p>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6F6A34"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296" w:name="_Toc266246157"/>
      <w:bookmarkStart w:id="297" w:name="_Toc266247111"/>
      <w:r>
        <w:rPr>
          <w:rFonts w:ascii="Times New Roman" w:hAnsi="Times New Roman"/>
          <w:color w:val="000000"/>
          <w:sz w:val="26"/>
          <w:szCs w:val="26"/>
          <w:lang w:val="en-US"/>
        </w:rPr>
        <w:t>Cập nhật đợt thi:</w:t>
      </w:r>
      <w:bookmarkEnd w:id="296"/>
      <w:bookmarkEnd w:id="297"/>
      <w:r>
        <w:rPr>
          <w:rFonts w:ascii="Times New Roman" w:hAnsi="Times New Roman"/>
          <w:color w:val="000000"/>
          <w:sz w:val="26"/>
          <w:szCs w:val="26"/>
          <w:lang w:val="en-US"/>
        </w:rPr>
        <w:t xml:space="preserve"> </w:t>
      </w:r>
    </w:p>
    <w:p w:rsidR="00AD09BC" w:rsidRPr="00D26559" w:rsidRDefault="00AD09BC" w:rsidP="006F6A34">
      <w:pPr>
        <w:pStyle w:val="ListParagraph"/>
        <w:ind w:left="0"/>
        <w:jc w:val="both"/>
        <w:rPr>
          <w:rFonts w:ascii="Times New Roman" w:hAnsi="Times New Roman"/>
          <w:color w:val="000000"/>
          <w:sz w:val="26"/>
          <w:szCs w:val="26"/>
          <w:lang w:val="en-US"/>
        </w:rPr>
      </w:pPr>
      <w:r w:rsidRPr="00E817A0">
        <w:rPr>
          <w:rFonts w:ascii="Times New Roman" w:hAnsi="Times New Roman"/>
          <w:color w:val="000000"/>
          <w:sz w:val="26"/>
          <w:szCs w:val="26"/>
        </w:rPr>
        <w:t>Chức năng này cho phép người quản lý thêm và cập nhật các đợt thi trong học kì.</w:t>
      </w:r>
    </w:p>
    <w:bookmarkStart w:id="298" w:name="m5"/>
    <w:p w:rsidR="00AD09BC" w:rsidRDefault="00BE363E"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96" editas="canvas" style="width:456.6pt;height:232.1pt;mso-position-horizontal-relative:char;mso-position-vertical-relative:line" coordorigin="1440,1442" coordsize="9132,4642">
            <o:lock v:ext="edit" aspectratio="t"/>
            <v:shape id="_x0000_s1297" type="#_x0000_t75" style="position:absolute;left:1440;top:1442;width:9132;height:4642" o:preferrelative="f">
              <v:fill o:detectmouseclick="t"/>
              <v:path o:extrusionok="t" o:connecttype="none"/>
              <o:lock v:ext="edit" text="t"/>
            </v:shape>
            <v:shape id="_x0000_s1298" type="#_x0000_t75" style="position:absolute;left:1450;top:1442;width:6629;height:4642">
              <v:imagedata r:id="rId29" o:title=""/>
            </v:shape>
            <v:shape id="_x0000_s1299" type="#_x0000_t75" style="position:absolute;left:6040;top:3964;width:4532;height:2120">
              <v:imagedata r:id="rId30" o:title=""/>
            </v:shape>
            <v:shape id="_x0000_s1300" type="#_x0000_t75" style="position:absolute;left:6521;top:1806;width:4051;height:1895">
              <v:imagedata r:id="rId31" o:title=""/>
            </v:shape>
            <w10:wrap type="none"/>
            <w10:anchorlock/>
          </v:group>
        </w:pict>
      </w:r>
      <w:bookmarkEnd w:id="298"/>
    </w:p>
    <w:p w:rsidR="00C34BE7" w:rsidRPr="00C34BE7" w:rsidRDefault="00C34BE7" w:rsidP="00C34BE7">
      <w:pPr>
        <w:pStyle w:val="Caption"/>
        <w:jc w:val="center"/>
        <w:rPr>
          <w:rFonts w:ascii="Times New Roman" w:hAnsi="Times New Roman"/>
          <w:color w:val="000000"/>
          <w:sz w:val="26"/>
          <w:szCs w:val="26"/>
        </w:rPr>
      </w:pPr>
      <w:r>
        <w:t>M5. Màn hình c</w:t>
      </w:r>
      <w:r>
        <w:rPr>
          <w:rFonts w:ascii="Times New Roman" w:hAnsi="Times New Roman"/>
        </w:rPr>
        <w:t>ập nhật đợt thi</w:t>
      </w:r>
    </w:p>
    <w:p w:rsidR="00C34BE7" w:rsidRDefault="00C34BE7" w:rsidP="005A52A3">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các đợt thi có trong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Xóa đợt thi được chọn khỏi </w:t>
            </w:r>
            <w:r w:rsidR="005A40F3">
              <w:rPr>
                <w:rFonts w:ascii="Times New Roman" w:hAnsi="Times New Roman"/>
                <w:color w:val="000000"/>
                <w:sz w:val="26"/>
                <w:szCs w:val="26"/>
                <w:lang w:val="en-US"/>
              </w:rPr>
              <w:t>ứng dụng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6F6A34">
      <w:pPr>
        <w:pStyle w:val="ListParagraph"/>
        <w:numPr>
          <w:ilvl w:val="0"/>
          <w:numId w:val="48"/>
        </w:numPr>
        <w:spacing w:after="0"/>
        <w:ind w:left="0" w:firstLine="720"/>
        <w:jc w:val="both"/>
        <w:outlineLvl w:val="4"/>
        <w:rPr>
          <w:rFonts w:ascii="Times New Roman" w:hAnsi="Times New Roman"/>
          <w:color w:val="000000"/>
          <w:sz w:val="26"/>
          <w:szCs w:val="26"/>
          <w:lang w:val="en-US"/>
        </w:rPr>
      </w:pPr>
      <w:bookmarkStart w:id="299" w:name="_Toc266246158"/>
      <w:bookmarkStart w:id="300" w:name="_Toc266247112"/>
      <w:r>
        <w:rPr>
          <w:rFonts w:ascii="Times New Roman" w:hAnsi="Times New Roman"/>
          <w:color w:val="000000"/>
          <w:sz w:val="26"/>
          <w:szCs w:val="26"/>
          <w:lang w:val="en-US"/>
        </w:rPr>
        <w:t>Thống kê Lược Đồ Gantt:</w:t>
      </w:r>
      <w:bookmarkEnd w:id="299"/>
      <w:bookmarkEnd w:id="300"/>
    </w:p>
    <w:bookmarkStart w:id="301" w:name="m6"/>
    <w:p w:rsidR="00AD09BC" w:rsidRDefault="00BE363E"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sidRPr="00BE363E">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2" o:title=""/>
            </v:shape>
            <v:shape id="_x0000_s1304" type="#_x0000_t75" style="position:absolute;left:4375;top:5145;width:4207;height:2874">
              <v:imagedata r:id="rId33" o:title=""/>
            </v:shape>
            <w10:wrap type="none"/>
            <w10:anchorlock/>
          </v:group>
        </w:pict>
      </w:r>
      <w:bookmarkEnd w:id="301"/>
    </w:p>
    <w:p w:rsidR="002A046C" w:rsidRPr="002A046C" w:rsidRDefault="002A046C" w:rsidP="002A046C">
      <w:pPr>
        <w:pStyle w:val="Caption"/>
        <w:jc w:val="center"/>
        <w:rPr>
          <w:rFonts w:ascii="Times New Roman" w:hAnsi="Times New Roman"/>
          <w:color w:val="000000"/>
          <w:sz w:val="26"/>
          <w:szCs w:val="26"/>
        </w:rPr>
      </w:pPr>
      <w:r>
        <w:t>M6. Màn hình th</w:t>
      </w:r>
      <w:r>
        <w:rPr>
          <w:rFonts w:ascii="Times New Roman" w:hAnsi="Times New Roman"/>
        </w:rPr>
        <w:t>ống kê dạng lược đồ Gantt</w:t>
      </w:r>
    </w:p>
    <w:p w:rsidR="002A046C" w:rsidRPr="00C900E0" w:rsidRDefault="002A046C" w:rsidP="005A52A3">
      <w:pPr>
        <w:pStyle w:val="ListParagraph"/>
        <w:ind w:left="0"/>
        <w:jc w:val="center"/>
        <w:rPr>
          <w:rFonts w:ascii="Times New Roman" w:hAnsi="Times New Roman"/>
          <w:color w:val="000000"/>
          <w:sz w:val="26"/>
          <w:szCs w:val="26"/>
        </w:rPr>
      </w:pP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Với những giai đoạn có nguy cơ trễ hạn, tầm quan trọng cao,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Với mỗi giai đoạn chưa được thực thi,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02" w:name="_Toc266246159"/>
      <w:bookmarkStart w:id="303" w:name="_Toc266247113"/>
      <w:r>
        <w:rPr>
          <w:rFonts w:ascii="Times New Roman" w:hAnsi="Times New Roman"/>
          <w:color w:val="000000"/>
          <w:sz w:val="26"/>
          <w:szCs w:val="26"/>
          <w:lang w:val="en-US"/>
        </w:rPr>
        <w:t>Cập nhật nhân viên:</w:t>
      </w:r>
      <w:bookmarkEnd w:id="302"/>
      <w:bookmarkEnd w:id="303"/>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bookmarkStart w:id="304" w:name="M7"/>
    <w:p w:rsidR="00AD09BC" w:rsidRDefault="00BE363E"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5" editas="canvas" style="width:6in;height:204pt;mso-position-horizontal-relative:char;mso-position-vertical-relative:line" coordorigin="1634,1784" coordsize="8640,4080">
            <o:lock v:ext="edit" aspectratio="t"/>
            <v:shape id="_x0000_s1306" type="#_x0000_t75" style="position:absolute;left:1634;top:1784;width:8640;height:4080" o:preferrelative="f">
              <v:fill o:detectmouseclick="t"/>
              <v:path o:extrusionok="t" o:connecttype="none"/>
              <o:lock v:ext="edit" text="t"/>
            </v:shape>
            <v:shape id="_x0000_s1307" type="#_x0000_t75" style="position:absolute;left:1644;top:1784;width:5829;height:4080">
              <v:imagedata r:id="rId34" o:title=""/>
            </v:shape>
            <v:shape id="_x0000_s1308" type="#_x0000_t75" style="position:absolute;left:6313;top:2405;width:3961;height:2708">
              <v:imagedata r:id="rId35" o:title=""/>
            </v:shape>
            <w10:wrap type="none"/>
            <w10:anchorlock/>
          </v:group>
        </w:pict>
      </w:r>
      <w:bookmarkEnd w:id="304"/>
    </w:p>
    <w:p w:rsidR="005921A7" w:rsidRPr="005921A7" w:rsidRDefault="005921A7" w:rsidP="005921A7">
      <w:pPr>
        <w:pStyle w:val="Caption"/>
        <w:jc w:val="center"/>
        <w:rPr>
          <w:rFonts w:ascii="Times New Roman" w:hAnsi="Times New Roman"/>
          <w:color w:val="000000"/>
          <w:sz w:val="26"/>
          <w:szCs w:val="26"/>
        </w:rPr>
      </w:pPr>
      <w:r>
        <w:t>M7. Màn hình c</w:t>
      </w:r>
      <w:r>
        <w:rPr>
          <w:rFonts w:ascii="Times New Roman" w:hAnsi="Times New Roman"/>
        </w:rPr>
        <w:t>ập nhật nhân viên</w:t>
      </w:r>
    </w:p>
    <w:p w:rsidR="005921A7" w:rsidRDefault="005921A7" w:rsidP="005A52A3">
      <w:pPr>
        <w:pStyle w:val="ListParagraph"/>
        <w:ind w:left="0"/>
        <w:jc w:val="center"/>
        <w:rPr>
          <w:rFonts w:ascii="Times New Roman" w:hAnsi="Times New Roman"/>
          <w:color w:val="000000"/>
          <w:sz w:val="26"/>
          <w:szCs w:val="26"/>
          <w:lang w:val="en-US"/>
        </w:rPr>
      </w:pP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05" w:name="_Toc266246160"/>
      <w:bookmarkStart w:id="306" w:name="_Toc266247114"/>
      <w:r>
        <w:rPr>
          <w:rFonts w:ascii="Times New Roman" w:hAnsi="Times New Roman"/>
          <w:color w:val="000000"/>
          <w:sz w:val="26"/>
          <w:szCs w:val="26"/>
          <w:lang w:val="en-US"/>
        </w:rPr>
        <w:t>Phân công theo đợt thi</w:t>
      </w:r>
      <w:bookmarkEnd w:id="305"/>
      <w:bookmarkEnd w:id="306"/>
    </w:p>
    <w:bookmarkStart w:id="307" w:name="M8"/>
    <w:p w:rsidR="00AD09BC" w:rsidRDefault="00BE363E" w:rsidP="00597502">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6" o:title=""/>
            </v:shape>
            <w10:wrap type="none"/>
            <w10:anchorlock/>
          </v:group>
        </w:pict>
      </w:r>
      <w:bookmarkEnd w:id="307"/>
    </w:p>
    <w:p w:rsidR="005921A7" w:rsidRPr="005921A7" w:rsidRDefault="005921A7" w:rsidP="005921A7">
      <w:pPr>
        <w:pStyle w:val="Caption"/>
        <w:jc w:val="center"/>
        <w:rPr>
          <w:rFonts w:ascii="Times New Roman" w:hAnsi="Times New Roman"/>
          <w:color w:val="000000"/>
          <w:sz w:val="26"/>
          <w:szCs w:val="26"/>
        </w:rPr>
      </w:pPr>
      <w:r>
        <w:t>M8. Màn hình c</w:t>
      </w:r>
      <w:r>
        <w:rPr>
          <w:rFonts w:ascii="Times New Roman" w:hAnsi="Times New Roman"/>
        </w:rPr>
        <w:t>ập nhật phân công theo đợt  thi</w:t>
      </w:r>
    </w:p>
    <w:p w:rsidR="005921A7" w:rsidRDefault="005921A7" w:rsidP="00597502">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Sơ đồ luồng công việc tương ứng của đợt thi được </w:t>
            </w:r>
            <w:r w:rsidRPr="00AD53C4">
              <w:rPr>
                <w:rFonts w:ascii="Times New Roman" w:hAnsi="Times New Roman"/>
                <w:color w:val="000000"/>
                <w:sz w:val="26"/>
                <w:szCs w:val="26"/>
                <w:lang w:val="en-US"/>
              </w:rPr>
              <w:lastRenderedPageBreak/>
              <w:t xml:space="preserve">chọn, với danh sách được phân công trên </w:t>
            </w:r>
            <w:r w:rsidR="005A40F3">
              <w:rPr>
                <w:rFonts w:ascii="Times New Roman" w:hAnsi="Times New Roman"/>
                <w:color w:val="000000"/>
                <w:sz w:val="26"/>
                <w:szCs w:val="26"/>
                <w:lang w:val="en-US"/>
              </w:rPr>
              <w:t>ứng dụng</w:t>
            </w:r>
            <w:r w:rsidRPr="00AD53C4">
              <w:rPr>
                <w:rFonts w:ascii="Times New Roman" w:hAnsi="Times New Roman"/>
                <w:color w:val="000000"/>
                <w:sz w:val="26"/>
                <w:szCs w:val="26"/>
                <w:lang w:val="en-US"/>
              </w:rPr>
              <w:t>.</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Để thay đổi, người quản lý chỉ cần chọn nhân viên cần phân công và kéo thả vào công việc tương ứng trên sơ đồ.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tự động cập nhật.</w:t>
      </w:r>
    </w:p>
    <w:p w:rsidR="00AD09BC" w:rsidRDefault="00FF126B" w:rsidP="006F6A34">
      <w:pPr>
        <w:pStyle w:val="ListParagraph"/>
        <w:numPr>
          <w:ilvl w:val="0"/>
          <w:numId w:val="48"/>
        </w:numPr>
        <w:ind w:left="0" w:firstLine="720"/>
        <w:jc w:val="both"/>
        <w:outlineLvl w:val="4"/>
        <w:rPr>
          <w:rFonts w:ascii="Times New Roman" w:hAnsi="Times New Roman"/>
          <w:color w:val="000000"/>
          <w:sz w:val="26"/>
          <w:szCs w:val="26"/>
        </w:rPr>
      </w:pPr>
      <w:bookmarkStart w:id="308" w:name="_Toc266246161"/>
      <w:bookmarkStart w:id="309" w:name="_Toc266247115"/>
      <w:r>
        <w:rPr>
          <w:rFonts w:ascii="Times New Roman" w:hAnsi="Times New Roman"/>
          <w:color w:val="000000"/>
          <w:sz w:val="26"/>
          <w:szCs w:val="26"/>
          <w:lang w:val="en-US"/>
        </w:rPr>
        <w:t>Phân công theo kỳ</w:t>
      </w:r>
      <w:bookmarkEnd w:id="308"/>
      <w:bookmarkEnd w:id="309"/>
    </w:p>
    <w:p w:rsidR="00AD09BC" w:rsidRDefault="003A3888" w:rsidP="00AF4A0A">
      <w:pPr>
        <w:pStyle w:val="ListParagraph"/>
        <w:ind w:left="0"/>
        <w:jc w:val="center"/>
        <w:rPr>
          <w:rFonts w:ascii="Times New Roman" w:hAnsi="Times New Roman"/>
          <w:color w:val="000000"/>
          <w:sz w:val="26"/>
          <w:szCs w:val="26"/>
          <w:lang w:val="en-US"/>
        </w:rPr>
      </w:pPr>
      <w:bookmarkStart w:id="310" w:name="M9"/>
      <w:r>
        <w:rPr>
          <w:rFonts w:ascii="Times New Roman" w:hAnsi="Times New Roman"/>
          <w:color w:val="000000"/>
          <w:sz w:val="26"/>
          <w:szCs w:val="26"/>
          <w:lang w:val="en-US"/>
        </w:rPr>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37"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bookmarkEnd w:id="310"/>
    </w:p>
    <w:p w:rsidR="008D32DA" w:rsidRPr="008D32DA" w:rsidRDefault="008D32DA" w:rsidP="008D32DA">
      <w:pPr>
        <w:pStyle w:val="Caption"/>
        <w:jc w:val="center"/>
        <w:rPr>
          <w:rFonts w:ascii="Times New Roman" w:hAnsi="Times New Roman"/>
          <w:color w:val="000000"/>
          <w:sz w:val="26"/>
          <w:szCs w:val="26"/>
        </w:rPr>
      </w:pPr>
      <w:r>
        <w:t>M9. Màn hình c</w:t>
      </w:r>
      <w:r>
        <w:rPr>
          <w:rFonts w:ascii="Times New Roman" w:hAnsi="Times New Roman"/>
        </w:rPr>
        <w:t>ập nhật phân công theo kỳ</w:t>
      </w:r>
    </w:p>
    <w:p w:rsidR="008D32DA" w:rsidRDefault="008D32DA"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Sơ đồ luồng công việc tương ứng của đợt thi được chọn, với danh sách được phân công trên </w:t>
            </w:r>
            <w:r w:rsidR="005A40F3">
              <w:rPr>
                <w:rFonts w:ascii="Times New Roman" w:hAnsi="Times New Roman"/>
                <w:color w:val="000000"/>
                <w:sz w:val="26"/>
                <w:szCs w:val="26"/>
                <w:lang w:val="en-US"/>
              </w:rPr>
              <w:t>ứng dụng</w:t>
            </w:r>
            <w:r w:rsidRPr="00AD53C4">
              <w:rPr>
                <w:rFonts w:ascii="Times New Roman" w:hAnsi="Times New Roman"/>
                <w:color w:val="000000"/>
                <w:sz w:val="26"/>
                <w:szCs w:val="26"/>
                <w:lang w:val="en-US"/>
              </w:rPr>
              <w:t>.</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thay đổi tương tự Chức năng phân công theo đợt thi.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tự động thay đổi phân công theo thời gian tương ứng.</w:t>
      </w:r>
    </w:p>
    <w:p w:rsidR="00AD09BC" w:rsidRDefault="00AD09BC" w:rsidP="006F6A34">
      <w:pPr>
        <w:pStyle w:val="ListParagraph"/>
        <w:numPr>
          <w:ilvl w:val="0"/>
          <w:numId w:val="48"/>
        </w:numPr>
        <w:jc w:val="both"/>
        <w:outlineLvl w:val="4"/>
        <w:rPr>
          <w:rFonts w:ascii="Times New Roman" w:hAnsi="Times New Roman"/>
          <w:color w:val="000000"/>
          <w:sz w:val="26"/>
          <w:szCs w:val="26"/>
        </w:rPr>
      </w:pPr>
      <w:bookmarkStart w:id="311" w:name="_Toc266246162"/>
      <w:bookmarkStart w:id="312" w:name="_Toc266247116"/>
      <w:r>
        <w:rPr>
          <w:rFonts w:ascii="Times New Roman" w:hAnsi="Times New Roman"/>
          <w:color w:val="000000"/>
          <w:sz w:val="26"/>
          <w:szCs w:val="26"/>
          <w:lang w:val="en-US"/>
        </w:rPr>
        <w:t>Thống kê chi tiết</w:t>
      </w:r>
      <w:bookmarkEnd w:id="311"/>
      <w:bookmarkEnd w:id="312"/>
    </w:p>
    <w:p w:rsidR="00AD09BC" w:rsidRDefault="003A3888" w:rsidP="00AF4A0A">
      <w:pPr>
        <w:pStyle w:val="ListParagraph"/>
        <w:ind w:left="0"/>
        <w:jc w:val="center"/>
        <w:rPr>
          <w:rFonts w:ascii="Times New Roman" w:hAnsi="Times New Roman"/>
          <w:color w:val="000000"/>
          <w:sz w:val="26"/>
          <w:szCs w:val="26"/>
          <w:lang w:val="en-US"/>
        </w:rPr>
      </w:pPr>
      <w:bookmarkStart w:id="313" w:name="M10"/>
      <w:r>
        <w:rPr>
          <w:rFonts w:ascii="Times New Roman" w:hAnsi="Times New Roman"/>
          <w:color w:val="000000"/>
          <w:sz w:val="26"/>
          <w:szCs w:val="26"/>
          <w:lang w:val="en-US"/>
        </w:rPr>
        <w:lastRenderedPageBreak/>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38"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bookmarkEnd w:id="313"/>
    </w:p>
    <w:p w:rsidR="00FF126B" w:rsidRPr="00FF126B" w:rsidRDefault="00FF126B" w:rsidP="00FF126B">
      <w:pPr>
        <w:pStyle w:val="Caption"/>
        <w:jc w:val="center"/>
        <w:rPr>
          <w:rFonts w:ascii="Times New Roman" w:hAnsi="Times New Roman"/>
          <w:color w:val="000000"/>
          <w:sz w:val="26"/>
          <w:szCs w:val="26"/>
        </w:rPr>
      </w:pPr>
      <w:r>
        <w:t>M10. Màn hình th</w:t>
      </w:r>
      <w:r>
        <w:rPr>
          <w:rFonts w:ascii="Times New Roman" w:hAnsi="Times New Roman"/>
        </w:rPr>
        <w:t>ống kê chi tiết</w:t>
      </w:r>
    </w:p>
    <w:p w:rsidR="00FF126B" w:rsidRDefault="00FF126B"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14" w:name="_Toc266246163"/>
      <w:bookmarkStart w:id="315" w:name="_Toc266247117"/>
      <w:r>
        <w:rPr>
          <w:rFonts w:ascii="Times New Roman" w:hAnsi="Times New Roman"/>
          <w:color w:val="000000"/>
          <w:sz w:val="26"/>
          <w:szCs w:val="26"/>
          <w:lang w:val="en-US"/>
        </w:rPr>
        <w:t>Thống kê so sánh</w:t>
      </w:r>
      <w:bookmarkEnd w:id="314"/>
      <w:bookmarkEnd w:id="315"/>
    </w:p>
    <w:p w:rsidR="00AD09BC" w:rsidRDefault="003A3888" w:rsidP="00D26559">
      <w:pPr>
        <w:pStyle w:val="ListParagraph"/>
        <w:ind w:left="0"/>
        <w:jc w:val="center"/>
        <w:rPr>
          <w:rFonts w:ascii="Times New Roman" w:hAnsi="Times New Roman"/>
          <w:color w:val="000000"/>
          <w:sz w:val="26"/>
          <w:szCs w:val="26"/>
          <w:lang w:val="en-US"/>
        </w:rPr>
      </w:pPr>
      <w:bookmarkStart w:id="316" w:name="M11"/>
      <w:r>
        <w:rPr>
          <w:rFonts w:ascii="Times New Roman" w:hAnsi="Times New Roman"/>
          <w:color w:val="000000"/>
          <w:sz w:val="26"/>
          <w:szCs w:val="26"/>
          <w:lang w:val="en-US"/>
        </w:rPr>
        <w:lastRenderedPageBreak/>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39"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bookmarkEnd w:id="316"/>
    </w:p>
    <w:p w:rsidR="001B2CFC" w:rsidRPr="001B2CFC" w:rsidRDefault="001B2CFC" w:rsidP="001B2CFC">
      <w:pPr>
        <w:pStyle w:val="Caption"/>
        <w:jc w:val="center"/>
        <w:rPr>
          <w:rFonts w:ascii="Times New Roman" w:hAnsi="Times New Roman"/>
          <w:color w:val="000000"/>
          <w:sz w:val="26"/>
          <w:szCs w:val="26"/>
        </w:rPr>
      </w:pPr>
      <w:r>
        <w:t>M11. Màn hình th</w:t>
      </w:r>
      <w:r>
        <w:rPr>
          <w:rFonts w:ascii="Times New Roman" w:hAnsi="Times New Roman"/>
        </w:rPr>
        <w:t>ống kê so sánh</w:t>
      </w:r>
    </w:p>
    <w:p w:rsidR="001B2CFC" w:rsidRDefault="001B2CFC" w:rsidP="00D26559">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17" w:name="_Toc266246164"/>
      <w:bookmarkStart w:id="318" w:name="_Toc266247118"/>
      <w:r>
        <w:rPr>
          <w:rFonts w:ascii="Times New Roman" w:hAnsi="Times New Roman"/>
          <w:color w:val="000000"/>
          <w:sz w:val="26"/>
          <w:szCs w:val="26"/>
          <w:lang w:val="en-US"/>
        </w:rPr>
        <w:t>Thống kê tổng hợp</w:t>
      </w:r>
      <w:bookmarkEnd w:id="317"/>
      <w:bookmarkEnd w:id="318"/>
    </w:p>
    <w:p w:rsidR="00AD09BC" w:rsidRDefault="003A3888" w:rsidP="00AF4A0A">
      <w:pPr>
        <w:pStyle w:val="ListParagraph"/>
        <w:ind w:left="0"/>
        <w:jc w:val="center"/>
        <w:rPr>
          <w:rFonts w:ascii="Times New Roman" w:hAnsi="Times New Roman"/>
          <w:color w:val="000000"/>
          <w:sz w:val="26"/>
          <w:szCs w:val="26"/>
          <w:lang w:val="en-US"/>
        </w:rPr>
      </w:pPr>
      <w:bookmarkStart w:id="319" w:name="M12"/>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0"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bookmarkEnd w:id="319"/>
    </w:p>
    <w:p w:rsidR="001B2CFC" w:rsidRPr="001B2CFC" w:rsidRDefault="001B2CFC" w:rsidP="001B2CFC">
      <w:pPr>
        <w:pStyle w:val="Caption"/>
        <w:jc w:val="center"/>
        <w:rPr>
          <w:rFonts w:ascii="Times New Roman" w:hAnsi="Times New Roman"/>
          <w:color w:val="000000"/>
          <w:sz w:val="26"/>
          <w:szCs w:val="26"/>
        </w:rPr>
      </w:pPr>
      <w:r>
        <w:t>M12. Màn hình th</w:t>
      </w:r>
      <w:r>
        <w:rPr>
          <w:rFonts w:ascii="Times New Roman" w:hAnsi="Times New Roman"/>
        </w:rPr>
        <w:t>ống kê tổng hợp</w:t>
      </w:r>
    </w:p>
    <w:p w:rsidR="001B2CFC" w:rsidRDefault="001B2CF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0" w:name="_Toc266246165"/>
      <w:bookmarkStart w:id="321" w:name="_Toc266247119"/>
      <w:r>
        <w:rPr>
          <w:rFonts w:ascii="Times New Roman" w:hAnsi="Times New Roman"/>
          <w:color w:val="000000"/>
          <w:sz w:val="26"/>
          <w:szCs w:val="26"/>
          <w:lang w:val="en-US"/>
        </w:rPr>
        <w:t>Thêm tiêu chí thống kê</w:t>
      </w:r>
      <w:bookmarkEnd w:id="320"/>
      <w:bookmarkEnd w:id="321"/>
    </w:p>
    <w:p w:rsidR="00AD09BC" w:rsidRDefault="003A3888" w:rsidP="00214368">
      <w:pPr>
        <w:pStyle w:val="ListParagraph"/>
        <w:ind w:left="0"/>
        <w:jc w:val="center"/>
        <w:rPr>
          <w:rFonts w:ascii="Times New Roman" w:hAnsi="Times New Roman"/>
          <w:color w:val="000000"/>
          <w:sz w:val="26"/>
          <w:szCs w:val="26"/>
          <w:lang w:val="en-US"/>
        </w:rPr>
      </w:pPr>
      <w:bookmarkStart w:id="322" w:name="M13"/>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1"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bookmarkEnd w:id="322"/>
    </w:p>
    <w:p w:rsidR="001B2CFC" w:rsidRPr="001B2CFC" w:rsidRDefault="001B2CFC" w:rsidP="001B2CFC">
      <w:pPr>
        <w:pStyle w:val="Caption"/>
        <w:jc w:val="center"/>
        <w:rPr>
          <w:rFonts w:ascii="Times New Roman" w:hAnsi="Times New Roman"/>
          <w:color w:val="000000"/>
          <w:sz w:val="26"/>
          <w:szCs w:val="26"/>
        </w:rPr>
      </w:pPr>
      <w:r>
        <w:t>M13. Màn hình them tiêu chí th</w:t>
      </w:r>
      <w:r>
        <w:rPr>
          <w:rFonts w:ascii="Times New Roman" w:hAnsi="Times New Roman"/>
        </w:rPr>
        <w:t>ống kê</w:t>
      </w:r>
    </w:p>
    <w:p w:rsidR="001B2CFC" w:rsidRDefault="001B2CFC" w:rsidP="00214368">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3" w:name="_Toc266246166"/>
      <w:bookmarkStart w:id="324" w:name="_Toc266247120"/>
      <w:r>
        <w:rPr>
          <w:rFonts w:ascii="Times New Roman" w:hAnsi="Times New Roman"/>
          <w:color w:val="000000"/>
          <w:sz w:val="26"/>
          <w:szCs w:val="26"/>
          <w:lang w:val="en-US"/>
        </w:rPr>
        <w:t>Thay đổi thời gian thực hiện công việc theo đợt thi</w:t>
      </w:r>
      <w:bookmarkEnd w:id="323"/>
      <w:bookmarkEnd w:id="324"/>
    </w:p>
    <w:bookmarkStart w:id="325" w:name="M14"/>
    <w:p w:rsidR="00AD09BC" w:rsidRDefault="00BE363E"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2" o:title=""/>
            </v:shape>
            <v:shape id="_x0000_s1315" type="#_x0000_t75" style="position:absolute;left:7752;top:11712;width:3050;height:1426">
              <v:imagedata r:id="rId43" o:title=""/>
            </v:shape>
            <w10:wrap type="none"/>
            <w10:anchorlock/>
          </v:group>
        </w:pict>
      </w:r>
      <w:bookmarkEnd w:id="325"/>
    </w:p>
    <w:p w:rsidR="001B2CFC" w:rsidRPr="001B2CFC" w:rsidRDefault="001B2CFC" w:rsidP="001B2CFC">
      <w:pPr>
        <w:pStyle w:val="Caption"/>
        <w:jc w:val="center"/>
        <w:rPr>
          <w:rFonts w:ascii="Times New Roman" w:hAnsi="Times New Roman"/>
          <w:color w:val="000000"/>
          <w:sz w:val="26"/>
          <w:szCs w:val="26"/>
        </w:rPr>
      </w:pPr>
      <w:r>
        <w:t>M14. Màn hình thay đ</w:t>
      </w:r>
      <w:r>
        <w:rPr>
          <w:rFonts w:ascii="Times New Roman" w:hAnsi="Times New Roman"/>
        </w:rPr>
        <w:t>ổi thời gian thực hiện công việc theo đợt thi</w:t>
      </w:r>
    </w:p>
    <w:p w:rsidR="001B2CFC" w:rsidRDefault="001B2CFC" w:rsidP="00EE2DC9">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đợt thi có trong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6" w:name="_Toc266246167"/>
      <w:bookmarkStart w:id="327" w:name="_Toc266247121"/>
      <w:r>
        <w:rPr>
          <w:rFonts w:ascii="Times New Roman" w:hAnsi="Times New Roman"/>
          <w:color w:val="000000"/>
          <w:sz w:val="26"/>
          <w:szCs w:val="26"/>
          <w:lang w:val="en-US"/>
        </w:rPr>
        <w:t>Thay đổi thời gian thực hiện công việc</w:t>
      </w:r>
      <w:bookmarkEnd w:id="326"/>
      <w:bookmarkEnd w:id="327"/>
    </w:p>
    <w:bookmarkStart w:id="328" w:name="M15"/>
    <w:p w:rsidR="00AD09BC" w:rsidRDefault="00BE363E"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4" o:title=""/>
            </v:shape>
            <v:shape id="_x0000_s1319" type="#_x0000_t75" style="position:absolute;left:6985;top:12911;width:3419;height:1598">
              <v:imagedata r:id="rId45" o:title=""/>
            </v:shape>
            <w10:wrap type="none"/>
            <w10:anchorlock/>
          </v:group>
        </w:pict>
      </w:r>
      <w:bookmarkEnd w:id="328"/>
    </w:p>
    <w:p w:rsidR="001B2CFC" w:rsidRPr="001B2CFC" w:rsidRDefault="001B2CFC" w:rsidP="001B2CFC">
      <w:pPr>
        <w:pStyle w:val="Caption"/>
        <w:jc w:val="center"/>
        <w:rPr>
          <w:rFonts w:ascii="Times New Roman" w:hAnsi="Times New Roman"/>
          <w:color w:val="000000"/>
          <w:sz w:val="26"/>
          <w:szCs w:val="26"/>
        </w:rPr>
      </w:pPr>
      <w:r>
        <w:t>M15. Màn hình thay đ</w:t>
      </w:r>
      <w:r>
        <w:rPr>
          <w:rFonts w:ascii="Times New Roman" w:hAnsi="Times New Roman"/>
        </w:rPr>
        <w:t>ổi thời gian thực hiện công việc</w:t>
      </w:r>
    </w:p>
    <w:p w:rsidR="001B2CFC" w:rsidRDefault="001B2CFC" w:rsidP="00EE2DC9">
      <w:pPr>
        <w:pStyle w:val="ListParagraph"/>
        <w:ind w:left="0"/>
        <w:jc w:val="center"/>
        <w:rPr>
          <w:rFonts w:ascii="Times New Roman" w:hAnsi="Times New Roman"/>
          <w:color w:val="000000"/>
          <w:sz w:val="26"/>
          <w:szCs w:val="26"/>
          <w:lang w:val="en-US"/>
        </w:rPr>
      </w:pP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9" w:name="_Toc266246168"/>
      <w:bookmarkStart w:id="330" w:name="_Toc266247122"/>
      <w:r>
        <w:rPr>
          <w:rFonts w:ascii="Times New Roman" w:hAnsi="Times New Roman"/>
          <w:color w:val="000000"/>
          <w:sz w:val="26"/>
          <w:szCs w:val="26"/>
          <w:lang w:val="en-US"/>
        </w:rPr>
        <w:t>Xem bản báo cáo kết quả công việc của nhân viên</w:t>
      </w:r>
      <w:bookmarkEnd w:id="329"/>
      <w:bookmarkEnd w:id="330"/>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bookmarkStart w:id="331" w:name="M16"/>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6"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bookmarkEnd w:id="331"/>
    </w:p>
    <w:p w:rsidR="001B2CFC" w:rsidRPr="001B2CFC" w:rsidRDefault="001B2CFC" w:rsidP="001B2CFC">
      <w:pPr>
        <w:pStyle w:val="Caption"/>
        <w:jc w:val="center"/>
        <w:rPr>
          <w:rFonts w:ascii="Times New Roman" w:hAnsi="Times New Roman"/>
          <w:color w:val="000000"/>
          <w:sz w:val="26"/>
          <w:szCs w:val="26"/>
        </w:rPr>
      </w:pPr>
      <w:r>
        <w:t>M16. Màn hình xem báo cáo k</w:t>
      </w:r>
      <w:r>
        <w:rPr>
          <w:rFonts w:ascii="Times New Roman" w:hAnsi="Times New Roman"/>
        </w:rPr>
        <w:t>ết quả công việc</w:t>
      </w:r>
    </w:p>
    <w:p w:rsidR="001B2CFC" w:rsidRDefault="001B2CF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báo cáo mà nhân viên tương ứng được chọn đã cung cấp lên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6F6A34">
      <w:pPr>
        <w:pStyle w:val="ListParagraph"/>
        <w:numPr>
          <w:ilvl w:val="0"/>
          <w:numId w:val="8"/>
        </w:numPr>
        <w:ind w:left="284" w:firstLine="0"/>
        <w:jc w:val="both"/>
        <w:outlineLvl w:val="0"/>
        <w:rPr>
          <w:rFonts w:ascii="Times New Roman" w:hAnsi="Times New Roman"/>
          <w:b/>
          <w:color w:val="000000"/>
          <w:sz w:val="26"/>
          <w:szCs w:val="26"/>
          <w:lang w:val="en-US"/>
        </w:rPr>
      </w:pPr>
      <w:bookmarkStart w:id="332" w:name="_Toc266246169"/>
      <w:bookmarkStart w:id="333" w:name="_Toc266247123"/>
      <w:r w:rsidRPr="00AF4A0A">
        <w:rPr>
          <w:rFonts w:ascii="Times New Roman" w:hAnsi="Times New Roman"/>
          <w:b/>
          <w:color w:val="000000"/>
          <w:sz w:val="26"/>
          <w:szCs w:val="26"/>
          <w:lang w:val="en-US"/>
        </w:rPr>
        <w:t>Giải pháp kĩ thuật</w:t>
      </w:r>
      <w:bookmarkEnd w:id="332"/>
      <w:bookmarkEnd w:id="333"/>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6F6A34">
      <w:pPr>
        <w:pStyle w:val="ListParagraph"/>
        <w:numPr>
          <w:ilvl w:val="1"/>
          <w:numId w:val="8"/>
        </w:numPr>
        <w:ind w:left="284" w:firstLine="0"/>
        <w:jc w:val="both"/>
        <w:outlineLvl w:val="1"/>
        <w:rPr>
          <w:rFonts w:ascii="Times New Roman" w:hAnsi="Times New Roman"/>
          <w:b/>
          <w:color w:val="000000"/>
          <w:sz w:val="26"/>
          <w:szCs w:val="26"/>
        </w:rPr>
      </w:pPr>
      <w:bookmarkStart w:id="334" w:name="_Toc266246170"/>
      <w:bookmarkStart w:id="335" w:name="_Toc266247124"/>
      <w:r w:rsidRPr="00AF4A0A">
        <w:rPr>
          <w:rFonts w:ascii="Times New Roman" w:hAnsi="Times New Roman"/>
          <w:b/>
          <w:color w:val="000000"/>
          <w:sz w:val="26"/>
          <w:szCs w:val="26"/>
        </w:rPr>
        <w:t>Đối với chức năng hiển thị luồng công việc dạng sơ đồ:</w:t>
      </w:r>
      <w:bookmarkEnd w:id="334"/>
      <w:bookmarkEnd w:id="335"/>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w:t>
      </w:r>
      <w:r>
        <w:rPr>
          <w:rFonts w:ascii="Times New Roman" w:hAnsi="Times New Roman"/>
          <w:color w:val="000000"/>
          <w:sz w:val="26"/>
          <w:szCs w:val="26"/>
          <w:lang w:val="en-US"/>
        </w:rPr>
        <w:lastRenderedPageBreak/>
        <w:t>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6F6A34">
      <w:pPr>
        <w:pStyle w:val="ListParagraph"/>
        <w:numPr>
          <w:ilvl w:val="1"/>
          <w:numId w:val="8"/>
        </w:numPr>
        <w:ind w:left="284" w:firstLine="0"/>
        <w:jc w:val="both"/>
        <w:outlineLvl w:val="1"/>
        <w:rPr>
          <w:rFonts w:ascii="Times New Roman" w:hAnsi="Times New Roman"/>
          <w:b/>
          <w:color w:val="000000"/>
          <w:sz w:val="26"/>
          <w:szCs w:val="26"/>
        </w:rPr>
      </w:pPr>
      <w:bookmarkStart w:id="336" w:name="_Toc266246171"/>
      <w:bookmarkStart w:id="337" w:name="_Toc266247125"/>
      <w:r w:rsidRPr="00AF4A0A">
        <w:rPr>
          <w:rFonts w:ascii="Times New Roman" w:hAnsi="Times New Roman"/>
          <w:b/>
          <w:color w:val="000000"/>
          <w:sz w:val="26"/>
          <w:szCs w:val="26"/>
        </w:rPr>
        <w:t>Đối với chức năng thống kê tình trạng các đợt thi đang tiến hành:</w:t>
      </w:r>
      <w:bookmarkEnd w:id="336"/>
      <w:bookmarkEnd w:id="337"/>
      <w:r w:rsidRPr="00AF4A0A">
        <w:rPr>
          <w:rFonts w:ascii="Times New Roman" w:hAnsi="Times New Roman"/>
          <w:b/>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E3275" w:rsidRPr="00D26559" w:rsidRDefault="00AE3275" w:rsidP="00D26559">
      <w:pPr>
        <w:pStyle w:val="ListParagraph"/>
        <w:ind w:left="0" w:firstLine="360"/>
        <w:jc w:val="both"/>
        <w:rPr>
          <w:rFonts w:ascii="Times New Roman" w:hAnsi="Times New Roman"/>
          <w:color w:val="000000"/>
          <w:sz w:val="26"/>
          <w:szCs w:val="26"/>
        </w:rPr>
      </w:pPr>
    </w:p>
    <w:p w:rsidR="00AD09BC" w:rsidRPr="00AE3275" w:rsidRDefault="00AD09BC" w:rsidP="00AE3275">
      <w:pPr>
        <w:ind w:firstLine="284"/>
        <w:rPr>
          <w:rFonts w:ascii="Times New Roman" w:hAnsi="Times New Roman"/>
          <w:b/>
          <w:color w:val="000000"/>
          <w:sz w:val="26"/>
          <w:szCs w:val="26"/>
          <w:lang w:val="en-US"/>
        </w:rPr>
      </w:pPr>
      <w:r w:rsidRPr="00AF4A0A">
        <w:rPr>
          <w:rFonts w:ascii="Times New Roman" w:hAnsi="Times New Roman"/>
          <w:b/>
          <w:color w:val="000000"/>
          <w:sz w:val="26"/>
          <w:szCs w:val="26"/>
        </w:rPr>
        <w:br w:type="page"/>
      </w:r>
    </w:p>
    <w:p w:rsidR="00AD09BC" w:rsidRPr="006F6A34" w:rsidRDefault="00AD09BC" w:rsidP="006F6A34">
      <w:pPr>
        <w:pStyle w:val="Heading1"/>
        <w:rPr>
          <w:rFonts w:ascii="Times New Roman" w:hAnsi="Times New Roman"/>
          <w:color w:val="000000"/>
          <w:sz w:val="26"/>
          <w:szCs w:val="26"/>
        </w:rPr>
      </w:pPr>
      <w:bookmarkStart w:id="338" w:name="_Toc266246172"/>
      <w:bookmarkStart w:id="339" w:name="_Toc266247126"/>
      <w:r w:rsidRPr="006F6A34">
        <w:rPr>
          <w:rFonts w:ascii="Times New Roman" w:hAnsi="Times New Roman"/>
          <w:color w:val="000000"/>
          <w:sz w:val="26"/>
          <w:szCs w:val="26"/>
        </w:rPr>
        <w:lastRenderedPageBreak/>
        <w:t>Chương 5</w:t>
      </w:r>
      <w:bookmarkEnd w:id="338"/>
      <w:bookmarkEnd w:id="339"/>
    </w:p>
    <w:p w:rsidR="00AD09BC" w:rsidRPr="006F6A34" w:rsidRDefault="00AD09BC" w:rsidP="006F6A34">
      <w:pPr>
        <w:pStyle w:val="Heading1"/>
        <w:rPr>
          <w:rFonts w:ascii="Times New Roman" w:hAnsi="Times New Roman"/>
          <w:color w:val="000000"/>
          <w:sz w:val="26"/>
          <w:szCs w:val="26"/>
          <w:lang w:val="en-US"/>
        </w:rPr>
      </w:pPr>
      <w:bookmarkStart w:id="340" w:name="_Toc266246173"/>
      <w:bookmarkStart w:id="341" w:name="_Toc266247127"/>
      <w:r w:rsidRPr="006F6A34">
        <w:rPr>
          <w:rFonts w:ascii="Times New Roman" w:hAnsi="Times New Roman"/>
          <w:color w:val="000000"/>
          <w:sz w:val="26"/>
          <w:szCs w:val="26"/>
        </w:rPr>
        <w:t>Tổng kết</w:t>
      </w:r>
      <w:bookmarkEnd w:id="340"/>
      <w:bookmarkEnd w:id="341"/>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 xml:space="preserve">Trong chương này, chúng tôi sẽ </w:t>
      </w:r>
      <w:r w:rsidR="009F7F59">
        <w:rPr>
          <w:rFonts w:ascii="Times New Roman" w:hAnsi="Times New Roman"/>
          <w:i/>
          <w:color w:val="000000"/>
          <w:sz w:val="26"/>
          <w:szCs w:val="26"/>
          <w:lang w:val="en-US"/>
        </w:rPr>
        <w:t>tổng kết</w:t>
      </w:r>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6F6A34">
      <w:pPr>
        <w:pStyle w:val="ListParagraph"/>
        <w:numPr>
          <w:ilvl w:val="0"/>
          <w:numId w:val="44"/>
        </w:numPr>
        <w:jc w:val="both"/>
        <w:outlineLvl w:val="0"/>
        <w:rPr>
          <w:rFonts w:ascii="Times New Roman" w:hAnsi="Times New Roman"/>
          <w:b/>
          <w:i/>
          <w:color w:val="000000"/>
          <w:sz w:val="26"/>
          <w:szCs w:val="26"/>
          <w:u w:val="single"/>
        </w:rPr>
      </w:pPr>
      <w:bookmarkStart w:id="342" w:name="_Toc266246174"/>
      <w:bookmarkStart w:id="343" w:name="_Toc266247128"/>
      <w:r w:rsidRPr="00AF4A0A">
        <w:rPr>
          <w:rFonts w:ascii="Times New Roman" w:hAnsi="Times New Roman"/>
          <w:b/>
          <w:color w:val="000000"/>
          <w:sz w:val="26"/>
          <w:szCs w:val="26"/>
        </w:rPr>
        <w:t>Tóm tắt công việc đã làm</w:t>
      </w:r>
      <w:bookmarkEnd w:id="342"/>
      <w:bookmarkEnd w:id="343"/>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nhiên, do đặc điểm của ứng dụng</w:t>
      </w:r>
      <w:r w:rsidR="009F7F59">
        <w:rPr>
          <w:rFonts w:ascii="Times New Roman" w:hAnsi="Times New Roman"/>
          <w:color w:val="000000"/>
          <w:sz w:val="26"/>
          <w:szCs w:val="26"/>
          <w:lang w:val="en-US"/>
        </w:rPr>
        <w:t xml:space="preserve"> và yêu cầu của đề cương là phải thử nghiệm trên một nền công cụ khác với nền công cụ đã sử dụng trong những khóa luận trước đây</w:t>
      </w:r>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6F6A34" w:rsidRDefault="00AD09BC" w:rsidP="006F6A34">
      <w:pPr>
        <w:pStyle w:val="Heading1"/>
        <w:rPr>
          <w:rFonts w:ascii="Times New Roman" w:hAnsi="Times New Roman"/>
          <w:color w:val="000000"/>
          <w:sz w:val="26"/>
          <w:szCs w:val="26"/>
        </w:rPr>
      </w:pPr>
      <w:bookmarkStart w:id="344" w:name="_Toc266246175"/>
      <w:bookmarkStart w:id="345" w:name="_Toc266247129"/>
      <w:r w:rsidRPr="006F6A34">
        <w:rPr>
          <w:rFonts w:ascii="Times New Roman" w:hAnsi="Times New Roman"/>
          <w:color w:val="000000"/>
          <w:sz w:val="26"/>
          <w:szCs w:val="26"/>
        </w:rPr>
        <w:t>2. Đặc điểm của Công việc</w:t>
      </w:r>
      <w:bookmarkEnd w:id="344"/>
      <w:bookmarkEnd w:id="345"/>
    </w:p>
    <w:p w:rsidR="00AD09BC" w:rsidRDefault="00AD09BC" w:rsidP="006F6A34">
      <w:pPr>
        <w:pStyle w:val="Heading2"/>
        <w:rPr>
          <w:rFonts w:ascii="Times New Roman" w:hAnsi="Times New Roman"/>
          <w:b w:val="0"/>
          <w:color w:val="000000"/>
          <w:lang w:val="en-US"/>
        </w:rPr>
      </w:pPr>
      <w:bookmarkStart w:id="346" w:name="_Toc266246176"/>
      <w:bookmarkStart w:id="347" w:name="_Toc266247130"/>
      <w:r w:rsidRPr="00AF4A0A">
        <w:rPr>
          <w:rFonts w:ascii="Times New Roman" w:hAnsi="Times New Roman"/>
          <w:b w:val="0"/>
          <w:color w:val="000000"/>
        </w:rPr>
        <w:t>2.1. Nội dung</w:t>
      </w:r>
      <w:bookmarkEnd w:id="346"/>
      <w:bookmarkEnd w:id="347"/>
      <w:r w:rsidRPr="00AF4A0A">
        <w:rPr>
          <w:rFonts w:ascii="Times New Roman" w:hAnsi="Times New Roman"/>
          <w:b w:val="0"/>
          <w:color w:val="000000"/>
        </w:rPr>
        <w:t xml:space="preserve">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mà theo chúng tôi là đã có khả năng đáp ứng các nhu cầu hiện tại của nghiệp vụ.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được hoàn thành với các ưu điểm sau:</w:t>
      </w:r>
    </w:p>
    <w:p w:rsidR="00AD09BC" w:rsidRDefault="003656E1"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Ứ</w:t>
      </w:r>
      <w:r w:rsidR="005A40F3">
        <w:rPr>
          <w:rFonts w:ascii="Times New Roman" w:hAnsi="Times New Roman"/>
          <w:color w:val="000000"/>
          <w:sz w:val="26"/>
          <w:szCs w:val="26"/>
          <w:lang w:val="en-US"/>
        </w:rPr>
        <w:t>ng dụng</w:t>
      </w:r>
      <w:r w:rsidR="00AD09BC" w:rsidRPr="00725B3E">
        <w:rPr>
          <w:rFonts w:ascii="Times New Roman" w:hAnsi="Times New Roman"/>
          <w:color w:val="000000"/>
          <w:sz w:val="26"/>
          <w:szCs w:val="26"/>
          <w:lang w:val="en-US"/>
        </w:rPr>
        <w:t xml:space="preserve">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3656E1"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Ứ</w:t>
      </w:r>
      <w:r w:rsidR="005A40F3">
        <w:rPr>
          <w:rFonts w:ascii="Times New Roman" w:hAnsi="Times New Roman"/>
          <w:color w:val="000000"/>
          <w:sz w:val="26"/>
          <w:szCs w:val="26"/>
          <w:lang w:val="en-US"/>
        </w:rPr>
        <w:t>ng dụng</w:t>
      </w:r>
      <w:r w:rsidR="00AD09BC" w:rsidRPr="00725B3E">
        <w:rPr>
          <w:rFonts w:ascii="Times New Roman" w:hAnsi="Times New Roman"/>
          <w:color w:val="000000"/>
          <w:sz w:val="26"/>
          <w:szCs w:val="26"/>
          <w:lang w:val="en-US"/>
        </w:rPr>
        <w:t xml:space="preserve">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Với các chức năng thống kê,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3656E1" w:rsidP="00D26559">
      <w:pPr>
        <w:pStyle w:val="ListParagraph"/>
        <w:numPr>
          <w:ilvl w:val="0"/>
          <w:numId w:val="55"/>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còn kết hợp thêm các chức năng kiểm soát hoạt động của các nhân viên như: gửi thông báo nhắc nhở tự động khi nhân viên chưa kích hoạt các tác vụ trên </w:t>
      </w:r>
      <w:r w:rsidR="005A40F3">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Tuy nhiên, thông qua tìm hiểu một cách chi tiết độ phức tạp của quy trình, chúng tôi hiểu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mà chúng tôi đã xây dựng trong khóa luận này thật sự còn tồn tại nhiều hạn chế:</w:t>
      </w:r>
    </w:p>
    <w:p w:rsidR="00AD09BC" w:rsidRDefault="003656E1" w:rsidP="00D26559">
      <w:pPr>
        <w:pStyle w:val="ListParagraph"/>
        <w:numPr>
          <w:ilvl w:val="0"/>
          <w:numId w:val="56"/>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được thiết kế với mỗi đơn vị luồng công việc nhỏ nhất là đợt thi. Tuy nhiên trên thực tế, mỗi đợt thi có thể được tổ chức tại nhiều cơ sở khác nhau, với số lượng thí sinh khác nhau. Vì vậy thời gian thực hiện các công việc tương ứng, cũng như các 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3656E1" w:rsidP="00D26559">
      <w:pPr>
        <w:pStyle w:val="ListParagraph"/>
        <w:numPr>
          <w:ilvl w:val="0"/>
          <w:numId w:val="56"/>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w:t>
      </w:r>
      <w:r w:rsidR="005A40F3">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xml:space="preserve">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348" w:name="_GoBack"/>
      <w:bookmarkEnd w:id="348"/>
    </w:p>
    <w:p w:rsidR="00AD09BC" w:rsidRDefault="00AD09BC" w:rsidP="006F6A34">
      <w:pPr>
        <w:pStyle w:val="Heading2"/>
        <w:rPr>
          <w:rFonts w:ascii="Times New Roman" w:hAnsi="Times New Roman"/>
          <w:b w:val="0"/>
          <w:color w:val="000000"/>
          <w:lang w:val="en-US"/>
        </w:rPr>
      </w:pPr>
      <w:bookmarkStart w:id="349" w:name="_Toc266246177"/>
      <w:bookmarkStart w:id="350" w:name="_Toc266247131"/>
      <w:r w:rsidRPr="00AF4A0A">
        <w:rPr>
          <w:rFonts w:ascii="Times New Roman" w:hAnsi="Times New Roman"/>
          <w:b w:val="0"/>
          <w:color w:val="000000"/>
        </w:rPr>
        <w:t>2.</w:t>
      </w:r>
      <w:r>
        <w:rPr>
          <w:rFonts w:ascii="Times New Roman" w:hAnsi="Times New Roman"/>
          <w:b w:val="0"/>
          <w:color w:val="000000"/>
          <w:lang w:val="en-US"/>
        </w:rPr>
        <w:t>2</w:t>
      </w:r>
      <w:r w:rsidRPr="00AF4A0A">
        <w:rPr>
          <w:rFonts w:ascii="Times New Roman" w:hAnsi="Times New Roman"/>
          <w:b w:val="0"/>
          <w:color w:val="000000"/>
        </w:rPr>
        <w:t>. Hướng phát triển nhằm giải quyết những hạn chế về mặt nội dung</w:t>
      </w:r>
      <w:bookmarkEnd w:id="349"/>
      <w:bookmarkEnd w:id="350"/>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đã đề cập ở phần 2.1,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được thiết kế trong luận văn này còn tồn tại nhiều hạn chế. Tuy nhiên, những hạn chế này không phải không giải quyết được. Vì vậy, trong phần này, chúng tôi sẽ đề cập đến hướng phát triển tương lai cho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nhằm giải quyết các hạn chế kể trên và hỗ trợ tốt hơn cho người dùng:</w:t>
      </w:r>
    </w:p>
    <w:p w:rsidR="00AD09BC" w:rsidRPr="00D26559" w:rsidRDefault="00420257" w:rsidP="00D26559">
      <w:pPr>
        <w:pStyle w:val="ListParagraph"/>
        <w:numPr>
          <w:ilvl w:val="0"/>
          <w:numId w:val="58"/>
        </w:numPr>
        <w:jc w:val="both"/>
        <w:rPr>
          <w:rFonts w:ascii="Times New Roman" w:hAnsi="Times New Roman"/>
          <w:color w:val="000000"/>
          <w:sz w:val="26"/>
          <w:szCs w:val="26"/>
          <w:lang w:val="en-US"/>
        </w:rPr>
      </w:pPr>
      <w:r w:rsidRPr="00420257">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sidRPr="00D26559">
        <w:rPr>
          <w:rFonts w:ascii="Times New Roman" w:hAnsi="Times New Roman"/>
          <w:color w:val="000000"/>
          <w:sz w:val="26"/>
          <w:szCs w:val="26"/>
          <w:lang w:val="en-US"/>
        </w:rPr>
        <w:t xml:space="preserve"> có thể xây dựng một cách tổng hợp. Nghĩa là không chỉ đối với quy trình thi, mà bất cứ quy trình nghiệp vụ nào cũng có thể sử dụng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này. Từ đó,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w:t>
      </w:r>
      <w:r w:rsidR="00420257" w:rsidRPr="00420257">
        <w:rPr>
          <w:rFonts w:ascii="Times New Roman" w:hAnsi="Times New Roman"/>
          <w:color w:val="000000"/>
          <w:sz w:val="26"/>
          <w:szCs w:val="26"/>
          <w:lang w:val="en-US"/>
        </w:rPr>
        <w:t xml:space="preserve"> </w:t>
      </w:r>
      <w:r w:rsidR="00420257">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Pr="00D26559">
        <w:rPr>
          <w:rFonts w:ascii="Times New Roman" w:hAnsi="Times New Roman"/>
          <w:color w:val="000000"/>
          <w:sz w:val="26"/>
          <w:szCs w:val="26"/>
          <w:lang w:val="en-US"/>
        </w:rPr>
        <w:t xml:space="preserve"> mới (nâng cấp từ chương trình hiện tại). Vì theo chúng tôi tìm hiểu, tuy vẫn có khả năng tương thích với các WF cũ (3.0 và 3.5) - nghĩa là không cần thiết kế lại </w:t>
      </w:r>
      <w:r w:rsidR="005A40F3">
        <w:rPr>
          <w:rFonts w:ascii="Times New Roman" w:hAnsi="Times New Roman"/>
          <w:color w:val="000000"/>
          <w:sz w:val="26"/>
          <w:szCs w:val="26"/>
          <w:lang w:val="en-US"/>
        </w:rPr>
        <w:t>ứng dụng</w:t>
      </w:r>
      <w:r w:rsidRPr="00D26559">
        <w:rPr>
          <w:rFonts w:ascii="Times New Roman" w:hAnsi="Times New Roman"/>
          <w:color w:val="000000"/>
          <w:sz w:val="26"/>
          <w:szCs w:val="26"/>
          <w:lang w:val="en-US"/>
        </w:rPr>
        <w:t xml:space="preserve">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Pr="006F6A34" w:rsidRDefault="00AD09BC" w:rsidP="006F6A34">
      <w:pPr>
        <w:pStyle w:val="Heading1"/>
        <w:rPr>
          <w:rFonts w:ascii="Times New Roman" w:hAnsi="Times New Roman"/>
          <w:color w:val="000000"/>
          <w:sz w:val="26"/>
          <w:szCs w:val="26"/>
          <w:lang w:val="en-US"/>
        </w:rPr>
      </w:pPr>
      <w:bookmarkStart w:id="351" w:name="_Toc266246178"/>
      <w:bookmarkStart w:id="352" w:name="_Toc266247132"/>
      <w:r w:rsidRPr="006F6A34">
        <w:rPr>
          <w:rFonts w:ascii="Times New Roman" w:hAnsi="Times New Roman"/>
          <w:color w:val="000000"/>
          <w:sz w:val="26"/>
          <w:szCs w:val="26"/>
          <w:lang w:val="en-US"/>
        </w:rPr>
        <w:lastRenderedPageBreak/>
        <w:t>LỜI KẾT</w:t>
      </w:r>
      <w:bookmarkEnd w:id="351"/>
      <w:bookmarkEnd w:id="352"/>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Cuối cùng, sau </w:t>
      </w:r>
      <w:r w:rsidR="00FA3C21">
        <w:rPr>
          <w:rFonts w:ascii="Times New Roman" w:hAnsi="Times New Roman"/>
          <w:color w:val="000000"/>
          <w:sz w:val="26"/>
          <w:szCs w:val="26"/>
          <w:lang w:val="en-US"/>
        </w:rPr>
        <w:t>gần 6</w:t>
      </w:r>
      <w:r w:rsidR="007F1838">
        <w:rPr>
          <w:rFonts w:ascii="Times New Roman" w:hAnsi="Times New Roman"/>
          <w:color w:val="000000"/>
          <w:sz w:val="26"/>
          <w:szCs w:val="26"/>
          <w:lang w:val="en-US"/>
        </w:rPr>
        <w:t xml:space="preserve"> tháng thực hiện</w:t>
      </w:r>
      <w:r>
        <w:rPr>
          <w:rFonts w:ascii="Times New Roman" w:hAnsi="Times New Roman"/>
          <w:color w:val="000000"/>
          <w:sz w:val="26"/>
          <w:szCs w:val="26"/>
          <w:lang w:val="en-US"/>
        </w:rPr>
        <w:t xml:space="preserve">, </w:t>
      </w:r>
      <w:r w:rsidR="007F1838">
        <w:rPr>
          <w:rFonts w:ascii="Times New Roman" w:hAnsi="Times New Roman"/>
          <w:color w:val="000000"/>
          <w:sz w:val="26"/>
          <w:szCs w:val="26"/>
          <w:lang w:val="en-US"/>
        </w:rPr>
        <w:t>khoá luận</w:t>
      </w:r>
      <w:r>
        <w:rPr>
          <w:rFonts w:ascii="Times New Roman" w:hAnsi="Times New Roman"/>
          <w:color w:val="000000"/>
          <w:sz w:val="26"/>
          <w:szCs w:val="26"/>
          <w:lang w:val="en-US"/>
        </w:rPr>
        <w:t xml:space="preserve"> cũng </w:t>
      </w:r>
      <w:r w:rsidR="007F1838">
        <w:rPr>
          <w:rFonts w:ascii="Times New Roman" w:hAnsi="Times New Roman"/>
          <w:color w:val="000000"/>
          <w:sz w:val="26"/>
          <w:szCs w:val="26"/>
          <w:lang w:val="en-US"/>
        </w:rPr>
        <w:t>đã đến hồi kết</w:t>
      </w:r>
      <w:r>
        <w:rPr>
          <w:rFonts w:ascii="Times New Roman" w:hAnsi="Times New Roman"/>
          <w:color w:val="000000"/>
          <w:sz w:val="26"/>
          <w:szCs w:val="26"/>
          <w:lang w:val="en-US"/>
        </w:rPr>
        <w:t xml:space="preserve">. </w:t>
      </w:r>
      <w:r w:rsidR="007E3C6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Khoảng thời gian thực hiện khóa luận tốt nghiệp </w:t>
      </w:r>
      <w:r w:rsidR="00076F2F">
        <w:rPr>
          <w:rFonts w:ascii="Times New Roman" w:hAnsi="Times New Roman"/>
          <w:color w:val="000000"/>
          <w:sz w:val="26"/>
          <w:szCs w:val="26"/>
          <w:lang w:val="en-US"/>
        </w:rPr>
        <w:t>này không quá dài</w:t>
      </w:r>
      <w:r>
        <w:rPr>
          <w:rFonts w:ascii="Times New Roman" w:hAnsi="Times New Roman"/>
          <w:color w:val="000000"/>
          <w:sz w:val="26"/>
          <w:szCs w:val="26"/>
          <w:lang w:val="en-US"/>
        </w:rPr>
        <w:t xml:space="preserve"> </w:t>
      </w:r>
      <w:r w:rsidR="00076F2F">
        <w:rPr>
          <w:rFonts w:ascii="Times New Roman" w:hAnsi="Times New Roman"/>
          <w:color w:val="000000"/>
          <w:sz w:val="26"/>
          <w:szCs w:val="26"/>
          <w:lang w:val="en-US"/>
        </w:rPr>
        <w:t xml:space="preserve">nhưng lại nảy sinh </w:t>
      </w:r>
      <w:r>
        <w:rPr>
          <w:rFonts w:ascii="Times New Roman" w:hAnsi="Times New Roman"/>
          <w:color w:val="000000"/>
          <w:sz w:val="26"/>
          <w:szCs w:val="26"/>
          <w:lang w:val="en-US"/>
        </w:rPr>
        <w:t>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w:t>
      </w:r>
      <w:r w:rsidR="00076F2F">
        <w:rPr>
          <w:rFonts w:ascii="Times New Roman" w:hAnsi="Times New Roman"/>
          <w:color w:val="000000"/>
          <w:sz w:val="26"/>
          <w:szCs w:val="26"/>
          <w:lang w:val="en-US"/>
        </w:rPr>
        <w:t xml:space="preserve"> đi đến đích cuối cùng</w:t>
      </w:r>
      <w:r>
        <w:rPr>
          <w:rFonts w:ascii="Times New Roman" w:hAnsi="Times New Roman"/>
          <w:color w:val="000000"/>
          <w:sz w:val="26"/>
          <w:szCs w:val="26"/>
          <w:lang w:val="en-US"/>
        </w:rPr>
        <w:t xml:space="preserve">. </w:t>
      </w:r>
      <w:r w:rsidR="008E1189">
        <w:rPr>
          <w:rFonts w:ascii="Times New Roman" w:hAnsi="Times New Roman"/>
          <w:color w:val="000000"/>
          <w:sz w:val="26"/>
          <w:szCs w:val="26"/>
          <w:lang w:val="en-US"/>
        </w:rPr>
        <w:t>Chúng tôi</w:t>
      </w:r>
      <w:r>
        <w:rPr>
          <w:rFonts w:ascii="Times New Roman" w:hAnsi="Times New Roman"/>
          <w:color w:val="000000"/>
          <w:sz w:val="26"/>
          <w:szCs w:val="26"/>
          <w:lang w:val="en-US"/>
        </w:rPr>
        <w:t xml:space="preserve"> rất cảm ơn PGS.TS. Đồng Thị Bích Thủy, Giáo viên hướng dẫn của chúng tôi, đã cùng chúng tôi vượt qua chặng đường khó khăn này. </w:t>
      </w:r>
      <w:r w:rsidR="008E1189">
        <w:rPr>
          <w:rFonts w:ascii="Times New Roman" w:hAnsi="Times New Roman"/>
          <w:color w:val="000000"/>
          <w:sz w:val="26"/>
          <w:szCs w:val="26"/>
          <w:lang w:val="en-US"/>
        </w:rPr>
        <w:t>Nhờ có n</w:t>
      </w:r>
      <w:r>
        <w:rPr>
          <w:rFonts w:ascii="Times New Roman" w:hAnsi="Times New Roman"/>
          <w:color w:val="000000"/>
          <w:sz w:val="26"/>
          <w:szCs w:val="26"/>
          <w:lang w:val="en-US"/>
        </w:rPr>
        <w:t>hững</w:t>
      </w:r>
      <w:r w:rsidR="008E1189">
        <w:rPr>
          <w:rFonts w:ascii="Times New Roman" w:hAnsi="Times New Roman"/>
          <w:color w:val="000000"/>
          <w:sz w:val="26"/>
          <w:szCs w:val="26"/>
          <w:lang w:val="en-US"/>
        </w:rPr>
        <w:t xml:space="preserve"> lời</w:t>
      </w:r>
      <w:r>
        <w:rPr>
          <w:rFonts w:ascii="Times New Roman" w:hAnsi="Times New Roman"/>
          <w:color w:val="000000"/>
          <w:sz w:val="26"/>
          <w:szCs w:val="26"/>
          <w:lang w:val="en-US"/>
        </w:rPr>
        <w:t xml:space="preserve"> động viên khích lệ, sự hướng dẫn </w:t>
      </w:r>
      <w:r w:rsidR="008E1189">
        <w:rPr>
          <w:rFonts w:ascii="Times New Roman" w:hAnsi="Times New Roman"/>
          <w:color w:val="000000"/>
          <w:sz w:val="26"/>
          <w:szCs w:val="26"/>
          <w:lang w:val="en-US"/>
        </w:rPr>
        <w:t xml:space="preserve">nhiệt thành </w:t>
      </w:r>
      <w:r>
        <w:rPr>
          <w:rFonts w:ascii="Times New Roman" w:hAnsi="Times New Roman"/>
          <w:color w:val="000000"/>
          <w:sz w:val="26"/>
          <w:szCs w:val="26"/>
          <w:lang w:val="en-US"/>
        </w:rPr>
        <w:t xml:space="preserve">của cô </w:t>
      </w:r>
      <w:r w:rsidR="008E1189">
        <w:rPr>
          <w:rFonts w:ascii="Times New Roman" w:hAnsi="Times New Roman"/>
          <w:color w:val="000000"/>
          <w:sz w:val="26"/>
          <w:szCs w:val="26"/>
          <w:lang w:val="en-US"/>
        </w:rPr>
        <w:t>chúng tôi mới tìm được tiếng nói chung và vạch ra</w:t>
      </w:r>
      <w:r>
        <w:rPr>
          <w:rFonts w:ascii="Times New Roman" w:hAnsi="Times New Roman"/>
          <w:color w:val="000000"/>
          <w:sz w:val="26"/>
          <w:szCs w:val="26"/>
          <w:lang w:val="en-US"/>
        </w:rPr>
        <w:t xml:space="preserve"> được hướng đi cho </w:t>
      </w:r>
      <w:r w:rsidR="008E1189">
        <w:rPr>
          <w:rFonts w:ascii="Times New Roman" w:hAnsi="Times New Roman"/>
          <w:color w:val="000000"/>
          <w:sz w:val="26"/>
          <w:szCs w:val="26"/>
          <w:lang w:val="en-US"/>
        </w:rPr>
        <w:t>đến ngày hôm nay.</w:t>
      </w:r>
    </w:p>
    <w:p w:rsidR="00AD09BC" w:rsidRDefault="00666FE1"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Ngoài ra</w:t>
      </w:r>
      <w:r w:rsidR="00AD09BC">
        <w:rPr>
          <w:rFonts w:ascii="Times New Roman" w:hAnsi="Times New Roman"/>
          <w:color w:val="000000"/>
          <w:sz w:val="26"/>
          <w:szCs w:val="26"/>
          <w:lang w:val="en-US"/>
        </w:rPr>
        <w:t xml:space="preserve">, chúng tôi cũng xin gửi lời cảm ơn đến Trung Tâm Tin Học, </w:t>
      </w:r>
      <w:r w:rsidR="000A455D">
        <w:rPr>
          <w:rFonts w:ascii="Times New Roman" w:hAnsi="Times New Roman"/>
          <w:color w:val="000000"/>
          <w:sz w:val="26"/>
          <w:szCs w:val="26"/>
          <w:lang w:val="en-US"/>
        </w:rPr>
        <w:t xml:space="preserve">trường </w:t>
      </w:r>
      <w:r w:rsidR="00AD09BC">
        <w:rPr>
          <w:rFonts w:ascii="Times New Roman" w:hAnsi="Times New Roman"/>
          <w:color w:val="000000"/>
          <w:sz w:val="26"/>
          <w:szCs w:val="26"/>
          <w:lang w:val="en-US"/>
        </w:rPr>
        <w:t xml:space="preserve">Đại Học Khoa Học Tự Nhiên đã tạo mọi </w:t>
      </w:r>
      <w:r w:rsidR="00AD09BC" w:rsidRPr="009B4D94">
        <w:rPr>
          <w:rFonts w:ascii="Times New Roman" w:hAnsi="Times New Roman"/>
          <w:color w:val="000000"/>
          <w:sz w:val="26"/>
          <w:szCs w:val="26"/>
          <w:lang w:val="en-US"/>
        </w:rPr>
        <w:t>điều kiện</w:t>
      </w:r>
      <w:r w:rsidR="00AD09BC">
        <w:rPr>
          <w:rFonts w:ascii="Times New Roman" w:hAnsi="Times New Roman"/>
          <w:color w:val="000000"/>
          <w:sz w:val="26"/>
          <w:szCs w:val="26"/>
          <w:lang w:val="en-US"/>
        </w:rPr>
        <w:t xml:space="preserve"> để chúng </w:t>
      </w:r>
      <w:r w:rsidR="00AD09BC" w:rsidRPr="00D26559">
        <w:rPr>
          <w:rFonts w:ascii="Times New Roman" w:hAnsi="Times New Roman"/>
          <w:sz w:val="26"/>
          <w:szCs w:val="26"/>
        </w:rPr>
        <w:t>tìm hiểu bối cảnh thực tế của quy trình tổ chức thi và c</w:t>
      </w:r>
      <w:r w:rsidR="00AD09BC">
        <w:rPr>
          <w:rFonts w:ascii="Times New Roman" w:hAnsi="Times New Roman"/>
          <w:sz w:val="26"/>
          <w:szCs w:val="26"/>
          <w:lang w:val="en-US"/>
        </w:rPr>
        <w:t>ấ</w:t>
      </w:r>
      <w:r w:rsidR="00AD09BC" w:rsidRPr="00D26559">
        <w:rPr>
          <w:rFonts w:ascii="Times New Roman" w:hAnsi="Times New Roman"/>
          <w:sz w:val="26"/>
          <w:szCs w:val="26"/>
        </w:rPr>
        <w:t>p chứng chỉ quốc gia</w:t>
      </w:r>
      <w:r>
        <w:rPr>
          <w:rFonts w:ascii="Times New Roman" w:hAnsi="Times New Roman"/>
          <w:sz w:val="26"/>
          <w:szCs w:val="26"/>
          <w:lang w:val="en-US"/>
        </w:rPr>
        <w:t xml:space="preserve"> tại trung tâm</w:t>
      </w:r>
      <w:r w:rsidR="00AD09BC">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w:t>
      </w:r>
      <w:r w:rsidR="00666FE1">
        <w:rPr>
          <w:rFonts w:ascii="Times New Roman" w:hAnsi="Times New Roman"/>
          <w:sz w:val="26"/>
          <w:szCs w:val="26"/>
          <w:lang w:val="en-US"/>
        </w:rPr>
        <w:t>, bạn đồng hành thân mến!</w:t>
      </w:r>
      <w:r>
        <w:rPr>
          <w:rFonts w:ascii="Times New Roman" w:hAnsi="Times New Roman"/>
          <w:sz w:val="26"/>
          <w:szCs w:val="26"/>
          <w:lang w:val="en-US"/>
        </w:rPr>
        <w:t xml:space="preserve">. </w:t>
      </w:r>
      <w:r w:rsidR="00666FE1">
        <w:rPr>
          <w:rFonts w:ascii="Times New Roman" w:hAnsi="Times New Roman"/>
          <w:sz w:val="26"/>
          <w:szCs w:val="26"/>
          <w:lang w:val="en-US"/>
        </w:rPr>
        <w:t>Trải qua những khó khăn, khúc mắc chúng ta càng lúc càng trưởng thành hơn, chín chắn hơn.</w:t>
      </w:r>
    </w:p>
    <w:p w:rsidR="00B90E73"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 xml:space="preserve">Cuối cùng, chúng tôi hi vọng khóa luận này không chỉ dừng lại ở đây, </w:t>
      </w:r>
      <w:r w:rsidR="00666FE1">
        <w:rPr>
          <w:rFonts w:ascii="Times New Roman" w:hAnsi="Times New Roman"/>
          <w:sz w:val="26"/>
          <w:szCs w:val="26"/>
          <w:lang w:val="en-US"/>
        </w:rPr>
        <w:t>một lúc nào đó, những điều mà chúng tôi trăn trở, chưa làm được sẽ được mang ra đào sâu, nghiên cứu tiếp.</w:t>
      </w:r>
    </w:p>
    <w:p w:rsidR="00AD09BC" w:rsidRDefault="00B90E73"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Xin chân thành cảm ơn!</w:t>
      </w:r>
    </w:p>
    <w:p w:rsidR="00AD09BC" w:rsidRDefault="00B90E73"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Nguyễn Minh Bình – Diệp Huỳnh Anh</w:t>
      </w:r>
    </w:p>
    <w:p w:rsidR="00AD09BC" w:rsidRPr="00521D5C" w:rsidRDefault="00AD09BC" w:rsidP="00AF4A0A">
      <w:pPr>
        <w:ind w:left="284"/>
        <w:jc w:val="both"/>
        <w:rPr>
          <w:rFonts w:ascii="Times New Roman" w:hAnsi="Times New Roman"/>
          <w:color w:val="000000"/>
          <w:sz w:val="26"/>
          <w:szCs w:val="26"/>
          <w:lang w:val="en-US"/>
        </w:rPr>
      </w:pPr>
    </w:p>
    <w:p w:rsidR="00C03B7A" w:rsidRDefault="00C03B7A">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br w:type="page"/>
      </w:r>
    </w:p>
    <w:p w:rsidR="00AD09BC" w:rsidRDefault="00AD09BC" w:rsidP="00831EFA">
      <w:pPr>
        <w:pStyle w:val="Heading1"/>
        <w:rPr>
          <w:rFonts w:ascii="Times New Roman" w:hAnsi="Times New Roman"/>
          <w:b w:val="0"/>
          <w:color w:val="000000"/>
          <w:sz w:val="26"/>
          <w:szCs w:val="26"/>
          <w:lang w:val="en-US"/>
        </w:rPr>
      </w:pPr>
      <w:bookmarkStart w:id="353" w:name="_Toc266246179"/>
      <w:bookmarkStart w:id="354" w:name="_Toc266247133"/>
      <w:r>
        <w:rPr>
          <w:rFonts w:ascii="Times New Roman" w:hAnsi="Times New Roman"/>
          <w:b w:val="0"/>
          <w:color w:val="000000"/>
          <w:sz w:val="26"/>
          <w:szCs w:val="26"/>
          <w:lang w:val="en-US"/>
        </w:rPr>
        <w:lastRenderedPageBreak/>
        <w:t>PHỤ LỤC</w:t>
      </w:r>
      <w:bookmarkEnd w:id="353"/>
      <w:bookmarkEnd w:id="354"/>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831EFA">
      <w:pPr>
        <w:pStyle w:val="Heading1"/>
        <w:rPr>
          <w:rFonts w:ascii="Times New Roman" w:hAnsi="Times New Roman"/>
          <w:b w:val="0"/>
          <w:color w:val="000000"/>
          <w:lang w:val="en-US"/>
        </w:rPr>
      </w:pPr>
      <w:bookmarkStart w:id="355" w:name="_Toc266246180"/>
      <w:bookmarkStart w:id="356" w:name="_Toc266247134"/>
      <w:r w:rsidRPr="00D26559">
        <w:rPr>
          <w:rFonts w:ascii="Times New Roman" w:hAnsi="Times New Roman"/>
          <w:b w:val="0"/>
          <w:color w:val="000000"/>
          <w:lang w:val="en-US"/>
        </w:rPr>
        <w:t>1. Các sản phẩm ứng dụng sử dụng XPDL</w:t>
      </w:r>
      <w:bookmarkEnd w:id="355"/>
      <w:bookmarkEnd w:id="356"/>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47"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48" w:history="1">
              <w:r w:rsidR="00AD09BC" w:rsidRPr="00E74EDE">
                <w:rPr>
                  <w:rStyle w:val="Hyperlink"/>
                  <w:rFonts w:ascii="Times New Roman" w:hAnsi="Times New Roman"/>
                  <w:color w:val="000000"/>
                  <w:sz w:val="26"/>
                  <w:szCs w:val="26"/>
                </w:rPr>
                <w:t xml:space="preserve">Appian Enterprise and Zynium's Byzio </w:t>
              </w:r>
            </w:hyperlink>
            <w:r w:rsidR="00AD09BC"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49" w:history="1">
              <w:r w:rsidR="00AD09BC" w:rsidRPr="00E74EDE">
                <w:rPr>
                  <w:rStyle w:val="Hyperlink"/>
                  <w:rFonts w:ascii="Times New Roman" w:hAnsi="Times New Roman"/>
                  <w:color w:val="000000"/>
                  <w:sz w:val="26"/>
                  <w:szCs w:val="26"/>
                </w:rPr>
                <w:t>BOC ADONIS 3.7</w:t>
              </w:r>
            </w:hyperlink>
            <w:r w:rsidR="00AD09BC"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0"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1" w:tgtFrame="_blank" w:history="1">
              <w:r w:rsidR="00AD09BC" w:rsidRPr="00E74EDE">
                <w:rPr>
                  <w:rStyle w:val="Hyperlink"/>
                  <w:rFonts w:ascii="Times New Roman" w:hAnsi="Times New Roman"/>
                  <w:color w:val="000000"/>
                  <w:sz w:val="26"/>
                  <w:szCs w:val="26"/>
                </w:rPr>
                <w:t>Cordys BPMS</w:t>
              </w:r>
            </w:hyperlink>
            <w:r w:rsidR="00AD09BC"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2" w:history="1">
              <w:r w:rsidR="00AD09BC" w:rsidRPr="00E74EDE">
                <w:rPr>
                  <w:rStyle w:val="Hyperlink"/>
                  <w:rFonts w:ascii="Times New Roman" w:hAnsi="Times New Roman"/>
                  <w:color w:val="000000"/>
                  <w:sz w:val="26"/>
                  <w:szCs w:val="26"/>
                </w:rPr>
                <w:t xml:space="preserve">Fujitsu Interstage BPM (i-Flow) </w:t>
              </w:r>
            </w:hyperlink>
            <w:r w:rsidR="00AD09BC"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3" w:history="1">
              <w:r w:rsidR="00AD09BC" w:rsidRPr="00E74EDE">
                <w:rPr>
                  <w:rStyle w:val="Hyperlink"/>
                  <w:rFonts w:ascii="Times New Roman" w:hAnsi="Times New Roman"/>
                  <w:color w:val="000000"/>
                  <w:sz w:val="26"/>
                  <w:szCs w:val="26"/>
                </w:rPr>
                <w:t xml:space="preserve">Global 360 Business Optimzation Server (BOS) </w:t>
              </w:r>
            </w:hyperlink>
            <w:r w:rsidR="00AD09BC"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4" w:history="1">
              <w:r w:rsidR="00AD09BC" w:rsidRPr="00E74EDE">
                <w:rPr>
                  <w:rStyle w:val="Hyperlink"/>
                  <w:rFonts w:ascii="Times New Roman" w:hAnsi="Times New Roman"/>
                  <w:color w:val="000000"/>
                  <w:sz w:val="26"/>
                  <w:szCs w:val="26"/>
                </w:rPr>
                <w:t>Lombardi's Blueprint</w:t>
              </w:r>
            </w:hyperlink>
            <w:r w:rsidR="00AD09BC"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55"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6" w:tgtFrame="_blank" w:history="1">
              <w:r w:rsidR="00AD09BC" w:rsidRPr="00E74EDE">
                <w:rPr>
                  <w:rStyle w:val="Hyperlink"/>
                  <w:rFonts w:ascii="Times New Roman" w:hAnsi="Times New Roman"/>
                  <w:color w:val="000000"/>
                  <w:sz w:val="26"/>
                  <w:szCs w:val="26"/>
                </w:rPr>
                <w:t>Openwork</w:t>
              </w:r>
            </w:hyperlink>
            <w:r w:rsidR="00AD09BC"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7" w:history="1">
              <w:r w:rsidR="00AD09BC" w:rsidRPr="00E74EDE">
                <w:rPr>
                  <w:rStyle w:val="Hyperlink"/>
                  <w:rFonts w:ascii="Times New Roman" w:hAnsi="Times New Roman"/>
                  <w:color w:val="000000"/>
                  <w:sz w:val="26"/>
                  <w:szCs w:val="26"/>
                </w:rPr>
                <w:t>Projekty Bankowe Polsoft's BPB Workflow</w:t>
              </w:r>
            </w:hyperlink>
            <w:r w:rsidR="00AD09BC" w:rsidRPr="00E74EDE">
              <w:rPr>
                <w:rFonts w:ascii="Times New Roman" w:hAnsi="Times New Roman"/>
                <w:color w:val="000000"/>
                <w:sz w:val="26"/>
                <w:szCs w:val="26"/>
              </w:rPr>
              <w:t xml:space="preserve"> supports import/export in </w:t>
            </w:r>
            <w:r w:rsidR="00AD09BC" w:rsidRPr="00E74EDE">
              <w:rPr>
                <w:rFonts w:ascii="Times New Roman" w:hAnsi="Times New Roman"/>
                <w:color w:val="000000"/>
                <w:sz w:val="26"/>
                <w:szCs w:val="26"/>
              </w:rPr>
              <w:lastRenderedPageBreak/>
              <w:t>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Q</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8" w:history="1">
              <w:r w:rsidR="00AD09BC" w:rsidRPr="00E74EDE">
                <w:rPr>
                  <w:rStyle w:val="apple-style-span"/>
                  <w:rFonts w:ascii="Times New Roman" w:hAnsi="Times New Roman"/>
                  <w:b/>
                  <w:bCs/>
                  <w:color w:val="000000"/>
                  <w:sz w:val="26"/>
                  <w:szCs w:val="26"/>
                </w:rPr>
                <w:t>QualiWare</w:t>
              </w:r>
            </w:hyperlink>
            <w:r w:rsidR="00AD09BC"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59" w:history="1">
              <w:r w:rsidR="00AD09BC" w:rsidRPr="00E74EDE">
                <w:rPr>
                  <w:rStyle w:val="Hyperlink"/>
                  <w:rFonts w:ascii="Times New Roman" w:hAnsi="Times New Roman"/>
                  <w:color w:val="000000"/>
                  <w:sz w:val="26"/>
                  <w:szCs w:val="26"/>
                </w:rPr>
                <w:t>Savvion</w:t>
              </w:r>
            </w:hyperlink>
            <w:r w:rsidR="00AD09BC"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60" w:history="1">
              <w:r w:rsidR="00AD09BC" w:rsidRPr="00E74EDE">
                <w:rPr>
                  <w:rStyle w:val="Hyperlink"/>
                  <w:rFonts w:ascii="Times New Roman" w:hAnsi="Times New Roman"/>
                  <w:color w:val="000000"/>
                  <w:sz w:val="26"/>
                  <w:szCs w:val="26"/>
                </w:rPr>
                <w:t>Simprocess</w:t>
              </w:r>
            </w:hyperlink>
            <w:r w:rsidR="00AD09BC"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1"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tabs>
                <w:tab w:val="left" w:pos="1113"/>
                <w:tab w:val="left" w:pos="2166"/>
              </w:tabs>
              <w:spacing w:after="0"/>
              <w:ind w:firstLine="360"/>
              <w:jc w:val="both"/>
              <w:rPr>
                <w:rFonts w:ascii="Times New Roman" w:hAnsi="Times New Roman"/>
                <w:color w:val="000000"/>
                <w:sz w:val="26"/>
                <w:szCs w:val="26"/>
                <w:lang w:val="en-US"/>
              </w:rPr>
            </w:pPr>
            <w:hyperlink r:id="rId62" w:history="1">
              <w:r w:rsidR="00AD09BC" w:rsidRPr="00E74EDE">
                <w:rPr>
                  <w:rStyle w:val="Hyperlink"/>
                  <w:rFonts w:ascii="Times New Roman" w:hAnsi="Times New Roman"/>
                  <w:color w:val="000000"/>
                  <w:sz w:val="26"/>
                  <w:szCs w:val="26"/>
                </w:rPr>
                <w:t>TIBCO iProcess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lang w:val="en-US"/>
              </w:rPr>
            </w:pPr>
            <w:hyperlink r:id="rId63" w:history="1">
              <w:r w:rsidR="00AD09BC" w:rsidRPr="00E74EDE">
                <w:rPr>
                  <w:rStyle w:val="Hyperlink"/>
                  <w:rFonts w:ascii="Times New Roman" w:hAnsi="Times New Roman"/>
                  <w:color w:val="000000"/>
                  <w:sz w:val="26"/>
                  <w:szCs w:val="26"/>
                </w:rPr>
                <w:t>Unisys</w:t>
              </w:r>
            </w:hyperlink>
            <w:r w:rsidR="00AD09BC"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BE363E" w:rsidP="006467F0">
            <w:pPr>
              <w:numPr>
                <w:ilvl w:val="0"/>
                <w:numId w:val="6"/>
              </w:numPr>
              <w:spacing w:after="0"/>
              <w:ind w:firstLine="360"/>
              <w:jc w:val="both"/>
              <w:rPr>
                <w:rFonts w:ascii="Times New Roman" w:hAnsi="Times New Roman"/>
                <w:color w:val="000000"/>
                <w:sz w:val="26"/>
                <w:szCs w:val="26"/>
                <w:lang w:val="en-US"/>
              </w:rPr>
            </w:pPr>
            <w:hyperlink r:id="rId64" w:history="1">
              <w:r w:rsidR="00AD09BC" w:rsidRPr="00E74EDE">
                <w:rPr>
                  <w:rStyle w:val="Hyperlink"/>
                  <w:rFonts w:ascii="Times New Roman" w:hAnsi="Times New Roman"/>
                  <w:color w:val="000000"/>
                  <w:sz w:val="26"/>
                  <w:szCs w:val="26"/>
                </w:rPr>
                <w:t>W4's W4 BPM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BE363E" w:rsidP="006467F0">
            <w:pPr>
              <w:tabs>
                <w:tab w:val="left" w:pos="1113"/>
                <w:tab w:val="left" w:pos="2166"/>
              </w:tabs>
              <w:spacing w:after="0"/>
              <w:ind w:firstLine="360"/>
              <w:jc w:val="both"/>
              <w:rPr>
                <w:rFonts w:ascii="Times New Roman" w:hAnsi="Times New Roman"/>
                <w:color w:val="000000"/>
                <w:sz w:val="26"/>
                <w:szCs w:val="26"/>
                <w:lang w:val="en-US"/>
              </w:rPr>
            </w:pPr>
            <w:hyperlink r:id="rId65" w:history="1">
              <w:r w:rsidR="00AD09BC" w:rsidRPr="00E74EDE">
                <w:rPr>
                  <w:rStyle w:val="Hyperlink"/>
                  <w:rFonts w:ascii="Times New Roman" w:hAnsi="Times New Roman"/>
                  <w:color w:val="000000"/>
                  <w:sz w:val="26"/>
                  <w:szCs w:val="26"/>
                </w:rPr>
                <w:t xml:space="preserve">Workflow::Wfmc </w:t>
              </w:r>
            </w:hyperlink>
            <w:r w:rsidR="00AD09BC"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BE363E" w:rsidP="006467F0">
            <w:pPr>
              <w:spacing w:after="0"/>
              <w:ind w:firstLine="360"/>
              <w:jc w:val="both"/>
              <w:rPr>
                <w:rFonts w:ascii="Times New Roman" w:hAnsi="Times New Roman"/>
                <w:color w:val="000000"/>
                <w:sz w:val="26"/>
                <w:szCs w:val="26"/>
              </w:rPr>
            </w:pPr>
            <w:hyperlink r:id="rId66" w:history="1">
              <w:r w:rsidR="00AD09BC" w:rsidRPr="00E74EDE">
                <w:rPr>
                  <w:rStyle w:val="Hyperlink"/>
                  <w:rFonts w:ascii="Times New Roman" w:hAnsi="Times New Roman"/>
                  <w:color w:val="000000"/>
                  <w:sz w:val="26"/>
                  <w:szCs w:val="26"/>
                </w:rPr>
                <w:t>Zynium's Byzio</w:t>
              </w:r>
            </w:hyperlink>
            <w:r w:rsidR="00AD09BC"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831EFA">
      <w:pPr>
        <w:pStyle w:val="Heading1"/>
        <w:rPr>
          <w:rFonts w:ascii="Times New Roman" w:hAnsi="Times New Roman"/>
          <w:b w:val="0"/>
          <w:color w:val="000000"/>
          <w:lang w:val="en-US"/>
        </w:rPr>
      </w:pPr>
      <w:bookmarkStart w:id="357" w:name="_Toc266246181"/>
      <w:bookmarkStart w:id="358" w:name="_Toc266247135"/>
      <w:r w:rsidRPr="00D26559">
        <w:rPr>
          <w:rFonts w:ascii="Times New Roman" w:hAnsi="Times New Roman"/>
          <w:b w:val="0"/>
          <w:color w:val="000000"/>
          <w:lang w:val="en-US"/>
        </w:rPr>
        <w:t>2. XML Schema</w:t>
      </w:r>
      <w:bookmarkEnd w:id="357"/>
      <w:bookmarkEnd w:id="358"/>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831EFA">
      <w:pPr>
        <w:pStyle w:val="Heading1"/>
        <w:rPr>
          <w:rFonts w:ascii="Times New Roman" w:hAnsi="Times New Roman"/>
          <w:b w:val="0"/>
          <w:color w:val="000000"/>
          <w:lang w:val="en-US"/>
        </w:rPr>
      </w:pPr>
      <w:bookmarkStart w:id="359" w:name="_Toc266246182"/>
      <w:bookmarkStart w:id="360" w:name="_Toc266247136"/>
      <w:r w:rsidRPr="00D26559">
        <w:rPr>
          <w:rFonts w:ascii="Times New Roman" w:hAnsi="Times New Roman"/>
          <w:b w:val="0"/>
          <w:color w:val="000000"/>
          <w:lang w:val="en-US"/>
        </w:rPr>
        <w:t>3. Định dạng mẫu tập tin Designer trong WF</w:t>
      </w:r>
      <w:bookmarkEnd w:id="359"/>
      <w:bookmarkEnd w:id="360"/>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81411F" w:rsidRDefault="00AD09BC" w:rsidP="00831EFA">
      <w:pPr>
        <w:pStyle w:val="ListParagraph"/>
        <w:numPr>
          <w:ilvl w:val="0"/>
          <w:numId w:val="17"/>
        </w:numPr>
        <w:ind w:left="284" w:firstLine="0"/>
        <w:jc w:val="both"/>
        <w:outlineLvl w:val="0"/>
        <w:rPr>
          <w:rFonts w:ascii="Times New Roman" w:hAnsi="Times New Roman"/>
          <w:b/>
          <w:color w:val="000000"/>
          <w:sz w:val="26"/>
          <w:szCs w:val="26"/>
        </w:rPr>
      </w:pPr>
      <w:bookmarkStart w:id="361" w:name="_Toc266246183"/>
      <w:bookmarkStart w:id="362" w:name="_Toc266247137"/>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bookmarkEnd w:id="361"/>
      <w:bookmarkEnd w:id="362"/>
    </w:p>
    <w:p w:rsidR="00AD09BC" w:rsidRPr="00343EE1" w:rsidRDefault="00EB7269" w:rsidP="00831EFA">
      <w:pPr>
        <w:pStyle w:val="ListParagraph"/>
        <w:ind w:left="284"/>
        <w:jc w:val="both"/>
        <w:outlineLvl w:val="1"/>
        <w:rPr>
          <w:rFonts w:ascii="Times New Roman" w:hAnsi="Times New Roman"/>
          <w:b/>
          <w:color w:val="000000"/>
          <w:sz w:val="26"/>
          <w:szCs w:val="26"/>
        </w:rPr>
      </w:pPr>
      <w:bookmarkStart w:id="363" w:name="_Toc266246184"/>
      <w:bookmarkStart w:id="364" w:name="_Toc266247138"/>
      <w:r>
        <w:rPr>
          <w:rFonts w:ascii="Times New Roman" w:hAnsi="Times New Roman"/>
          <w:b/>
          <w:color w:val="000000"/>
          <w:sz w:val="26"/>
          <w:szCs w:val="26"/>
          <w:lang w:val="en-US"/>
        </w:rPr>
        <w:t xml:space="preserve">3.1. </w:t>
      </w:r>
      <w:r w:rsidR="00AD09BC" w:rsidRPr="00343EE1">
        <w:rPr>
          <w:rFonts w:ascii="Times New Roman" w:hAnsi="Times New Roman"/>
          <w:b/>
          <w:color w:val="000000"/>
          <w:sz w:val="26"/>
          <w:szCs w:val="26"/>
        </w:rPr>
        <w:t>Biểu diễn mô hình Workflow:</w:t>
      </w:r>
      <w:bookmarkEnd w:id="363"/>
      <w:bookmarkEnd w:id="364"/>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lang w:val="en-US"/>
        </w:rPr>
      </w:pPr>
      <w:bookmarkStart w:id="365" w:name="_Toc266246185"/>
      <w:bookmarkStart w:id="366" w:name="_Toc266247139"/>
      <w:r w:rsidRPr="00831EFA">
        <w:rPr>
          <w:rFonts w:ascii="Times New Roman" w:hAnsi="Times New Roman"/>
          <w:b/>
          <w:i/>
          <w:color w:val="000000"/>
          <w:sz w:val="26"/>
          <w:szCs w:val="26"/>
          <w:lang w:val="en-US"/>
        </w:rPr>
        <w:t xml:space="preserve">WfMC: XPDL </w:t>
      </w:r>
      <w:r w:rsidR="00831EFA">
        <w:rPr>
          <w:rFonts w:ascii="Times New Roman" w:hAnsi="Times New Roman"/>
          <w:b/>
          <w:i/>
          <w:color w:val="000000"/>
          <w:sz w:val="26"/>
          <w:szCs w:val="26"/>
          <w:lang w:val="en-US"/>
        </w:rPr>
        <w:t>và</w:t>
      </w:r>
      <w:r w:rsidRPr="00831EFA">
        <w:rPr>
          <w:rFonts w:ascii="Times New Roman" w:hAnsi="Times New Roman"/>
          <w:b/>
          <w:i/>
          <w:color w:val="000000"/>
          <w:sz w:val="26"/>
          <w:szCs w:val="26"/>
          <w:lang w:val="en-US"/>
        </w:rPr>
        <w:t xml:space="preserve"> Wf-XML:</w:t>
      </w:r>
      <w:bookmarkEnd w:id="365"/>
      <w:bookmarkEnd w:id="366"/>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6"/>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67" w:name="_Toc266246186"/>
      <w:bookmarkStart w:id="368" w:name="_Toc266247140"/>
      <w:r w:rsidRPr="00831EFA">
        <w:rPr>
          <w:rFonts w:ascii="Times New Roman" w:hAnsi="Times New Roman"/>
          <w:b/>
          <w:i/>
          <w:color w:val="000000"/>
          <w:sz w:val="26"/>
          <w:szCs w:val="26"/>
        </w:rPr>
        <w:t>XPDL</w:t>
      </w:r>
      <w:r w:rsidRPr="00EB7269">
        <w:rPr>
          <w:rFonts w:ascii="Times New Roman" w:hAnsi="Times New Roman"/>
          <w:b/>
          <w:color w:val="000000"/>
          <w:sz w:val="26"/>
          <w:szCs w:val="26"/>
        </w:rPr>
        <w:t>:</w:t>
      </w:r>
      <w:bookmarkEnd w:id="367"/>
      <w:bookmarkEnd w:id="368"/>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7"/>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rPr>
      </w:pPr>
      <w:r w:rsidRPr="00831EFA">
        <w:rPr>
          <w:rFonts w:ascii="Times New Roman" w:hAnsi="Times New Roman"/>
          <w:b/>
          <w:i/>
          <w:color w:val="000000"/>
          <w:sz w:val="26"/>
          <w:szCs w:val="26"/>
        </w:rPr>
        <w:lastRenderedPageBreak/>
        <w:t xml:space="preserve"> </w:t>
      </w:r>
      <w:bookmarkStart w:id="369" w:name="_Toc266246187"/>
      <w:bookmarkStart w:id="370" w:name="_Toc266247141"/>
      <w:r w:rsidRPr="00831EFA">
        <w:rPr>
          <w:rFonts w:ascii="Times New Roman" w:hAnsi="Times New Roman"/>
          <w:b/>
          <w:i/>
          <w:color w:val="000000"/>
          <w:sz w:val="26"/>
          <w:szCs w:val="26"/>
        </w:rPr>
        <w:t>Wf-XML:</w:t>
      </w:r>
      <w:bookmarkEnd w:id="369"/>
      <w:bookmarkEnd w:id="370"/>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8"/>
      </w:r>
      <w:r w:rsidRPr="00734727">
        <w:rPr>
          <w:rFonts w:ascii="Times New Roman" w:hAnsi="Times New Roman"/>
          <w:color w:val="000000"/>
          <w:sz w:val="26"/>
          <w:szCs w:val="26"/>
        </w:rPr>
        <w:t xml:space="preserve"> </w:t>
      </w:r>
    </w:p>
    <w:p w:rsidR="00AD09BC" w:rsidRPr="00EB7269" w:rsidRDefault="00AD09BC" w:rsidP="00831EFA">
      <w:pPr>
        <w:pStyle w:val="ListParagraph"/>
        <w:numPr>
          <w:ilvl w:val="2"/>
          <w:numId w:val="17"/>
        </w:numPr>
        <w:jc w:val="both"/>
        <w:outlineLvl w:val="2"/>
        <w:rPr>
          <w:rFonts w:ascii="Times New Roman" w:hAnsi="Times New Roman"/>
          <w:b/>
          <w:color w:val="000000"/>
          <w:sz w:val="26"/>
          <w:szCs w:val="26"/>
          <w:lang w:val="en-US"/>
        </w:rPr>
      </w:pPr>
      <w:bookmarkStart w:id="371" w:name="_Toc266246188"/>
      <w:bookmarkStart w:id="372" w:name="_Toc266247142"/>
      <w:r w:rsidRPr="00EB7269">
        <w:rPr>
          <w:rFonts w:ascii="Times New Roman" w:hAnsi="Times New Roman"/>
          <w:b/>
          <w:color w:val="000000"/>
          <w:sz w:val="26"/>
          <w:szCs w:val="26"/>
          <w:lang w:val="en-US"/>
        </w:rPr>
        <w:t xml:space="preserve">WF: C#, VB </w:t>
      </w:r>
      <w:r w:rsidR="00831EFA">
        <w:rPr>
          <w:rFonts w:ascii="Times New Roman" w:hAnsi="Times New Roman"/>
          <w:b/>
          <w:color w:val="000000"/>
          <w:sz w:val="26"/>
          <w:szCs w:val="26"/>
          <w:lang w:val="en-US"/>
        </w:rPr>
        <w:t>hay</w:t>
      </w:r>
      <w:r w:rsidRPr="00EB7269">
        <w:rPr>
          <w:rFonts w:ascii="Times New Roman" w:hAnsi="Times New Roman"/>
          <w:b/>
          <w:color w:val="000000"/>
          <w:sz w:val="26"/>
          <w:szCs w:val="26"/>
          <w:lang w:val="en-US"/>
        </w:rPr>
        <w:t xml:space="preserve"> XAML</w:t>
      </w:r>
      <w:bookmarkEnd w:id="371"/>
      <w:bookmarkEnd w:id="372"/>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73" w:name="_Toc266246189"/>
      <w:bookmarkStart w:id="374" w:name="_Toc266247143"/>
      <w:r w:rsidRPr="00EB7269">
        <w:rPr>
          <w:rFonts w:ascii="Times New Roman" w:hAnsi="Times New Roman"/>
          <w:b/>
          <w:color w:val="000000"/>
          <w:sz w:val="26"/>
          <w:szCs w:val="26"/>
        </w:rPr>
        <w:t>C#, VB.net:</w:t>
      </w:r>
      <w:bookmarkEnd w:id="373"/>
      <w:bookmarkEnd w:id="374"/>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9"/>
      </w:r>
      <w:r w:rsidRPr="00734727">
        <w:rPr>
          <w:rFonts w:ascii="Times New Roman" w:hAnsi="Times New Roman"/>
          <w:color w:val="000000"/>
          <w:sz w:val="26"/>
          <w:szCs w:val="26"/>
        </w:rPr>
        <w:tab/>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lang w:val="en-US"/>
        </w:rPr>
      </w:pPr>
      <w:bookmarkStart w:id="375" w:name="_Toc266246190"/>
      <w:bookmarkStart w:id="376" w:name="_Toc266247144"/>
      <w:r w:rsidRPr="00831EFA">
        <w:rPr>
          <w:rFonts w:ascii="Times New Roman" w:hAnsi="Times New Roman"/>
          <w:b/>
          <w:i/>
          <w:color w:val="000000"/>
          <w:sz w:val="26"/>
          <w:szCs w:val="26"/>
          <w:lang w:val="en-US"/>
        </w:rPr>
        <w:t>XAML</w:t>
      </w:r>
      <w:r w:rsidRPr="00EB7269">
        <w:rPr>
          <w:rFonts w:ascii="Times New Roman" w:hAnsi="Times New Roman"/>
          <w:b/>
          <w:color w:val="000000"/>
          <w:sz w:val="26"/>
          <w:szCs w:val="26"/>
          <w:lang w:val="en-US"/>
        </w:rPr>
        <w:t>:</w:t>
      </w:r>
      <w:bookmarkEnd w:id="375"/>
      <w:bookmarkEnd w:id="376"/>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XAML ban đầu được đưa vào sử dụng trong WPF (Windows Presentation Foundation, 1 công nghệ được Microsoft đưa vào sử dụng từ .Net Framework 3.0 trở đi, trong đó giao diện chương trình thiết kế bằng WPF được định nghĩa thông qua file </w:t>
      </w:r>
      <w:r w:rsidRPr="00734727">
        <w:rPr>
          <w:rFonts w:ascii="Times New Roman" w:hAnsi="Times New Roman"/>
          <w:color w:val="000000"/>
          <w:sz w:val="26"/>
          <w:szCs w:val="26"/>
        </w:rPr>
        <w:lastRenderedPageBreak/>
        <w:t>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EB7269" w:rsidRDefault="00AD09BC" w:rsidP="00831EFA">
      <w:pPr>
        <w:pStyle w:val="ListParagraph"/>
        <w:numPr>
          <w:ilvl w:val="2"/>
          <w:numId w:val="17"/>
        </w:numPr>
        <w:autoSpaceDE w:val="0"/>
        <w:autoSpaceDN w:val="0"/>
        <w:adjustRightInd w:val="0"/>
        <w:spacing w:line="240" w:lineRule="auto"/>
        <w:jc w:val="both"/>
        <w:outlineLvl w:val="2"/>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77" w:name="_Toc266246191"/>
      <w:bookmarkStart w:id="378" w:name="_Toc266247145"/>
      <w:r w:rsidRPr="00EB7269">
        <w:rPr>
          <w:rFonts w:ascii="Times New Roman" w:hAnsi="Times New Roman"/>
          <w:b/>
          <w:color w:val="000000"/>
          <w:sz w:val="26"/>
          <w:szCs w:val="26"/>
        </w:rPr>
        <w:t>So sánh:</w:t>
      </w:r>
      <w:bookmarkEnd w:id="377"/>
      <w:bookmarkEnd w:id="378"/>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w:t>
      </w:r>
      <w:r w:rsidRPr="003D22F6">
        <w:rPr>
          <w:rFonts w:ascii="Times New Roman" w:hAnsi="Times New Roman"/>
          <w:color w:val="000000"/>
          <w:sz w:val="26"/>
          <w:szCs w:val="26"/>
        </w:rPr>
        <w:lastRenderedPageBreak/>
        <w:t>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831EFA">
      <w:pPr>
        <w:pStyle w:val="ListParagraph"/>
        <w:numPr>
          <w:ilvl w:val="1"/>
          <w:numId w:val="17"/>
        </w:numPr>
        <w:autoSpaceDE w:val="0"/>
        <w:autoSpaceDN w:val="0"/>
        <w:adjustRightInd w:val="0"/>
        <w:spacing w:line="240" w:lineRule="auto"/>
        <w:jc w:val="both"/>
        <w:outlineLvl w:val="1"/>
        <w:rPr>
          <w:rFonts w:ascii="Times New Roman" w:hAnsi="Times New Roman"/>
          <w:b/>
          <w:color w:val="000000"/>
          <w:sz w:val="26"/>
          <w:szCs w:val="26"/>
          <w:lang w:val="en-US"/>
        </w:rPr>
      </w:pPr>
      <w:bookmarkStart w:id="379" w:name="_Toc266246192"/>
      <w:bookmarkStart w:id="380" w:name="_Toc266247146"/>
      <w:r w:rsidRPr="00165843">
        <w:rPr>
          <w:rFonts w:ascii="Times New Roman" w:hAnsi="Times New Roman"/>
          <w:b/>
          <w:color w:val="000000"/>
          <w:sz w:val="26"/>
          <w:szCs w:val="26"/>
          <w:lang w:val="en-US"/>
        </w:rPr>
        <w:t>Các loại workflow</w:t>
      </w:r>
      <w:bookmarkEnd w:id="379"/>
      <w:bookmarkEnd w:id="380"/>
    </w:p>
    <w:p w:rsidR="00AD09BC" w:rsidRPr="00831EFA" w:rsidRDefault="00AD09BC" w:rsidP="00831EFA">
      <w:pPr>
        <w:pStyle w:val="ListParagraph"/>
        <w:numPr>
          <w:ilvl w:val="2"/>
          <w:numId w:val="17"/>
        </w:numPr>
        <w:ind w:left="284" w:firstLine="0"/>
        <w:jc w:val="both"/>
        <w:outlineLvl w:val="2"/>
        <w:rPr>
          <w:rFonts w:ascii="Times New Roman" w:hAnsi="Times New Roman"/>
          <w:b/>
          <w:i/>
          <w:color w:val="000000"/>
          <w:sz w:val="26"/>
          <w:szCs w:val="26"/>
          <w:lang w:val="en-US"/>
        </w:rPr>
      </w:pPr>
      <w:bookmarkStart w:id="381" w:name="_Toc266246193"/>
      <w:bookmarkStart w:id="382" w:name="_Toc266247147"/>
      <w:r w:rsidRPr="00831EFA">
        <w:rPr>
          <w:rFonts w:ascii="Times New Roman" w:hAnsi="Times New Roman"/>
          <w:b/>
          <w:i/>
          <w:color w:val="000000"/>
          <w:sz w:val="26"/>
          <w:szCs w:val="26"/>
          <w:lang w:val="en-US"/>
        </w:rPr>
        <w:t>Theo WfMC</w:t>
      </w:r>
      <w:bookmarkEnd w:id="381"/>
      <w:bookmarkEnd w:id="382"/>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r w:rsidRPr="00EB7269">
        <w:rPr>
          <w:rFonts w:ascii="Times New Roman" w:hAnsi="Times New Roman"/>
          <w:b/>
          <w:bCs/>
          <w:noProof w:val="0"/>
          <w:color w:val="000000"/>
          <w:sz w:val="26"/>
          <w:szCs w:val="26"/>
        </w:rPr>
        <w:t xml:space="preserve"> </w:t>
      </w:r>
      <w:bookmarkStart w:id="383" w:name="_Toc266246194"/>
      <w:bookmarkStart w:id="384" w:name="_Toc266247148"/>
      <w:r w:rsidRPr="00831EFA">
        <w:rPr>
          <w:rFonts w:ascii="Times New Roman" w:hAnsi="Times New Roman"/>
          <w:b/>
          <w:bCs/>
          <w:i/>
          <w:noProof w:val="0"/>
          <w:color w:val="000000"/>
          <w:sz w:val="26"/>
          <w:szCs w:val="26"/>
        </w:rPr>
        <w:t>Production</w:t>
      </w:r>
      <w:r w:rsidRPr="00EB7269">
        <w:rPr>
          <w:rFonts w:ascii="Times New Roman" w:hAnsi="Times New Roman"/>
          <w:b/>
          <w:bCs/>
          <w:noProof w:val="0"/>
          <w:color w:val="000000"/>
          <w:sz w:val="26"/>
          <w:szCs w:val="26"/>
        </w:rPr>
        <w:t>:</w:t>
      </w:r>
      <w:bookmarkEnd w:id="383"/>
      <w:bookmarkEnd w:id="384"/>
      <w:r w:rsidRPr="00EB7269">
        <w:rPr>
          <w:rFonts w:ascii="Times New Roman" w:hAnsi="Times New Roman"/>
          <w:b/>
          <w:bCs/>
          <w:noProof w:val="0"/>
          <w:color w:val="000000"/>
          <w:sz w:val="26"/>
          <w:szCs w:val="26"/>
        </w:rPr>
        <w:t xml:space="preserve">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w:t>
      </w:r>
      <w:r w:rsidRPr="004E1E56">
        <w:rPr>
          <w:rFonts w:ascii="Times New Roman" w:hAnsi="Times New Roman"/>
          <w:bCs/>
          <w:noProof w:val="0"/>
          <w:color w:val="000000"/>
          <w:sz w:val="26"/>
          <w:szCs w:val="26"/>
        </w:rPr>
        <w:lastRenderedPageBreak/>
        <w:t>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bookmarkStart w:id="385" w:name="_Toc266246195"/>
      <w:bookmarkStart w:id="386" w:name="_Toc266247149"/>
      <w:r w:rsidRPr="00831EFA">
        <w:rPr>
          <w:rFonts w:ascii="Times New Roman" w:hAnsi="Times New Roman"/>
          <w:b/>
          <w:bCs/>
          <w:i/>
          <w:noProof w:val="0"/>
          <w:color w:val="000000"/>
          <w:sz w:val="26"/>
          <w:szCs w:val="26"/>
        </w:rPr>
        <w:t>Administrative</w:t>
      </w:r>
      <w:r w:rsidRPr="00EB7269">
        <w:rPr>
          <w:rFonts w:ascii="Times New Roman" w:hAnsi="Times New Roman"/>
          <w:b/>
          <w:bCs/>
          <w:noProof w:val="0"/>
          <w:color w:val="000000"/>
          <w:sz w:val="26"/>
          <w:szCs w:val="26"/>
        </w:rPr>
        <w:t>:</w:t>
      </w:r>
      <w:bookmarkEnd w:id="385"/>
      <w:bookmarkEnd w:id="386"/>
      <w:r w:rsidRPr="00EB7269">
        <w:rPr>
          <w:rFonts w:ascii="Times New Roman" w:hAnsi="Times New Roman"/>
          <w:b/>
          <w:bCs/>
          <w:noProof w:val="0"/>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r w:rsidRPr="00EB7269">
        <w:rPr>
          <w:rFonts w:ascii="Times New Roman" w:hAnsi="Times New Roman"/>
          <w:b/>
          <w:bCs/>
          <w:noProof w:val="0"/>
          <w:color w:val="000000"/>
          <w:sz w:val="26"/>
          <w:szCs w:val="26"/>
        </w:rPr>
        <w:t xml:space="preserve"> </w:t>
      </w:r>
      <w:bookmarkStart w:id="387" w:name="_Toc266246196"/>
      <w:bookmarkStart w:id="388" w:name="_Toc266247150"/>
      <w:r w:rsidRPr="00831EFA">
        <w:rPr>
          <w:rFonts w:ascii="Times New Roman" w:hAnsi="Times New Roman"/>
          <w:b/>
          <w:bCs/>
          <w:i/>
          <w:noProof w:val="0"/>
          <w:color w:val="000000"/>
          <w:sz w:val="26"/>
          <w:szCs w:val="26"/>
        </w:rPr>
        <w:t>Collaborative</w:t>
      </w:r>
      <w:r w:rsidRPr="00EB7269">
        <w:rPr>
          <w:rFonts w:ascii="Times New Roman" w:hAnsi="Times New Roman"/>
          <w:b/>
          <w:bCs/>
          <w:noProof w:val="0"/>
          <w:color w:val="000000"/>
          <w:sz w:val="26"/>
          <w:szCs w:val="26"/>
        </w:rPr>
        <w:t>:</w:t>
      </w:r>
      <w:bookmarkEnd w:id="387"/>
      <w:bookmarkEnd w:id="388"/>
      <w:r w:rsidRPr="00EB7269">
        <w:rPr>
          <w:rFonts w:ascii="Times New Roman" w:hAnsi="Times New Roman"/>
          <w:b/>
          <w:bCs/>
          <w:noProof w:val="0"/>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831EFA"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i/>
          <w:noProof w:val="0"/>
          <w:color w:val="000000"/>
          <w:sz w:val="26"/>
          <w:szCs w:val="26"/>
        </w:rPr>
      </w:pPr>
      <w:r w:rsidRPr="00831EFA">
        <w:rPr>
          <w:rFonts w:ascii="Times New Roman" w:hAnsi="Times New Roman"/>
          <w:b/>
          <w:bCs/>
          <w:i/>
          <w:noProof w:val="0"/>
          <w:color w:val="000000"/>
          <w:sz w:val="26"/>
          <w:szCs w:val="26"/>
        </w:rPr>
        <w:t xml:space="preserve"> </w:t>
      </w:r>
      <w:bookmarkStart w:id="389" w:name="_Toc266246197"/>
      <w:bookmarkStart w:id="390" w:name="_Toc266247151"/>
      <w:r w:rsidRPr="00831EFA">
        <w:rPr>
          <w:rFonts w:ascii="Times New Roman" w:hAnsi="Times New Roman"/>
          <w:b/>
          <w:bCs/>
          <w:i/>
          <w:noProof w:val="0"/>
          <w:color w:val="000000"/>
          <w:sz w:val="26"/>
          <w:szCs w:val="26"/>
        </w:rPr>
        <w:t>Ad-Hoc:</w:t>
      </w:r>
      <w:bookmarkEnd w:id="389"/>
      <w:bookmarkEnd w:id="390"/>
      <w:r w:rsidRPr="00831EFA">
        <w:rPr>
          <w:rFonts w:ascii="Times New Roman" w:hAnsi="Times New Roman"/>
          <w:b/>
          <w:bCs/>
          <w:i/>
          <w:noProof w:val="0"/>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lang w:val="en-US"/>
        </w:rPr>
      </w:pPr>
      <w:bookmarkStart w:id="391" w:name="_Toc266246198"/>
      <w:bookmarkStart w:id="392" w:name="_Toc266247152"/>
      <w:r w:rsidRPr="00831EFA">
        <w:rPr>
          <w:rFonts w:ascii="Times New Roman" w:hAnsi="Times New Roman"/>
          <w:b/>
          <w:i/>
          <w:color w:val="000000"/>
          <w:sz w:val="26"/>
          <w:szCs w:val="26"/>
          <w:lang w:val="en-US"/>
        </w:rPr>
        <w:t>Theo WF</w:t>
      </w:r>
      <w:bookmarkEnd w:id="391"/>
      <w:bookmarkEnd w:id="392"/>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3" w:name="_Toc266246199"/>
      <w:bookmarkStart w:id="394" w:name="_Toc266247153"/>
      <w:r w:rsidRPr="00831EFA">
        <w:rPr>
          <w:rFonts w:ascii="Times New Roman" w:hAnsi="Times New Roman"/>
          <w:b/>
          <w:i/>
          <w:color w:val="000000"/>
          <w:sz w:val="26"/>
          <w:szCs w:val="26"/>
          <w:lang w:val="en-US"/>
        </w:rPr>
        <w:t>Sequential Workflow (Workflow tuần tự):</w:t>
      </w:r>
      <w:bookmarkEnd w:id="393"/>
      <w:bookmarkEnd w:id="394"/>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5" w:name="_Toc266246200"/>
      <w:bookmarkStart w:id="396" w:name="_Toc266247154"/>
      <w:r w:rsidRPr="00831EFA">
        <w:rPr>
          <w:rFonts w:ascii="Times New Roman" w:hAnsi="Times New Roman"/>
          <w:b/>
          <w:i/>
          <w:color w:val="000000"/>
          <w:sz w:val="26"/>
          <w:szCs w:val="26"/>
          <w:lang w:val="en-US"/>
        </w:rPr>
        <w:t>State-Machine Workflow (Workflow trạng thái):</w:t>
      </w:r>
      <w:bookmarkEnd w:id="395"/>
      <w:bookmarkEnd w:id="396"/>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7" w:name="_Toc266246201"/>
      <w:bookmarkStart w:id="398" w:name="_Toc266247155"/>
      <w:r w:rsidRPr="00831EFA">
        <w:rPr>
          <w:rFonts w:ascii="Times New Roman" w:hAnsi="Times New Roman"/>
          <w:b/>
          <w:i/>
          <w:color w:val="000000"/>
          <w:sz w:val="26"/>
          <w:szCs w:val="26"/>
          <w:lang w:val="en-US"/>
        </w:rPr>
        <w:t>Rules-based Workflow (Workflow dựa vào quy luật):</w:t>
      </w:r>
      <w:bookmarkEnd w:id="397"/>
      <w:bookmarkEnd w:id="398"/>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831EFA" w:rsidRDefault="00AD09BC" w:rsidP="00831EFA">
      <w:pPr>
        <w:pStyle w:val="ListParagraph"/>
        <w:numPr>
          <w:ilvl w:val="1"/>
          <w:numId w:val="17"/>
        </w:numPr>
        <w:jc w:val="both"/>
        <w:outlineLvl w:val="1"/>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399" w:name="_Toc266246202"/>
      <w:bookmarkStart w:id="400" w:name="_Toc266247156"/>
      <w:r w:rsidRPr="00831EFA">
        <w:rPr>
          <w:rFonts w:ascii="Times New Roman" w:hAnsi="Times New Roman"/>
          <w:b/>
          <w:i/>
          <w:color w:val="000000"/>
          <w:sz w:val="26"/>
          <w:szCs w:val="26"/>
        </w:rPr>
        <w:t>WF có thể xử lý các trường hợp workflow theo WfMC như thế nào?</w:t>
      </w:r>
      <w:bookmarkEnd w:id="399"/>
      <w:bookmarkEnd w:id="400"/>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401" w:name="_Toc266246203"/>
      <w:bookmarkStart w:id="402" w:name="_Toc266247157"/>
      <w:r w:rsidRPr="00831EFA">
        <w:rPr>
          <w:rFonts w:ascii="Times New Roman" w:hAnsi="Times New Roman"/>
          <w:b/>
          <w:i/>
          <w:color w:val="000000"/>
          <w:sz w:val="26"/>
          <w:szCs w:val="26"/>
        </w:rPr>
        <w:t>Production Workflow:</w:t>
      </w:r>
      <w:bookmarkEnd w:id="401"/>
      <w:bookmarkEnd w:id="402"/>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403" w:name="_Toc266246204"/>
      <w:bookmarkStart w:id="404" w:name="_Toc266247158"/>
      <w:r w:rsidRPr="00831EFA">
        <w:rPr>
          <w:rFonts w:ascii="Times New Roman" w:hAnsi="Times New Roman"/>
          <w:b/>
          <w:i/>
          <w:color w:val="000000"/>
          <w:sz w:val="26"/>
          <w:szCs w:val="26"/>
        </w:rPr>
        <w:t>Administrative Workflow:</w:t>
      </w:r>
      <w:bookmarkEnd w:id="403"/>
      <w:bookmarkEnd w:id="404"/>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831EFA" w:rsidRDefault="00AD09BC" w:rsidP="00831EFA">
      <w:pPr>
        <w:pStyle w:val="ListParagraph"/>
        <w:numPr>
          <w:ilvl w:val="2"/>
          <w:numId w:val="17"/>
        </w:numPr>
        <w:jc w:val="both"/>
        <w:outlineLvl w:val="2"/>
        <w:rPr>
          <w:rFonts w:ascii="Times New Roman" w:hAnsi="Times New Roman"/>
          <w:b/>
          <w:color w:val="000000"/>
          <w:sz w:val="26"/>
          <w:szCs w:val="26"/>
        </w:rPr>
      </w:pPr>
      <w:r w:rsidRPr="00831EFA">
        <w:rPr>
          <w:rFonts w:ascii="Times New Roman" w:hAnsi="Times New Roman"/>
          <w:b/>
          <w:i/>
          <w:color w:val="000000"/>
          <w:sz w:val="26"/>
          <w:szCs w:val="26"/>
        </w:rPr>
        <w:t xml:space="preserve"> </w:t>
      </w:r>
      <w:bookmarkStart w:id="405" w:name="_Toc266246205"/>
      <w:bookmarkStart w:id="406" w:name="_Toc266247159"/>
      <w:r w:rsidRPr="00831EFA">
        <w:rPr>
          <w:rFonts w:ascii="Times New Roman" w:hAnsi="Times New Roman"/>
          <w:b/>
          <w:i/>
          <w:color w:val="000000"/>
          <w:sz w:val="26"/>
          <w:szCs w:val="26"/>
        </w:rPr>
        <w:t>Collaborative Workflow:</w:t>
      </w:r>
      <w:bookmarkEnd w:id="405"/>
      <w:bookmarkEnd w:id="406"/>
      <w:r w:rsidRPr="00831EFA">
        <w:rPr>
          <w:rFonts w:ascii="Times New Roman" w:hAnsi="Times New Roman"/>
          <w:b/>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20"/>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EB7269">
        <w:rPr>
          <w:rFonts w:ascii="Times New Roman" w:hAnsi="Times New Roman"/>
          <w:b/>
          <w:color w:val="000000"/>
          <w:sz w:val="26"/>
          <w:szCs w:val="26"/>
        </w:rPr>
        <w:t xml:space="preserve"> </w:t>
      </w:r>
      <w:bookmarkStart w:id="407" w:name="_Toc266246206"/>
      <w:bookmarkStart w:id="408" w:name="_Toc266247160"/>
      <w:r w:rsidRPr="00831EFA">
        <w:rPr>
          <w:rFonts w:ascii="Times New Roman" w:hAnsi="Times New Roman"/>
          <w:b/>
          <w:i/>
          <w:color w:val="000000"/>
          <w:sz w:val="26"/>
          <w:szCs w:val="26"/>
        </w:rPr>
        <w:t>Ad-hoc:</w:t>
      </w:r>
      <w:bookmarkEnd w:id="407"/>
      <w:bookmarkEnd w:id="408"/>
      <w:r w:rsidRPr="00831EFA">
        <w:rPr>
          <w:rFonts w:ascii="Times New Roman" w:hAnsi="Times New Roman"/>
          <w:b/>
          <w:i/>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footerReference w:type="even" r:id="rId68"/>
      <w:footerReference w:type="default" r:id="rId69"/>
      <w:pgSz w:w="11907" w:h="16839" w:code="9"/>
      <w:pgMar w:top="1440" w:right="1440" w:bottom="1135"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1A6B" w:rsidRDefault="00EF1A6B" w:rsidP="000E1744">
      <w:pPr>
        <w:spacing w:after="0" w:line="240" w:lineRule="auto"/>
      </w:pPr>
      <w:r>
        <w:separator/>
      </w:r>
    </w:p>
  </w:endnote>
  <w:endnote w:type="continuationSeparator" w:id="0">
    <w:p w:rsidR="00EF1A6B" w:rsidRDefault="00EF1A6B"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EFA" w:rsidRDefault="00831EFA" w:rsidP="00254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31EFA" w:rsidRDefault="00831EF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EFA" w:rsidRDefault="00831EFA" w:rsidP="00254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2117">
      <w:rPr>
        <w:rStyle w:val="PageNumber"/>
      </w:rPr>
      <w:t>9</w:t>
    </w:r>
    <w:r>
      <w:rPr>
        <w:rStyle w:val="PageNumber"/>
      </w:rPr>
      <w:fldChar w:fldCharType="end"/>
    </w:r>
  </w:p>
  <w:p w:rsidR="00831EFA" w:rsidRDefault="00831EFA">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1A6B" w:rsidRDefault="00EF1A6B" w:rsidP="000E1744">
      <w:pPr>
        <w:spacing w:after="0" w:line="240" w:lineRule="auto"/>
      </w:pPr>
      <w:r>
        <w:separator/>
      </w:r>
    </w:p>
  </w:footnote>
  <w:footnote w:type="continuationSeparator" w:id="0">
    <w:p w:rsidR="00EF1A6B" w:rsidRDefault="00EF1A6B" w:rsidP="000E1744">
      <w:pPr>
        <w:spacing w:after="0" w:line="240" w:lineRule="auto"/>
      </w:pPr>
      <w:r>
        <w:continuationSeparator/>
      </w:r>
    </w:p>
  </w:footnote>
  <w:footnote w:id="1">
    <w:p w:rsidR="00831EFA" w:rsidRDefault="00831EFA">
      <w:pPr>
        <w:pStyle w:val="FootnoteText"/>
      </w:pPr>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p>
  </w:footnote>
  <w:footnote w:id="2">
    <w:p w:rsidR="00831EFA" w:rsidRDefault="00831EFA">
      <w:pPr>
        <w:pStyle w:val="FootnoteText"/>
      </w:pPr>
      <w:r>
        <w:rPr>
          <w:rStyle w:val="FootnoteReference"/>
        </w:rPr>
        <w:footnoteRef/>
      </w:r>
      <w:r>
        <w:t xml:space="preserve"> Xem chi ti</w:t>
      </w:r>
      <w:r>
        <w:rPr>
          <w:rFonts w:ascii="Times New Roman" w:hAnsi="Times New Roman"/>
        </w:rPr>
        <w:t>ết ở khóa luận tốt nghiệp "Tìm hiểu và ứng dụng Windows Workflow Foundation để hỗ trợ các quy trình nghiệp vụ" , Khoa CNTT, trường ĐHKHTN tp HCM, năm 2008 - Chương 2</w:t>
      </w:r>
    </w:p>
  </w:footnote>
  <w:footnote w:id="3">
    <w:p w:rsidR="00831EFA" w:rsidRPr="005C0534" w:rsidRDefault="00831EFA">
      <w:pPr>
        <w:pStyle w:val="FootnoteText"/>
        <w:rPr>
          <w:rFonts w:ascii="Times New Roman" w:hAnsi="Times New Roman"/>
        </w:rPr>
      </w:pPr>
      <w:r>
        <w:rPr>
          <w:rStyle w:val="FootnoteReference"/>
        </w:rPr>
        <w:footnoteRef/>
      </w:r>
      <w:r>
        <w:t xml:space="preserve">  T</w:t>
      </w:r>
      <w:r>
        <w:rPr>
          <w:rFonts w:ascii="Times New Roman" w:hAnsi="Times New Roman"/>
          <w:lang w:val="vi-VN"/>
        </w:rPr>
        <w:t>ừ đây về sau, chúng tôi dùng cụm từ “</w:t>
      </w:r>
      <w:r>
        <w:rPr>
          <w:rFonts w:ascii="Times New Roman" w:hAnsi="Times New Roman"/>
        </w:rPr>
        <w:t>quy trình thi” để chỉ quy trình tổ chức thi và cấp chứng chỉ tin học Quốc gia</w:t>
      </w:r>
    </w:p>
  </w:footnote>
  <w:footnote w:id="4">
    <w:p w:rsidR="00831EFA" w:rsidRPr="00731CFC" w:rsidRDefault="00831EFA" w:rsidP="001341EF">
      <w:pPr>
        <w:pStyle w:val="FootnoteText"/>
        <w:rPr>
          <w:rFonts w:ascii="Times New Roman" w:hAnsi="Times New Roman"/>
        </w:rPr>
      </w:pPr>
      <w:r>
        <w:rPr>
          <w:rStyle w:val="FootnoteReference"/>
        </w:rPr>
        <w:footnoteRef/>
      </w:r>
      <w:r>
        <w:t xml:space="preserve">  Trong khóa lu</w:t>
      </w:r>
      <w:r>
        <w:rPr>
          <w:rFonts w:ascii="Times New Roman" w:hAnsi="Times New Roman"/>
        </w:rPr>
        <w:t>ận này, chúng tôi dùng cụm từ “Cơ sở liên kết” (Viết tắt là CSLK) để chỉ đến những đơn vị liên kết đào tạo mà đợt thi diễn ra.</w:t>
      </w:r>
    </w:p>
  </w:footnote>
  <w:footnote w:id="5">
    <w:p w:rsidR="00831EFA" w:rsidRPr="00A82C47" w:rsidRDefault="00831EFA">
      <w:pPr>
        <w:pStyle w:val="FootnoteText"/>
        <w:rPr>
          <w:rFonts w:ascii="Times New Roman" w:hAnsi="Times New Roman"/>
        </w:rPr>
      </w:pPr>
      <w:r>
        <w:rPr>
          <w:rStyle w:val="FootnoteReference"/>
        </w:rPr>
        <w:footnoteRef/>
      </w:r>
      <w:r>
        <w:t xml:space="preserve"> Sau đây g</w:t>
      </w:r>
      <w:r>
        <w:rPr>
          <w:rFonts w:ascii="Times New Roman" w:hAnsi="Times New Roman"/>
        </w:rPr>
        <w:t>ọi tắt là Nhân viên.</w:t>
      </w:r>
    </w:p>
  </w:footnote>
  <w:footnote w:id="6">
    <w:p w:rsidR="00831EFA" w:rsidRDefault="00831EFA"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7">
    <w:p w:rsidR="00831EFA" w:rsidRDefault="00831EFA"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8">
    <w:p w:rsidR="00831EFA" w:rsidRPr="004A4F27" w:rsidRDefault="00831EFA" w:rsidP="000F172B">
      <w:pPr>
        <w:pStyle w:val="FootnoteText"/>
      </w:pPr>
      <w:r w:rsidRPr="004A4F27">
        <w:rPr>
          <w:rStyle w:val="FootnoteReference"/>
        </w:rPr>
        <w:footnoteRef/>
      </w:r>
      <w:r w:rsidRPr="004A4F27">
        <w:t xml:space="preserve"> </w:t>
      </w:r>
      <w:r w:rsidRPr="00EC2324">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9">
    <w:p w:rsidR="00831EFA" w:rsidRDefault="00831EFA" w:rsidP="0039456D">
      <w:pPr>
        <w:pStyle w:val="FootnoteText"/>
      </w:pPr>
      <w:r>
        <w:rPr>
          <w:rStyle w:val="FootnoteReference"/>
        </w:rPr>
        <w:footnoteRef/>
      </w:r>
      <w:r>
        <w:t xml:space="preserve"> Workflow Management Systems: A Survey - SHI Meilin, YANG Guangxin, XIANG Yong, WU Shangg. </w:t>
      </w:r>
      <w:r w:rsidRPr="0039456D">
        <w:t>Department of Computer Science, Tsinghua University, Beijing, P.R.China 100084</w:t>
      </w:r>
    </w:p>
  </w:footnote>
  <w:footnote w:id="10">
    <w:p w:rsidR="00831EFA" w:rsidRDefault="00831EFA" w:rsidP="0060382D">
      <w:pPr>
        <w:pStyle w:val="FootnoteText"/>
      </w:pPr>
      <w:r>
        <w:rPr>
          <w:rStyle w:val="FootnoteReference"/>
        </w:rPr>
        <w:footnoteRef/>
      </w:r>
      <w:r>
        <w:t xml:space="preserve"> </w:t>
      </w:r>
      <w:r w:rsidRPr="0060382D">
        <w:t>Microsoft  Windows  Workflow Foundation Step by Step</w:t>
      </w:r>
      <w:r>
        <w:t xml:space="preserve"> - Redmond, Washington 98052-6399</w:t>
      </w:r>
    </w:p>
    <w:p w:rsidR="00831EFA" w:rsidRDefault="00831EFA" w:rsidP="0060382D">
      <w:pPr>
        <w:pStyle w:val="FootnoteText"/>
      </w:pPr>
      <w:r>
        <w:t>Copyright © 2007 by Kenn Scribner</w:t>
      </w:r>
    </w:p>
  </w:footnote>
  <w:footnote w:id="11">
    <w:p w:rsidR="00831EFA" w:rsidRDefault="00831EF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12">
    <w:p w:rsidR="00831EFA" w:rsidDel="00BE201F" w:rsidRDefault="00831EFA">
      <w:pPr>
        <w:pStyle w:val="FootnoteText"/>
        <w:rPr>
          <w:del w:id="108" w:author="nmbinh" w:date="2010-07-07T01:36:00Z"/>
        </w:rPr>
      </w:pPr>
    </w:p>
  </w:footnote>
  <w:footnote w:id="13">
    <w:p w:rsidR="00831EFA" w:rsidRPr="007D2A93" w:rsidRDefault="00831EFA">
      <w:pPr>
        <w:pStyle w:val="FootnoteText"/>
        <w:rPr>
          <w:rFonts w:ascii="Times New Roman" w:hAnsi="Times New Roman"/>
        </w:rPr>
      </w:pPr>
      <w:r>
        <w:rPr>
          <w:rStyle w:val="FootnoteReference"/>
        </w:rPr>
        <w:footnoteRef/>
      </w:r>
      <w:r>
        <w:t xml:space="preserve"> eXtensible Application Mark-up Language – </w:t>
      </w:r>
      <w:r w:rsidRPr="00DD46C0">
        <w:t>là m</w:t>
      </w:r>
      <w:r w:rsidRPr="00DD46C0">
        <w:rPr>
          <w:rFonts w:ascii="Times New Roman" w:hAnsi="Times New Roman"/>
        </w:rPr>
        <w:t>ộ</w:t>
      </w:r>
      <w:r w:rsidRPr="00DD46C0">
        <w:rPr>
          <w:rFonts w:cs="Georgia"/>
        </w:rPr>
        <w:t>t ngôn ng</w:t>
      </w:r>
      <w:r w:rsidRPr="00DD46C0">
        <w:rPr>
          <w:rFonts w:ascii="Times New Roman" w:hAnsi="Times New Roman"/>
        </w:rPr>
        <w:t>ữ</w:t>
      </w:r>
      <w:r w:rsidRPr="00DD46C0">
        <w:rPr>
          <w:rFonts w:cs="Georgia"/>
        </w:rPr>
        <w:t xml:space="preserve"> d</w:t>
      </w:r>
      <w:r w:rsidRPr="00DD46C0">
        <w:rPr>
          <w:rFonts w:ascii="Times New Roman" w:hAnsi="Times New Roman"/>
        </w:rPr>
        <w:t>ạ</w:t>
      </w:r>
      <w:r w:rsidRPr="00DD46C0">
        <w:rPr>
          <w:rFonts w:cs="Georgia"/>
        </w:rPr>
        <w:t>ng khái báo m</w:t>
      </w:r>
      <w:r w:rsidRPr="00DD46C0">
        <w:rPr>
          <w:rFonts w:ascii="Times New Roman" w:hAnsi="Times New Roman"/>
        </w:rPr>
        <w:t>ớ</w:t>
      </w:r>
      <w:r w:rsidRPr="00DD46C0">
        <w:rPr>
          <w:rFonts w:cs="Georgia"/>
        </w:rPr>
        <w:t>i c</w:t>
      </w:r>
      <w:r w:rsidRPr="00DD46C0">
        <w:rPr>
          <w:rFonts w:ascii="Times New Roman" w:hAnsi="Times New Roman"/>
        </w:rPr>
        <w:t>ủ</w:t>
      </w:r>
      <w:r w:rsidRPr="00DD46C0">
        <w:rPr>
          <w:rFonts w:cs="Georgia"/>
        </w:rPr>
        <w:t>a Microsoft</w:t>
      </w:r>
    </w:p>
  </w:footnote>
  <w:footnote w:id="14">
    <w:p w:rsidR="00831EFA" w:rsidRPr="00CD601C" w:rsidRDefault="00831EFA">
      <w:pPr>
        <w:pStyle w:val="FootnoteText"/>
        <w:rPr>
          <w:rFonts w:ascii="Times New Roman" w:hAnsi="Times New Roman"/>
        </w:rPr>
      </w:pPr>
      <w:r>
        <w:rPr>
          <w:rStyle w:val="FootnoteReference"/>
        </w:rPr>
        <w:footnoteRef/>
      </w:r>
      <w:r>
        <w:t xml:space="preserve">  Gi</w:t>
      </w:r>
      <w:r>
        <w:rPr>
          <w:rFonts w:ascii="Times New Roman" w:hAnsi="Times New Roman"/>
          <w:lang w:val="vi-VN"/>
        </w:rPr>
        <w:t>ới th</w:t>
      </w:r>
      <w:r>
        <w:rPr>
          <w:rFonts w:ascii="Times New Roman" w:hAnsi="Times New Roman"/>
        </w:rPr>
        <w:t xml:space="preserve">iệu về Windows Workflow Foundation - </w:t>
      </w:r>
      <w:r w:rsidRPr="00CD601C">
        <w:rPr>
          <w:rFonts w:ascii="Times New Roman" w:hAnsi="Times New Roman"/>
        </w:rPr>
        <w:t>Microsoft Vietnam – DPE Team</w:t>
      </w:r>
    </w:p>
  </w:footnote>
  <w:footnote w:id="15">
    <w:p w:rsidR="00831EFA" w:rsidRDefault="00831EFA">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là n nghĩa là nó được bắt đầu sau n ngày so với ngày tổ chức thi. Ngược lại, ngày bắt đầu nhận giá trị -m mang ý nghĩa công việc phải được bắt đầu trước m ngày so với ngày thi</w:t>
      </w:r>
    </w:p>
  </w:footnote>
  <w:footnote w:id="16">
    <w:p w:rsidR="00831EFA" w:rsidRDefault="00831EFA"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7">
    <w:p w:rsidR="00831EFA" w:rsidRDefault="00831EFA"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8">
    <w:p w:rsidR="00831EFA" w:rsidRDefault="00831EFA" w:rsidP="00D2617A">
      <w:pPr>
        <w:pStyle w:val="FootnoteText"/>
      </w:pPr>
      <w:r>
        <w:rPr>
          <w:rStyle w:val="FootnoteReference"/>
        </w:rPr>
        <w:footnoteRef/>
      </w:r>
      <w:r>
        <w:t xml:space="preserve"> Xem ph</w:t>
      </w:r>
      <w:r>
        <w:rPr>
          <w:rFonts w:ascii="Times New Roman" w:hAnsi="Times New Roman"/>
        </w:rPr>
        <w:t>ụ lục: XML Schema</w:t>
      </w:r>
    </w:p>
  </w:footnote>
  <w:footnote w:id="19">
    <w:p w:rsidR="00831EFA" w:rsidRDefault="00831EFA"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20">
    <w:p w:rsidR="00831EFA" w:rsidRDefault="00831EFA"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E5D5D"/>
    <w:multiLevelType w:val="multilevel"/>
    <w:tmpl w:val="99D6408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b/>
        <w:i w:val="0"/>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8">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94333B"/>
    <w:multiLevelType w:val="multilevel"/>
    <w:tmpl w:val="5C989BC0"/>
    <w:lvl w:ilvl="0">
      <w:start w:val="3"/>
      <w:numFmt w:val="decimal"/>
      <w:lvlText w:val="%1."/>
      <w:lvlJc w:val="left"/>
      <w:pPr>
        <w:ind w:left="585" w:hanging="585"/>
      </w:pPr>
      <w:rPr>
        <w:rFonts w:hint="default"/>
      </w:rPr>
    </w:lvl>
    <w:lvl w:ilvl="1">
      <w:start w:val="2"/>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2">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5">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7">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8">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39">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0">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2">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4">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5">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6">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7"/>
  </w:num>
  <w:num w:numId="3">
    <w:abstractNumId w:val="55"/>
  </w:num>
  <w:num w:numId="4">
    <w:abstractNumId w:val="50"/>
  </w:num>
  <w:num w:numId="5">
    <w:abstractNumId w:val="54"/>
  </w:num>
  <w:num w:numId="6">
    <w:abstractNumId w:val="14"/>
  </w:num>
  <w:num w:numId="7">
    <w:abstractNumId w:val="13"/>
  </w:num>
  <w:num w:numId="8">
    <w:abstractNumId w:val="9"/>
  </w:num>
  <w:num w:numId="9">
    <w:abstractNumId w:val="58"/>
  </w:num>
  <w:num w:numId="10">
    <w:abstractNumId w:val="23"/>
  </w:num>
  <w:num w:numId="11">
    <w:abstractNumId w:val="0"/>
  </w:num>
  <w:num w:numId="12">
    <w:abstractNumId w:val="35"/>
  </w:num>
  <w:num w:numId="13">
    <w:abstractNumId w:val="26"/>
  </w:num>
  <w:num w:numId="14">
    <w:abstractNumId w:val="25"/>
  </w:num>
  <w:num w:numId="15">
    <w:abstractNumId w:val="3"/>
  </w:num>
  <w:num w:numId="16">
    <w:abstractNumId w:val="49"/>
  </w:num>
  <w:num w:numId="17">
    <w:abstractNumId w:val="27"/>
  </w:num>
  <w:num w:numId="18">
    <w:abstractNumId w:val="24"/>
  </w:num>
  <w:num w:numId="19">
    <w:abstractNumId w:val="4"/>
  </w:num>
  <w:num w:numId="20">
    <w:abstractNumId w:val="53"/>
  </w:num>
  <w:num w:numId="21">
    <w:abstractNumId w:val="51"/>
  </w:num>
  <w:num w:numId="22">
    <w:abstractNumId w:val="21"/>
  </w:num>
  <w:num w:numId="23">
    <w:abstractNumId w:val="12"/>
  </w:num>
  <w:num w:numId="24">
    <w:abstractNumId w:val="40"/>
  </w:num>
  <w:num w:numId="25">
    <w:abstractNumId w:val="47"/>
  </w:num>
  <w:num w:numId="26">
    <w:abstractNumId w:val="15"/>
  </w:num>
  <w:num w:numId="27">
    <w:abstractNumId w:val="33"/>
  </w:num>
  <w:num w:numId="28">
    <w:abstractNumId w:val="5"/>
  </w:num>
  <w:num w:numId="29">
    <w:abstractNumId w:val="30"/>
  </w:num>
  <w:num w:numId="30">
    <w:abstractNumId w:val="44"/>
  </w:num>
  <w:num w:numId="31">
    <w:abstractNumId w:val="29"/>
  </w:num>
  <w:num w:numId="32">
    <w:abstractNumId w:val="46"/>
  </w:num>
  <w:num w:numId="33">
    <w:abstractNumId w:val="8"/>
  </w:num>
  <w:num w:numId="34">
    <w:abstractNumId w:val="41"/>
  </w:num>
  <w:num w:numId="35">
    <w:abstractNumId w:val="20"/>
  </w:num>
  <w:num w:numId="36">
    <w:abstractNumId w:val="1"/>
  </w:num>
  <w:num w:numId="37">
    <w:abstractNumId w:val="32"/>
  </w:num>
  <w:num w:numId="38">
    <w:abstractNumId w:val="19"/>
  </w:num>
  <w:num w:numId="39">
    <w:abstractNumId w:val="16"/>
  </w:num>
  <w:num w:numId="40">
    <w:abstractNumId w:val="22"/>
  </w:num>
  <w:num w:numId="41">
    <w:abstractNumId w:val="52"/>
  </w:num>
  <w:num w:numId="42">
    <w:abstractNumId w:val="42"/>
  </w:num>
  <w:num w:numId="43">
    <w:abstractNumId w:val="36"/>
  </w:num>
  <w:num w:numId="44">
    <w:abstractNumId w:val="37"/>
  </w:num>
  <w:num w:numId="45">
    <w:abstractNumId w:val="7"/>
  </w:num>
  <w:num w:numId="46">
    <w:abstractNumId w:val="38"/>
  </w:num>
  <w:num w:numId="47">
    <w:abstractNumId w:val="6"/>
  </w:num>
  <w:num w:numId="48">
    <w:abstractNumId w:val="2"/>
  </w:num>
  <w:num w:numId="49">
    <w:abstractNumId w:val="56"/>
  </w:num>
  <w:num w:numId="50">
    <w:abstractNumId w:val="18"/>
  </w:num>
  <w:num w:numId="51">
    <w:abstractNumId w:val="39"/>
  </w:num>
  <w:num w:numId="52">
    <w:abstractNumId w:val="11"/>
  </w:num>
  <w:num w:numId="53">
    <w:abstractNumId w:val="48"/>
  </w:num>
  <w:num w:numId="54">
    <w:abstractNumId w:val="28"/>
  </w:num>
  <w:num w:numId="55">
    <w:abstractNumId w:val="17"/>
  </w:num>
  <w:num w:numId="56">
    <w:abstractNumId w:val="43"/>
  </w:num>
  <w:num w:numId="57">
    <w:abstractNumId w:val="34"/>
  </w:num>
  <w:num w:numId="58">
    <w:abstractNumId w:val="45"/>
  </w:num>
  <w:num w:numId="59">
    <w:abstractNumId w:val="3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8"/>
  <w:defaultTabStop w:val="720"/>
  <w:characterSpacingControl w:val="doNotCompress"/>
  <w:footnotePr>
    <w:footnote w:id="-1"/>
    <w:footnote w:id="0"/>
  </w:footnotePr>
  <w:endnotePr>
    <w:endnote w:id="-1"/>
    <w:endnote w:id="0"/>
  </w:endnotePr>
  <w:compat/>
  <w:rsids>
    <w:rsidRoot w:val="007119C7"/>
    <w:rsid w:val="00002676"/>
    <w:rsid w:val="00002751"/>
    <w:rsid w:val="0000634A"/>
    <w:rsid w:val="00007EF0"/>
    <w:rsid w:val="000112CA"/>
    <w:rsid w:val="00012448"/>
    <w:rsid w:val="00014353"/>
    <w:rsid w:val="000163F3"/>
    <w:rsid w:val="000219AE"/>
    <w:rsid w:val="000274EA"/>
    <w:rsid w:val="00030276"/>
    <w:rsid w:val="00032125"/>
    <w:rsid w:val="00033B35"/>
    <w:rsid w:val="0003487C"/>
    <w:rsid w:val="0003697A"/>
    <w:rsid w:val="000374F0"/>
    <w:rsid w:val="0004123E"/>
    <w:rsid w:val="000415FB"/>
    <w:rsid w:val="000430E5"/>
    <w:rsid w:val="000443F4"/>
    <w:rsid w:val="0004703D"/>
    <w:rsid w:val="000501A5"/>
    <w:rsid w:val="000517DE"/>
    <w:rsid w:val="00051831"/>
    <w:rsid w:val="00052F7A"/>
    <w:rsid w:val="0005350C"/>
    <w:rsid w:val="000636DE"/>
    <w:rsid w:val="00063BBF"/>
    <w:rsid w:val="0006434E"/>
    <w:rsid w:val="00064371"/>
    <w:rsid w:val="00065113"/>
    <w:rsid w:val="00065EB3"/>
    <w:rsid w:val="0006640C"/>
    <w:rsid w:val="00072371"/>
    <w:rsid w:val="00072ACF"/>
    <w:rsid w:val="0007531E"/>
    <w:rsid w:val="000765C0"/>
    <w:rsid w:val="00076F2F"/>
    <w:rsid w:val="00077AA8"/>
    <w:rsid w:val="00080B0B"/>
    <w:rsid w:val="00082BFE"/>
    <w:rsid w:val="00085F03"/>
    <w:rsid w:val="0008683D"/>
    <w:rsid w:val="000902CE"/>
    <w:rsid w:val="00090F04"/>
    <w:rsid w:val="00091BF1"/>
    <w:rsid w:val="000959B6"/>
    <w:rsid w:val="000A058B"/>
    <w:rsid w:val="000A4046"/>
    <w:rsid w:val="000A455D"/>
    <w:rsid w:val="000B1AEE"/>
    <w:rsid w:val="000C0FA4"/>
    <w:rsid w:val="000C298B"/>
    <w:rsid w:val="000C39BC"/>
    <w:rsid w:val="000D1422"/>
    <w:rsid w:val="000D2A87"/>
    <w:rsid w:val="000D31A4"/>
    <w:rsid w:val="000D4215"/>
    <w:rsid w:val="000D4430"/>
    <w:rsid w:val="000E05F5"/>
    <w:rsid w:val="000E0E45"/>
    <w:rsid w:val="000E1744"/>
    <w:rsid w:val="000E17CC"/>
    <w:rsid w:val="000E3067"/>
    <w:rsid w:val="000E68B3"/>
    <w:rsid w:val="000F172B"/>
    <w:rsid w:val="000F697B"/>
    <w:rsid w:val="000F6B5F"/>
    <w:rsid w:val="000F77FB"/>
    <w:rsid w:val="0010054E"/>
    <w:rsid w:val="001032A9"/>
    <w:rsid w:val="0011038A"/>
    <w:rsid w:val="001222AC"/>
    <w:rsid w:val="001274E0"/>
    <w:rsid w:val="00133941"/>
    <w:rsid w:val="001341EF"/>
    <w:rsid w:val="00135DFB"/>
    <w:rsid w:val="001369CA"/>
    <w:rsid w:val="001376F4"/>
    <w:rsid w:val="00137F5C"/>
    <w:rsid w:val="001407EE"/>
    <w:rsid w:val="00142355"/>
    <w:rsid w:val="00142A3F"/>
    <w:rsid w:val="00142CC6"/>
    <w:rsid w:val="001430E6"/>
    <w:rsid w:val="001433E5"/>
    <w:rsid w:val="001434F3"/>
    <w:rsid w:val="00146D23"/>
    <w:rsid w:val="00160D32"/>
    <w:rsid w:val="0016190E"/>
    <w:rsid w:val="00161B91"/>
    <w:rsid w:val="00165843"/>
    <w:rsid w:val="00167229"/>
    <w:rsid w:val="00172A41"/>
    <w:rsid w:val="00174B27"/>
    <w:rsid w:val="0018294A"/>
    <w:rsid w:val="00182E94"/>
    <w:rsid w:val="00184AC6"/>
    <w:rsid w:val="00184FF8"/>
    <w:rsid w:val="00186188"/>
    <w:rsid w:val="00191017"/>
    <w:rsid w:val="0019383E"/>
    <w:rsid w:val="00195D33"/>
    <w:rsid w:val="001A0E1A"/>
    <w:rsid w:val="001B01AF"/>
    <w:rsid w:val="001B2CFC"/>
    <w:rsid w:val="001B49BD"/>
    <w:rsid w:val="001B4AD9"/>
    <w:rsid w:val="001B5199"/>
    <w:rsid w:val="001B5B93"/>
    <w:rsid w:val="001B6009"/>
    <w:rsid w:val="001C142B"/>
    <w:rsid w:val="001C2DAC"/>
    <w:rsid w:val="001C2EEC"/>
    <w:rsid w:val="001C4DBA"/>
    <w:rsid w:val="001D2F53"/>
    <w:rsid w:val="001D5C20"/>
    <w:rsid w:val="001E2725"/>
    <w:rsid w:val="001E52A4"/>
    <w:rsid w:val="001F1445"/>
    <w:rsid w:val="001F1C03"/>
    <w:rsid w:val="002024CF"/>
    <w:rsid w:val="00214368"/>
    <w:rsid w:val="00215E96"/>
    <w:rsid w:val="00223626"/>
    <w:rsid w:val="002257D1"/>
    <w:rsid w:val="00226605"/>
    <w:rsid w:val="0023125E"/>
    <w:rsid w:val="002335B7"/>
    <w:rsid w:val="00234095"/>
    <w:rsid w:val="00234F1F"/>
    <w:rsid w:val="0024218F"/>
    <w:rsid w:val="00247835"/>
    <w:rsid w:val="002502C8"/>
    <w:rsid w:val="00253BD6"/>
    <w:rsid w:val="00254793"/>
    <w:rsid w:val="00261007"/>
    <w:rsid w:val="00263B6C"/>
    <w:rsid w:val="00265633"/>
    <w:rsid w:val="00272436"/>
    <w:rsid w:val="002743F1"/>
    <w:rsid w:val="00274A98"/>
    <w:rsid w:val="002758E6"/>
    <w:rsid w:val="00280C8F"/>
    <w:rsid w:val="0028192F"/>
    <w:rsid w:val="00283B7A"/>
    <w:rsid w:val="0028479F"/>
    <w:rsid w:val="0028716C"/>
    <w:rsid w:val="0028731A"/>
    <w:rsid w:val="00287E2F"/>
    <w:rsid w:val="002935DF"/>
    <w:rsid w:val="002961C8"/>
    <w:rsid w:val="00297E90"/>
    <w:rsid w:val="002A046C"/>
    <w:rsid w:val="002A1200"/>
    <w:rsid w:val="002A19DB"/>
    <w:rsid w:val="002A1E0F"/>
    <w:rsid w:val="002A2CA1"/>
    <w:rsid w:val="002A447D"/>
    <w:rsid w:val="002A4657"/>
    <w:rsid w:val="002A53B6"/>
    <w:rsid w:val="002B102C"/>
    <w:rsid w:val="002B1F64"/>
    <w:rsid w:val="002C0D79"/>
    <w:rsid w:val="002C6507"/>
    <w:rsid w:val="002C71B8"/>
    <w:rsid w:val="002C751D"/>
    <w:rsid w:val="002D0673"/>
    <w:rsid w:val="002D2352"/>
    <w:rsid w:val="002E075D"/>
    <w:rsid w:val="002E07A7"/>
    <w:rsid w:val="002E4394"/>
    <w:rsid w:val="002E7852"/>
    <w:rsid w:val="002F0658"/>
    <w:rsid w:val="002F0F72"/>
    <w:rsid w:val="002F436E"/>
    <w:rsid w:val="002F56C6"/>
    <w:rsid w:val="002F7AC7"/>
    <w:rsid w:val="00304611"/>
    <w:rsid w:val="003069FE"/>
    <w:rsid w:val="00315524"/>
    <w:rsid w:val="0032166B"/>
    <w:rsid w:val="00321DE0"/>
    <w:rsid w:val="00323071"/>
    <w:rsid w:val="00323F2D"/>
    <w:rsid w:val="00324DFD"/>
    <w:rsid w:val="00326953"/>
    <w:rsid w:val="00331D6A"/>
    <w:rsid w:val="0033607B"/>
    <w:rsid w:val="00343EE1"/>
    <w:rsid w:val="003542C5"/>
    <w:rsid w:val="0035606B"/>
    <w:rsid w:val="00364C61"/>
    <w:rsid w:val="00364F32"/>
    <w:rsid w:val="0036540C"/>
    <w:rsid w:val="003656E1"/>
    <w:rsid w:val="003667B6"/>
    <w:rsid w:val="00366BD2"/>
    <w:rsid w:val="00374143"/>
    <w:rsid w:val="00376967"/>
    <w:rsid w:val="00380577"/>
    <w:rsid w:val="00380737"/>
    <w:rsid w:val="003815EA"/>
    <w:rsid w:val="00382746"/>
    <w:rsid w:val="00382A42"/>
    <w:rsid w:val="00384EC9"/>
    <w:rsid w:val="00385D36"/>
    <w:rsid w:val="00387520"/>
    <w:rsid w:val="003922EC"/>
    <w:rsid w:val="0039456D"/>
    <w:rsid w:val="00394690"/>
    <w:rsid w:val="003956AE"/>
    <w:rsid w:val="00395FA7"/>
    <w:rsid w:val="00396C5B"/>
    <w:rsid w:val="00397CA5"/>
    <w:rsid w:val="003A2803"/>
    <w:rsid w:val="003A3888"/>
    <w:rsid w:val="003A4F61"/>
    <w:rsid w:val="003A6157"/>
    <w:rsid w:val="003A7773"/>
    <w:rsid w:val="003B1D96"/>
    <w:rsid w:val="003B2FF9"/>
    <w:rsid w:val="003B66D2"/>
    <w:rsid w:val="003C1A0C"/>
    <w:rsid w:val="003D1188"/>
    <w:rsid w:val="003D221E"/>
    <w:rsid w:val="003D22F6"/>
    <w:rsid w:val="003D62B5"/>
    <w:rsid w:val="003D718A"/>
    <w:rsid w:val="003D7A53"/>
    <w:rsid w:val="003D7F0F"/>
    <w:rsid w:val="003E147A"/>
    <w:rsid w:val="003E69F9"/>
    <w:rsid w:val="003E7E33"/>
    <w:rsid w:val="003F03AC"/>
    <w:rsid w:val="003F16B7"/>
    <w:rsid w:val="003F7C6A"/>
    <w:rsid w:val="0040279F"/>
    <w:rsid w:val="004028D9"/>
    <w:rsid w:val="00404502"/>
    <w:rsid w:val="00407358"/>
    <w:rsid w:val="00407F83"/>
    <w:rsid w:val="00410E53"/>
    <w:rsid w:val="004117C6"/>
    <w:rsid w:val="00412A12"/>
    <w:rsid w:val="0041454E"/>
    <w:rsid w:val="0041461D"/>
    <w:rsid w:val="00420257"/>
    <w:rsid w:val="0042362A"/>
    <w:rsid w:val="00425698"/>
    <w:rsid w:val="00431651"/>
    <w:rsid w:val="00432956"/>
    <w:rsid w:val="004373DC"/>
    <w:rsid w:val="00444EDE"/>
    <w:rsid w:val="00445150"/>
    <w:rsid w:val="00457D03"/>
    <w:rsid w:val="0046226D"/>
    <w:rsid w:val="004650B0"/>
    <w:rsid w:val="00466571"/>
    <w:rsid w:val="004676B8"/>
    <w:rsid w:val="0047005E"/>
    <w:rsid w:val="004711CD"/>
    <w:rsid w:val="00472208"/>
    <w:rsid w:val="00473BC4"/>
    <w:rsid w:val="00484BA7"/>
    <w:rsid w:val="00487444"/>
    <w:rsid w:val="00487C13"/>
    <w:rsid w:val="004900D2"/>
    <w:rsid w:val="00490BB9"/>
    <w:rsid w:val="00493E22"/>
    <w:rsid w:val="00495093"/>
    <w:rsid w:val="00496661"/>
    <w:rsid w:val="004A01B7"/>
    <w:rsid w:val="004A0BCF"/>
    <w:rsid w:val="004A3981"/>
    <w:rsid w:val="004A4F27"/>
    <w:rsid w:val="004B117D"/>
    <w:rsid w:val="004B1B99"/>
    <w:rsid w:val="004B7C45"/>
    <w:rsid w:val="004C0472"/>
    <w:rsid w:val="004C2EC9"/>
    <w:rsid w:val="004C41EB"/>
    <w:rsid w:val="004C6550"/>
    <w:rsid w:val="004C6A8A"/>
    <w:rsid w:val="004E1DAB"/>
    <w:rsid w:val="004E1E56"/>
    <w:rsid w:val="004E486D"/>
    <w:rsid w:val="004E5DC5"/>
    <w:rsid w:val="004F4439"/>
    <w:rsid w:val="004F4ACA"/>
    <w:rsid w:val="004F4ED0"/>
    <w:rsid w:val="004F4FFC"/>
    <w:rsid w:val="004F7DDA"/>
    <w:rsid w:val="005025B4"/>
    <w:rsid w:val="00504882"/>
    <w:rsid w:val="005060BB"/>
    <w:rsid w:val="00512C26"/>
    <w:rsid w:val="005139E5"/>
    <w:rsid w:val="00514B6A"/>
    <w:rsid w:val="00515499"/>
    <w:rsid w:val="00517967"/>
    <w:rsid w:val="00521559"/>
    <w:rsid w:val="00521D5C"/>
    <w:rsid w:val="0052348B"/>
    <w:rsid w:val="00524C6C"/>
    <w:rsid w:val="0052573D"/>
    <w:rsid w:val="00526324"/>
    <w:rsid w:val="00530DB3"/>
    <w:rsid w:val="005311E1"/>
    <w:rsid w:val="00532568"/>
    <w:rsid w:val="005330E5"/>
    <w:rsid w:val="0053597A"/>
    <w:rsid w:val="00537900"/>
    <w:rsid w:val="005401D6"/>
    <w:rsid w:val="00545CF9"/>
    <w:rsid w:val="005549FA"/>
    <w:rsid w:val="0055598B"/>
    <w:rsid w:val="00556595"/>
    <w:rsid w:val="00556FA2"/>
    <w:rsid w:val="005610CD"/>
    <w:rsid w:val="00573841"/>
    <w:rsid w:val="00580239"/>
    <w:rsid w:val="00583993"/>
    <w:rsid w:val="00585429"/>
    <w:rsid w:val="005915B3"/>
    <w:rsid w:val="00591CA9"/>
    <w:rsid w:val="005921A7"/>
    <w:rsid w:val="00596C9C"/>
    <w:rsid w:val="00597502"/>
    <w:rsid w:val="005A3D8F"/>
    <w:rsid w:val="005A40F3"/>
    <w:rsid w:val="005A459F"/>
    <w:rsid w:val="005A52A3"/>
    <w:rsid w:val="005A597A"/>
    <w:rsid w:val="005A5F36"/>
    <w:rsid w:val="005B0142"/>
    <w:rsid w:val="005B4329"/>
    <w:rsid w:val="005C0534"/>
    <w:rsid w:val="005C089F"/>
    <w:rsid w:val="005C2E41"/>
    <w:rsid w:val="005C64F9"/>
    <w:rsid w:val="005C7052"/>
    <w:rsid w:val="005D01F5"/>
    <w:rsid w:val="005D07D8"/>
    <w:rsid w:val="005D44BB"/>
    <w:rsid w:val="005D4B3B"/>
    <w:rsid w:val="005D610B"/>
    <w:rsid w:val="005F1AA4"/>
    <w:rsid w:val="005F4899"/>
    <w:rsid w:val="0060382D"/>
    <w:rsid w:val="00604A9A"/>
    <w:rsid w:val="00605E7D"/>
    <w:rsid w:val="0061010C"/>
    <w:rsid w:val="00613FCC"/>
    <w:rsid w:val="00617290"/>
    <w:rsid w:val="0062038D"/>
    <w:rsid w:val="006211D9"/>
    <w:rsid w:val="0062193C"/>
    <w:rsid w:val="00622175"/>
    <w:rsid w:val="0062482B"/>
    <w:rsid w:val="00624B4A"/>
    <w:rsid w:val="00625122"/>
    <w:rsid w:val="00626FC8"/>
    <w:rsid w:val="00634DE6"/>
    <w:rsid w:val="00635F70"/>
    <w:rsid w:val="00642F78"/>
    <w:rsid w:val="00643549"/>
    <w:rsid w:val="00643CE2"/>
    <w:rsid w:val="006467F0"/>
    <w:rsid w:val="00647CA5"/>
    <w:rsid w:val="0065560A"/>
    <w:rsid w:val="00656883"/>
    <w:rsid w:val="00656923"/>
    <w:rsid w:val="006575A2"/>
    <w:rsid w:val="00662356"/>
    <w:rsid w:val="0066668B"/>
    <w:rsid w:val="00666FE1"/>
    <w:rsid w:val="0067202B"/>
    <w:rsid w:val="006731EF"/>
    <w:rsid w:val="00673F48"/>
    <w:rsid w:val="00673FDF"/>
    <w:rsid w:val="006749A0"/>
    <w:rsid w:val="006767A2"/>
    <w:rsid w:val="0068454F"/>
    <w:rsid w:val="006942A4"/>
    <w:rsid w:val="00696C88"/>
    <w:rsid w:val="006A0664"/>
    <w:rsid w:val="006A0C87"/>
    <w:rsid w:val="006A244E"/>
    <w:rsid w:val="006A74C9"/>
    <w:rsid w:val="006B0F0B"/>
    <w:rsid w:val="006B0F43"/>
    <w:rsid w:val="006B2F54"/>
    <w:rsid w:val="006B3FEA"/>
    <w:rsid w:val="006B7662"/>
    <w:rsid w:val="006C1B48"/>
    <w:rsid w:val="006C1EE4"/>
    <w:rsid w:val="006C2A2B"/>
    <w:rsid w:val="006C6B78"/>
    <w:rsid w:val="006D3125"/>
    <w:rsid w:val="006D4293"/>
    <w:rsid w:val="006D44DE"/>
    <w:rsid w:val="006D460A"/>
    <w:rsid w:val="006D4641"/>
    <w:rsid w:val="006D5CB5"/>
    <w:rsid w:val="006D616F"/>
    <w:rsid w:val="006E05A7"/>
    <w:rsid w:val="006E12F9"/>
    <w:rsid w:val="006E4F66"/>
    <w:rsid w:val="006F2C5E"/>
    <w:rsid w:val="006F5848"/>
    <w:rsid w:val="006F6A34"/>
    <w:rsid w:val="00702319"/>
    <w:rsid w:val="007065C3"/>
    <w:rsid w:val="00706A84"/>
    <w:rsid w:val="007119C7"/>
    <w:rsid w:val="00715CE6"/>
    <w:rsid w:val="00715E9B"/>
    <w:rsid w:val="007179F8"/>
    <w:rsid w:val="00722B99"/>
    <w:rsid w:val="00725B3E"/>
    <w:rsid w:val="00727219"/>
    <w:rsid w:val="00731CFC"/>
    <w:rsid w:val="00731DE7"/>
    <w:rsid w:val="00732338"/>
    <w:rsid w:val="00734727"/>
    <w:rsid w:val="00735967"/>
    <w:rsid w:val="00737B95"/>
    <w:rsid w:val="00742979"/>
    <w:rsid w:val="00753E0F"/>
    <w:rsid w:val="00753FED"/>
    <w:rsid w:val="00762D73"/>
    <w:rsid w:val="00764789"/>
    <w:rsid w:val="00765CE1"/>
    <w:rsid w:val="00770953"/>
    <w:rsid w:val="0077383A"/>
    <w:rsid w:val="00774314"/>
    <w:rsid w:val="007745A6"/>
    <w:rsid w:val="0077577D"/>
    <w:rsid w:val="00783BE6"/>
    <w:rsid w:val="00784A8E"/>
    <w:rsid w:val="0078585C"/>
    <w:rsid w:val="00787D5F"/>
    <w:rsid w:val="00790303"/>
    <w:rsid w:val="00790618"/>
    <w:rsid w:val="00792AFC"/>
    <w:rsid w:val="00792FD9"/>
    <w:rsid w:val="00795992"/>
    <w:rsid w:val="007A3A97"/>
    <w:rsid w:val="007A4EBD"/>
    <w:rsid w:val="007A510E"/>
    <w:rsid w:val="007A6681"/>
    <w:rsid w:val="007A6DD0"/>
    <w:rsid w:val="007A7118"/>
    <w:rsid w:val="007A77F7"/>
    <w:rsid w:val="007B12D8"/>
    <w:rsid w:val="007C084D"/>
    <w:rsid w:val="007C4EF7"/>
    <w:rsid w:val="007C563E"/>
    <w:rsid w:val="007C6860"/>
    <w:rsid w:val="007C748E"/>
    <w:rsid w:val="007D2A93"/>
    <w:rsid w:val="007D4F69"/>
    <w:rsid w:val="007D5799"/>
    <w:rsid w:val="007D59E5"/>
    <w:rsid w:val="007D6EC4"/>
    <w:rsid w:val="007D71CB"/>
    <w:rsid w:val="007E3C66"/>
    <w:rsid w:val="007E41E1"/>
    <w:rsid w:val="007E7FD4"/>
    <w:rsid w:val="007F1838"/>
    <w:rsid w:val="007F43F7"/>
    <w:rsid w:val="007F629A"/>
    <w:rsid w:val="007F74FA"/>
    <w:rsid w:val="0080167A"/>
    <w:rsid w:val="0080375C"/>
    <w:rsid w:val="00804EC8"/>
    <w:rsid w:val="00805DD4"/>
    <w:rsid w:val="00811729"/>
    <w:rsid w:val="008131CB"/>
    <w:rsid w:val="0081411F"/>
    <w:rsid w:val="00816EF1"/>
    <w:rsid w:val="00822409"/>
    <w:rsid w:val="008261D1"/>
    <w:rsid w:val="00827403"/>
    <w:rsid w:val="00827EFE"/>
    <w:rsid w:val="00831EFA"/>
    <w:rsid w:val="00841CB4"/>
    <w:rsid w:val="008440E7"/>
    <w:rsid w:val="00851E6C"/>
    <w:rsid w:val="008531DF"/>
    <w:rsid w:val="008546D9"/>
    <w:rsid w:val="008662CE"/>
    <w:rsid w:val="008726C1"/>
    <w:rsid w:val="008750BC"/>
    <w:rsid w:val="00876425"/>
    <w:rsid w:val="00880231"/>
    <w:rsid w:val="00881FAF"/>
    <w:rsid w:val="00883E19"/>
    <w:rsid w:val="008857B4"/>
    <w:rsid w:val="008901F3"/>
    <w:rsid w:val="0089110C"/>
    <w:rsid w:val="008928D5"/>
    <w:rsid w:val="00893324"/>
    <w:rsid w:val="00896913"/>
    <w:rsid w:val="00897AEF"/>
    <w:rsid w:val="008A675B"/>
    <w:rsid w:val="008B24BF"/>
    <w:rsid w:val="008C03AD"/>
    <w:rsid w:val="008C2416"/>
    <w:rsid w:val="008C28B6"/>
    <w:rsid w:val="008C5843"/>
    <w:rsid w:val="008D32DA"/>
    <w:rsid w:val="008D3EB5"/>
    <w:rsid w:val="008D529E"/>
    <w:rsid w:val="008D6C09"/>
    <w:rsid w:val="008D7B76"/>
    <w:rsid w:val="008D7C4F"/>
    <w:rsid w:val="008E0980"/>
    <w:rsid w:val="008E1189"/>
    <w:rsid w:val="008E1C56"/>
    <w:rsid w:val="008E5DB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5ED6"/>
    <w:rsid w:val="00946D76"/>
    <w:rsid w:val="0095756A"/>
    <w:rsid w:val="00957C70"/>
    <w:rsid w:val="00961495"/>
    <w:rsid w:val="00964B61"/>
    <w:rsid w:val="009652B2"/>
    <w:rsid w:val="009662E8"/>
    <w:rsid w:val="009677D8"/>
    <w:rsid w:val="00970B8C"/>
    <w:rsid w:val="00970C55"/>
    <w:rsid w:val="00972B54"/>
    <w:rsid w:val="00975607"/>
    <w:rsid w:val="00976A08"/>
    <w:rsid w:val="00981642"/>
    <w:rsid w:val="00984E14"/>
    <w:rsid w:val="00993E0C"/>
    <w:rsid w:val="00995B9B"/>
    <w:rsid w:val="00996F0E"/>
    <w:rsid w:val="009A2126"/>
    <w:rsid w:val="009A2618"/>
    <w:rsid w:val="009A79DA"/>
    <w:rsid w:val="009A7AFC"/>
    <w:rsid w:val="009A7B8B"/>
    <w:rsid w:val="009B12C6"/>
    <w:rsid w:val="009B2DD2"/>
    <w:rsid w:val="009B2F2D"/>
    <w:rsid w:val="009B4D94"/>
    <w:rsid w:val="009B6526"/>
    <w:rsid w:val="009C76D7"/>
    <w:rsid w:val="009C7A80"/>
    <w:rsid w:val="009D4D91"/>
    <w:rsid w:val="009E766F"/>
    <w:rsid w:val="009F3A65"/>
    <w:rsid w:val="009F7F59"/>
    <w:rsid w:val="009F7FDC"/>
    <w:rsid w:val="00A0119E"/>
    <w:rsid w:val="00A13939"/>
    <w:rsid w:val="00A33028"/>
    <w:rsid w:val="00A3484D"/>
    <w:rsid w:val="00A363F9"/>
    <w:rsid w:val="00A36DD3"/>
    <w:rsid w:val="00A37BCD"/>
    <w:rsid w:val="00A42AB4"/>
    <w:rsid w:val="00A42D6A"/>
    <w:rsid w:val="00A47765"/>
    <w:rsid w:val="00A5270A"/>
    <w:rsid w:val="00A539B6"/>
    <w:rsid w:val="00A55FB8"/>
    <w:rsid w:val="00A62405"/>
    <w:rsid w:val="00A63C46"/>
    <w:rsid w:val="00A66E93"/>
    <w:rsid w:val="00A712F9"/>
    <w:rsid w:val="00A71321"/>
    <w:rsid w:val="00A743D5"/>
    <w:rsid w:val="00A747AA"/>
    <w:rsid w:val="00A77100"/>
    <w:rsid w:val="00A80576"/>
    <w:rsid w:val="00A82C47"/>
    <w:rsid w:val="00A830EA"/>
    <w:rsid w:val="00A86747"/>
    <w:rsid w:val="00A93F11"/>
    <w:rsid w:val="00A960AB"/>
    <w:rsid w:val="00AA0C38"/>
    <w:rsid w:val="00AA1A96"/>
    <w:rsid w:val="00AA3EFF"/>
    <w:rsid w:val="00AA45F9"/>
    <w:rsid w:val="00AA4629"/>
    <w:rsid w:val="00AA4F2A"/>
    <w:rsid w:val="00AB1E70"/>
    <w:rsid w:val="00AB3C45"/>
    <w:rsid w:val="00AB40E3"/>
    <w:rsid w:val="00AB6774"/>
    <w:rsid w:val="00AB6BE2"/>
    <w:rsid w:val="00AB7110"/>
    <w:rsid w:val="00AC5071"/>
    <w:rsid w:val="00AC5269"/>
    <w:rsid w:val="00AC5E1A"/>
    <w:rsid w:val="00AC7D45"/>
    <w:rsid w:val="00AD09BC"/>
    <w:rsid w:val="00AD3532"/>
    <w:rsid w:val="00AD53C4"/>
    <w:rsid w:val="00AE178E"/>
    <w:rsid w:val="00AE3275"/>
    <w:rsid w:val="00AE3A33"/>
    <w:rsid w:val="00AE464B"/>
    <w:rsid w:val="00AE4A87"/>
    <w:rsid w:val="00AE5B16"/>
    <w:rsid w:val="00AF39AF"/>
    <w:rsid w:val="00AF4A0A"/>
    <w:rsid w:val="00AF4AD8"/>
    <w:rsid w:val="00AF61DE"/>
    <w:rsid w:val="00AF6F65"/>
    <w:rsid w:val="00AF74BC"/>
    <w:rsid w:val="00B035C0"/>
    <w:rsid w:val="00B04EC0"/>
    <w:rsid w:val="00B05142"/>
    <w:rsid w:val="00B11B45"/>
    <w:rsid w:val="00B1234A"/>
    <w:rsid w:val="00B16B9E"/>
    <w:rsid w:val="00B21B1F"/>
    <w:rsid w:val="00B26613"/>
    <w:rsid w:val="00B30EDC"/>
    <w:rsid w:val="00B32F53"/>
    <w:rsid w:val="00B34253"/>
    <w:rsid w:val="00B34FBE"/>
    <w:rsid w:val="00B351B2"/>
    <w:rsid w:val="00B35691"/>
    <w:rsid w:val="00B35975"/>
    <w:rsid w:val="00B35A0E"/>
    <w:rsid w:val="00B41B4F"/>
    <w:rsid w:val="00B562B0"/>
    <w:rsid w:val="00B570A4"/>
    <w:rsid w:val="00B57DD6"/>
    <w:rsid w:val="00B63297"/>
    <w:rsid w:val="00B6577D"/>
    <w:rsid w:val="00B67BE1"/>
    <w:rsid w:val="00B67CBC"/>
    <w:rsid w:val="00B71A70"/>
    <w:rsid w:val="00B75A4B"/>
    <w:rsid w:val="00B76F3B"/>
    <w:rsid w:val="00B879B3"/>
    <w:rsid w:val="00B90E73"/>
    <w:rsid w:val="00B95CFE"/>
    <w:rsid w:val="00BA10A1"/>
    <w:rsid w:val="00BA3243"/>
    <w:rsid w:val="00BB18B0"/>
    <w:rsid w:val="00BB4D01"/>
    <w:rsid w:val="00BC22C9"/>
    <w:rsid w:val="00BC3EA5"/>
    <w:rsid w:val="00BD1F54"/>
    <w:rsid w:val="00BD2C4F"/>
    <w:rsid w:val="00BD4C9E"/>
    <w:rsid w:val="00BD6615"/>
    <w:rsid w:val="00BD73C0"/>
    <w:rsid w:val="00BE0F5C"/>
    <w:rsid w:val="00BE1065"/>
    <w:rsid w:val="00BE1205"/>
    <w:rsid w:val="00BE201F"/>
    <w:rsid w:val="00BE363E"/>
    <w:rsid w:val="00BE7C7F"/>
    <w:rsid w:val="00BE7EA1"/>
    <w:rsid w:val="00BF584D"/>
    <w:rsid w:val="00BF7B4B"/>
    <w:rsid w:val="00BF7FD9"/>
    <w:rsid w:val="00C019F6"/>
    <w:rsid w:val="00C03B7A"/>
    <w:rsid w:val="00C04425"/>
    <w:rsid w:val="00C05D4C"/>
    <w:rsid w:val="00C064DB"/>
    <w:rsid w:val="00C276DA"/>
    <w:rsid w:val="00C317CB"/>
    <w:rsid w:val="00C31B18"/>
    <w:rsid w:val="00C336D4"/>
    <w:rsid w:val="00C34BE7"/>
    <w:rsid w:val="00C366D2"/>
    <w:rsid w:val="00C402C8"/>
    <w:rsid w:val="00C41AE0"/>
    <w:rsid w:val="00C4289A"/>
    <w:rsid w:val="00C42BF8"/>
    <w:rsid w:val="00C44556"/>
    <w:rsid w:val="00C44856"/>
    <w:rsid w:val="00C45144"/>
    <w:rsid w:val="00C47C1C"/>
    <w:rsid w:val="00C50AE9"/>
    <w:rsid w:val="00C51876"/>
    <w:rsid w:val="00C62163"/>
    <w:rsid w:val="00C64028"/>
    <w:rsid w:val="00C70C90"/>
    <w:rsid w:val="00C83330"/>
    <w:rsid w:val="00C84B40"/>
    <w:rsid w:val="00C85EA6"/>
    <w:rsid w:val="00C873D5"/>
    <w:rsid w:val="00C900E0"/>
    <w:rsid w:val="00C92676"/>
    <w:rsid w:val="00C945BF"/>
    <w:rsid w:val="00C9596A"/>
    <w:rsid w:val="00CA059D"/>
    <w:rsid w:val="00CA3E04"/>
    <w:rsid w:val="00CA5349"/>
    <w:rsid w:val="00CA6A9B"/>
    <w:rsid w:val="00CB013D"/>
    <w:rsid w:val="00CB1902"/>
    <w:rsid w:val="00CB3890"/>
    <w:rsid w:val="00CB47D9"/>
    <w:rsid w:val="00CB6174"/>
    <w:rsid w:val="00CC7058"/>
    <w:rsid w:val="00CD3A7F"/>
    <w:rsid w:val="00CD601C"/>
    <w:rsid w:val="00CE2694"/>
    <w:rsid w:val="00CE2735"/>
    <w:rsid w:val="00CE5F68"/>
    <w:rsid w:val="00CE6CC3"/>
    <w:rsid w:val="00CE7B0A"/>
    <w:rsid w:val="00CF3916"/>
    <w:rsid w:val="00CF66C1"/>
    <w:rsid w:val="00CF678B"/>
    <w:rsid w:val="00D002F2"/>
    <w:rsid w:val="00D0057C"/>
    <w:rsid w:val="00D00C0B"/>
    <w:rsid w:val="00D0423C"/>
    <w:rsid w:val="00D1172F"/>
    <w:rsid w:val="00D2241A"/>
    <w:rsid w:val="00D234E4"/>
    <w:rsid w:val="00D2617A"/>
    <w:rsid w:val="00D26559"/>
    <w:rsid w:val="00D26FB3"/>
    <w:rsid w:val="00D303EC"/>
    <w:rsid w:val="00D33353"/>
    <w:rsid w:val="00D35FA1"/>
    <w:rsid w:val="00D374A8"/>
    <w:rsid w:val="00D472DA"/>
    <w:rsid w:val="00D521B3"/>
    <w:rsid w:val="00D5555F"/>
    <w:rsid w:val="00D564C6"/>
    <w:rsid w:val="00D60708"/>
    <w:rsid w:val="00D63266"/>
    <w:rsid w:val="00D64D43"/>
    <w:rsid w:val="00D650A4"/>
    <w:rsid w:val="00D65105"/>
    <w:rsid w:val="00D66CC2"/>
    <w:rsid w:val="00D72181"/>
    <w:rsid w:val="00D722B9"/>
    <w:rsid w:val="00D75A48"/>
    <w:rsid w:val="00D76617"/>
    <w:rsid w:val="00D81A42"/>
    <w:rsid w:val="00D83F41"/>
    <w:rsid w:val="00D8480C"/>
    <w:rsid w:val="00D901F5"/>
    <w:rsid w:val="00D90248"/>
    <w:rsid w:val="00D930EA"/>
    <w:rsid w:val="00D93F01"/>
    <w:rsid w:val="00D96002"/>
    <w:rsid w:val="00D960A5"/>
    <w:rsid w:val="00D9681E"/>
    <w:rsid w:val="00DA381B"/>
    <w:rsid w:val="00DB0537"/>
    <w:rsid w:val="00DB2949"/>
    <w:rsid w:val="00DB2FBE"/>
    <w:rsid w:val="00DD46C0"/>
    <w:rsid w:val="00DE1211"/>
    <w:rsid w:val="00DE2D8B"/>
    <w:rsid w:val="00DE332F"/>
    <w:rsid w:val="00DE68C5"/>
    <w:rsid w:val="00DE6C77"/>
    <w:rsid w:val="00DF019C"/>
    <w:rsid w:val="00DF102D"/>
    <w:rsid w:val="00DF15E1"/>
    <w:rsid w:val="00DF1C45"/>
    <w:rsid w:val="00DF3AA9"/>
    <w:rsid w:val="00DF6178"/>
    <w:rsid w:val="00DF75D2"/>
    <w:rsid w:val="00E03766"/>
    <w:rsid w:val="00E048C1"/>
    <w:rsid w:val="00E04AA7"/>
    <w:rsid w:val="00E07540"/>
    <w:rsid w:val="00E203F1"/>
    <w:rsid w:val="00E21005"/>
    <w:rsid w:val="00E262A9"/>
    <w:rsid w:val="00E342FC"/>
    <w:rsid w:val="00E36F99"/>
    <w:rsid w:val="00E4162F"/>
    <w:rsid w:val="00E41BB2"/>
    <w:rsid w:val="00E41E36"/>
    <w:rsid w:val="00E46630"/>
    <w:rsid w:val="00E46ACD"/>
    <w:rsid w:val="00E5243F"/>
    <w:rsid w:val="00E54D17"/>
    <w:rsid w:val="00E55D9A"/>
    <w:rsid w:val="00E56354"/>
    <w:rsid w:val="00E611A9"/>
    <w:rsid w:val="00E616CE"/>
    <w:rsid w:val="00E6173B"/>
    <w:rsid w:val="00E71940"/>
    <w:rsid w:val="00E736B0"/>
    <w:rsid w:val="00E74EDE"/>
    <w:rsid w:val="00E817A0"/>
    <w:rsid w:val="00E81FEE"/>
    <w:rsid w:val="00E82CAF"/>
    <w:rsid w:val="00E86405"/>
    <w:rsid w:val="00E86DC4"/>
    <w:rsid w:val="00E90041"/>
    <w:rsid w:val="00E904FF"/>
    <w:rsid w:val="00E92311"/>
    <w:rsid w:val="00E93BA9"/>
    <w:rsid w:val="00E9497D"/>
    <w:rsid w:val="00E94C0A"/>
    <w:rsid w:val="00E95D2F"/>
    <w:rsid w:val="00EA0555"/>
    <w:rsid w:val="00EA186D"/>
    <w:rsid w:val="00EA47FD"/>
    <w:rsid w:val="00EA7929"/>
    <w:rsid w:val="00EB7269"/>
    <w:rsid w:val="00EC051D"/>
    <w:rsid w:val="00EC12AD"/>
    <w:rsid w:val="00EC4CD8"/>
    <w:rsid w:val="00ED2A62"/>
    <w:rsid w:val="00ED56C0"/>
    <w:rsid w:val="00ED7F48"/>
    <w:rsid w:val="00EE2DC9"/>
    <w:rsid w:val="00EF092B"/>
    <w:rsid w:val="00EF1A6B"/>
    <w:rsid w:val="00F001FE"/>
    <w:rsid w:val="00F008E7"/>
    <w:rsid w:val="00F00A03"/>
    <w:rsid w:val="00F02117"/>
    <w:rsid w:val="00F04AE3"/>
    <w:rsid w:val="00F10733"/>
    <w:rsid w:val="00F13581"/>
    <w:rsid w:val="00F15839"/>
    <w:rsid w:val="00F16E21"/>
    <w:rsid w:val="00F22470"/>
    <w:rsid w:val="00F23048"/>
    <w:rsid w:val="00F2317D"/>
    <w:rsid w:val="00F24BE6"/>
    <w:rsid w:val="00F32D7F"/>
    <w:rsid w:val="00F332EA"/>
    <w:rsid w:val="00F35081"/>
    <w:rsid w:val="00F36652"/>
    <w:rsid w:val="00F47237"/>
    <w:rsid w:val="00F5291B"/>
    <w:rsid w:val="00F544B8"/>
    <w:rsid w:val="00F54662"/>
    <w:rsid w:val="00F57D1D"/>
    <w:rsid w:val="00F62E10"/>
    <w:rsid w:val="00F637C5"/>
    <w:rsid w:val="00F670D2"/>
    <w:rsid w:val="00F674B9"/>
    <w:rsid w:val="00F67C63"/>
    <w:rsid w:val="00F67EE9"/>
    <w:rsid w:val="00F720A1"/>
    <w:rsid w:val="00F7323C"/>
    <w:rsid w:val="00F74A49"/>
    <w:rsid w:val="00F75027"/>
    <w:rsid w:val="00F77FBF"/>
    <w:rsid w:val="00F80B87"/>
    <w:rsid w:val="00F81860"/>
    <w:rsid w:val="00F860E5"/>
    <w:rsid w:val="00F86B61"/>
    <w:rsid w:val="00FA1837"/>
    <w:rsid w:val="00FA2BAB"/>
    <w:rsid w:val="00FA3C21"/>
    <w:rsid w:val="00FA4DA9"/>
    <w:rsid w:val="00FB4310"/>
    <w:rsid w:val="00FC486E"/>
    <w:rsid w:val="00FC4B07"/>
    <w:rsid w:val="00FC52A5"/>
    <w:rsid w:val="00FD4EC2"/>
    <w:rsid w:val="00FE10DE"/>
    <w:rsid w:val="00FE1355"/>
    <w:rsid w:val="00FE19FF"/>
    <w:rsid w:val="00FE3E97"/>
    <w:rsid w:val="00FF126B"/>
    <w:rsid w:val="00FF61AC"/>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6146"/>
    <o:shapelayout v:ext="edit">
      <o:idmap v:ext="edit" data="1"/>
      <o:rules v:ext="edit">
        <o:r id="V:Rule90" type="connector" idref="#AutoShape 1269"/>
        <o:r id="V:Rule91" type="connector" idref="#AutoShape 1317"/>
        <o:r id="V:Rule93" type="connector" idref="#AutoShape 1316"/>
        <o:r id="V:Rule95" type="connector" idref="#AutoShape 1315"/>
        <o:r id="V:Rule96" type="connector" idref="#AutoShape 1319"/>
        <o:r id="V:Rule113" type="connector" idref="#AutoShape 1197"/>
        <o:r id="V:Rule116" type="connector" idref="#AutoShape 1318"/>
        <o:r id="V:Rule123" type="connector" idref="#AutoShape 1313"/>
        <o:r id="V:Rule129" type="connector" idref="#AutoShape 1194"/>
        <o:r id="V:Rule137" type="connector" idref="#AutoShape 1203"/>
        <o:r id="V:Rule143" type="connector" idref="#AutoShape 1266"/>
        <o:r id="V:Rule159" type="connector" idref="#AutoShape 11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uiPriority w:val="34"/>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120" w:after="0"/>
      <w:ind w:left="220"/>
    </w:pPr>
    <w:rPr>
      <w:rFonts w:asciiTheme="minorHAnsi" w:hAnsiTheme="minorHAnsi" w:cstheme="minorHAnsi"/>
      <w:i/>
      <w:iCs/>
      <w:sz w:val="20"/>
      <w:szCs w:val="20"/>
    </w:rPr>
  </w:style>
  <w:style w:type="paragraph" w:styleId="TOC1">
    <w:name w:val="toc 1"/>
    <w:basedOn w:val="Normal"/>
    <w:next w:val="Normal"/>
    <w:autoRedefine/>
    <w:uiPriority w:val="39"/>
    <w:rsid w:val="00F7323C"/>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rsid w:val="00F7323C"/>
    <w:pPr>
      <w:spacing w:after="0"/>
      <w:ind w:left="440"/>
    </w:pPr>
    <w:rPr>
      <w:rFonts w:asciiTheme="minorHAnsi" w:hAnsiTheme="minorHAnsi" w:cstheme="minorHAns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1">
    <w:name w:val="Light Shading - Accent 21"/>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1">
    <w:name w:val="Medium Grid 2 - Accent 31"/>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1">
    <w:name w:val="Medium Grid 2 - Accent 51"/>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660"/>
    </w:pPr>
    <w:rPr>
      <w:rFonts w:asciiTheme="minorHAnsi" w:hAnsiTheme="minorHAnsi" w:cstheme="minorHAnsi"/>
      <w:sz w:val="20"/>
      <w:szCs w:val="20"/>
    </w:rPr>
  </w:style>
  <w:style w:type="paragraph" w:styleId="TOC5">
    <w:name w:val="toc 5"/>
    <w:basedOn w:val="Normal"/>
    <w:next w:val="Normal"/>
    <w:autoRedefine/>
    <w:uiPriority w:val="39"/>
    <w:rsid w:val="007A6681"/>
    <w:pPr>
      <w:spacing w:after="0"/>
      <w:ind w:left="880"/>
    </w:pPr>
    <w:rPr>
      <w:rFonts w:asciiTheme="minorHAnsi" w:hAnsiTheme="minorHAnsi" w:cstheme="minorHAnsi"/>
      <w:sz w:val="20"/>
      <w:szCs w:val="20"/>
    </w:rPr>
  </w:style>
  <w:style w:type="paragraph" w:styleId="TOC6">
    <w:name w:val="toc 6"/>
    <w:basedOn w:val="Normal"/>
    <w:next w:val="Normal"/>
    <w:autoRedefine/>
    <w:uiPriority w:val="39"/>
    <w:rsid w:val="007A6681"/>
    <w:pPr>
      <w:spacing w:after="0"/>
      <w:ind w:left="1100"/>
    </w:pPr>
    <w:rPr>
      <w:rFonts w:asciiTheme="minorHAnsi" w:hAnsiTheme="minorHAnsi" w:cstheme="minorHAnsi"/>
      <w:sz w:val="20"/>
      <w:szCs w:val="20"/>
    </w:rPr>
  </w:style>
  <w:style w:type="paragraph" w:styleId="TOC7">
    <w:name w:val="toc 7"/>
    <w:basedOn w:val="Normal"/>
    <w:next w:val="Normal"/>
    <w:autoRedefine/>
    <w:uiPriority w:val="39"/>
    <w:rsid w:val="007A6681"/>
    <w:pPr>
      <w:spacing w:after="0"/>
      <w:ind w:left="1320"/>
    </w:pPr>
    <w:rPr>
      <w:rFonts w:asciiTheme="minorHAnsi" w:hAnsiTheme="minorHAnsi" w:cstheme="minorHAnsi"/>
      <w:sz w:val="20"/>
      <w:szCs w:val="20"/>
    </w:rPr>
  </w:style>
  <w:style w:type="paragraph" w:styleId="TOC8">
    <w:name w:val="toc 8"/>
    <w:basedOn w:val="Normal"/>
    <w:next w:val="Normal"/>
    <w:autoRedefine/>
    <w:uiPriority w:val="39"/>
    <w:rsid w:val="007A6681"/>
    <w:pPr>
      <w:spacing w:after="0"/>
      <w:ind w:left="1540"/>
    </w:pPr>
    <w:rPr>
      <w:rFonts w:asciiTheme="minorHAnsi" w:hAnsiTheme="minorHAnsi" w:cstheme="minorHAnsi"/>
      <w:sz w:val="20"/>
      <w:szCs w:val="20"/>
    </w:rPr>
  </w:style>
  <w:style w:type="paragraph" w:styleId="TOC9">
    <w:name w:val="toc 9"/>
    <w:basedOn w:val="Normal"/>
    <w:next w:val="Normal"/>
    <w:autoRedefine/>
    <w:uiPriority w:val="39"/>
    <w:rsid w:val="007A6681"/>
    <w:pPr>
      <w:spacing w:after="0"/>
      <w:ind w:left="1760"/>
    </w:pPr>
    <w:rPr>
      <w:rFonts w:asciiTheme="minorHAnsi" w:hAnsiTheme="minorHAnsi" w:cstheme="minorHAns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www.adobe.com/products/server/workflowserver/" TargetMode="External"/><Relationship Id="rId50" Type="http://schemas.openxmlformats.org/officeDocument/2006/relationships/hyperlink" Target="http://www.bea.com/framework.jsp?CNT=index.htm&amp;FP=/content/products/aqualogic/&amp;WT.ac=topnav_products_aqualogic" TargetMode="External"/><Relationship Id="rId55" Type="http://schemas.openxmlformats.org/officeDocument/2006/relationships/hyperlink" Target="http://sourceforge.net/projects/obe/" TargetMode="External"/><Relationship Id="rId63" Type="http://schemas.openxmlformats.org/officeDocument/2006/relationships/hyperlink" Target="http://www.unisys.com/index.ht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www.global360.com/products/bos/" TargetMode="External"/><Relationship Id="rId58" Type="http://schemas.openxmlformats.org/officeDocument/2006/relationships/hyperlink" Target="http://www.qualiware.com" TargetMode="External"/><Relationship Id="rId66" Type="http://schemas.openxmlformats.org/officeDocument/2006/relationships/hyperlink" Target="http://www.zyniu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boc-eu.com/index.jsp" TargetMode="External"/><Relationship Id="rId57" Type="http://schemas.openxmlformats.org/officeDocument/2006/relationships/hyperlink" Target="http://en.pbpolsoft.com.pl/rozwiazania/produkty/produktylista/222715.xhtml" TargetMode="External"/><Relationship Id="rId61" Type="http://schemas.openxmlformats.org/officeDocument/2006/relationships/hyperlink" Target="http://www.softwareag.com/Corporate/products/cv/overview/standards/defaul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www.fujitsu.com/global/services/software/interstage/" TargetMode="External"/><Relationship Id="rId60" Type="http://schemas.openxmlformats.org/officeDocument/2006/relationships/hyperlink" Target="http://www.simprocess.com/" TargetMode="External"/><Relationship Id="rId65" Type="http://schemas.openxmlformats.org/officeDocument/2006/relationships/hyperlink" Target="http://search.cpan.org/%7Ekaili/Workflow-Wfmc-0.01e/lib/Workflow/Wfmc.p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www.appian.com/company/news/press/press43.jsp" TargetMode="External"/><Relationship Id="rId56" Type="http://schemas.openxmlformats.org/officeDocument/2006/relationships/hyperlink" Target="http://www.openworkbpm.com/" TargetMode="External"/><Relationship Id="rId64" Type="http://schemas.openxmlformats.org/officeDocument/2006/relationships/hyperlink" Target="http://www.w4.eu/business-process-w4-bpm-suite.htm"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www.cordys.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savvion.com/"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www.lombardisoftware.com/bpm-blueprint-product.php" TargetMode="External"/><Relationship Id="rId62" Type="http://schemas.openxmlformats.org/officeDocument/2006/relationships/hyperlink" Target="http://www.tibco.com/solutions/bpm/iprocess_suite.jsp"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CE4A4-3922-47CD-B420-D1AA64448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83</Pages>
  <Words>20267</Words>
  <Characters>115525</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135521</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12</cp:revision>
  <cp:lastPrinted>2010-07-06T04:30:00Z</cp:lastPrinted>
  <dcterms:created xsi:type="dcterms:W3CDTF">2010-07-06T22:30:00Z</dcterms:created>
  <dcterms:modified xsi:type="dcterms:W3CDTF">2010-07-06T23:15:00Z</dcterms:modified>
</cp:coreProperties>
</file>