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9BC" w:rsidRPr="006A74C9" w:rsidRDefault="00AD09BC"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r>
        <w:rPr>
          <w:rFonts w:ascii="Times New Roman" w:hAnsi="Times New Roman"/>
          <w:color w:val="000000"/>
          <w:sz w:val="26"/>
          <w:szCs w:val="26"/>
          <w:lang w:val="en-US"/>
        </w:rPr>
        <w:t>T</w:t>
      </w:r>
      <w:r w:rsidRPr="003D22F6">
        <w:rPr>
          <w:rFonts w:ascii="Times New Roman" w:hAnsi="Times New Roman"/>
          <w:color w:val="000000"/>
          <w:sz w:val="26"/>
          <w:szCs w:val="26"/>
          <w:lang w:val="en-US"/>
        </w:rPr>
        <w:t>hành phố Hồ Chí Minh đã tạo mọi điều kiện để chúng tôi có thể thực hiện khóa luận tốt nghiệp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AD09BC" w:rsidRPr="00C900E0" w:rsidRDefault="00AD09B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AD09BC" w:rsidRPr="00C900E0" w:rsidRDefault="00AD09BC"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AD09BC" w:rsidRPr="00C900E0" w:rsidRDefault="00AD09BC"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AD09BC" w:rsidRPr="00662356" w:rsidRDefault="00AD09BC"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lastRenderedPageBreak/>
        <w:t>LỜI NÓI ĐẦU</w:t>
      </w:r>
    </w:p>
    <w:p w:rsidR="00AD09BC" w:rsidRPr="00C900E0"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p>
    <w:p w:rsidR="00AD09BC" w:rsidRDefault="00AD09BC" w:rsidP="00C31B18">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Chỉ nói riêng tại Việt Nam, việc theo dõi các nghiệp vụ xử lý công văn đơn từ trong các tổ chức nhà nước; công tác an ninh quốc phòng; theo dõi công tác tuyển sinh, thi cấp chứng chỉ trong các tổ chức giáo dục; theo dõi quá trình thực hiện các công việc thuộc quy trình nghiệp vụ trong các tổ chức doanh nghiệp, ... là thực sự quan trọng và </w:t>
      </w:r>
      <w:r>
        <w:rPr>
          <w:rFonts w:ascii="Times New Roman" w:hAnsi="Times New Roman"/>
          <w:color w:val="000000"/>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sz w:val="26"/>
          <w:szCs w:val="26"/>
          <w:lang w:val="en-US"/>
        </w:rPr>
        <w:t>tiếp xúc</w:t>
      </w:r>
      <w:r w:rsidRPr="00C900E0">
        <w:rPr>
          <w:rFonts w:ascii="Times New Roman" w:hAnsi="Times New Roman"/>
          <w:color w:val="000000"/>
          <w:sz w:val="26"/>
          <w:szCs w:val="26"/>
          <w:lang w:val="en-US"/>
        </w:rPr>
        <w:t xml:space="preserve"> từng nhân viên</w:t>
      </w:r>
      <w:r>
        <w:rPr>
          <w:rFonts w:ascii="Times New Roman" w:hAnsi="Times New Roman"/>
          <w:color w:val="000000"/>
          <w:sz w:val="26"/>
          <w:szCs w:val="26"/>
          <w:lang w:val="en-US"/>
        </w:rPr>
        <w:t xml:space="preserve"> (gặp trực tiếp, qua mạng liên lạc,qua hồ sơ...)</w:t>
      </w:r>
      <w:r w:rsidRPr="00C900E0">
        <w:rPr>
          <w:rFonts w:ascii="Times New Roman" w:hAnsi="Times New Roman"/>
          <w:color w:val="000000"/>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sz w:val="26"/>
          <w:szCs w:val="26"/>
          <w:lang w:val="en-US"/>
        </w:rPr>
        <w:t>,</w:t>
      </w:r>
      <w:r w:rsidRPr="00C900E0">
        <w:rPr>
          <w:rFonts w:ascii="Times New Roman" w:hAnsi="Times New Roman"/>
          <w:color w:val="000000"/>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AD09BC" w:rsidRPr="00C900E0" w:rsidRDefault="00AD09BC"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place">
        <w:smartTag w:uri="urn:schemas-microsoft-com:office:smarttags" w:element="country-region">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trong khi nhu cầu sở hữu hệ thống như trên đối với doanh nghiệp cũng ngày càng tăng.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khi</w:t>
      </w:r>
      <w:r w:rsidRPr="003D22F6">
        <w:rPr>
          <w:rFonts w:ascii="Times New Roman" w:hAnsi="Times New Roman"/>
          <w:color w:val="000000"/>
          <w:sz w:val="26"/>
          <w:szCs w:val="26"/>
          <w:lang w:val="en-US"/>
        </w:rPr>
        <w:t xml:space="preserve">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r>
        <w:rPr>
          <w:rFonts w:ascii="Times New Roman" w:hAnsi="Times New Roman"/>
          <w:color w:val="000000"/>
          <w:sz w:val="26"/>
          <w:szCs w:val="26"/>
          <w:lang w:val="en-US"/>
        </w:rPr>
        <w:t xml:space="preserve">lý </w:t>
      </w:r>
      <w:r w:rsidRPr="00D26559">
        <w:rPr>
          <w:rFonts w:ascii="Times New Roman" w:hAnsi="Times New Roman"/>
          <w:sz w:val="26"/>
          <w:szCs w:val="26"/>
        </w:rPr>
        <w:t xml:space="preserve">quy trình nghiệp vụ trong tổ chức thi, chấm, </w:t>
      </w:r>
      <w:r>
        <w:rPr>
          <w:rFonts w:ascii="Times New Roman" w:hAnsi="Times New Roman"/>
          <w:sz w:val="26"/>
          <w:szCs w:val="26"/>
          <w:lang w:val="en-US"/>
        </w:rPr>
        <w:t xml:space="preserve">và </w:t>
      </w:r>
      <w:r w:rsidRPr="00D26559">
        <w:rPr>
          <w:rFonts w:ascii="Times New Roman" w:hAnsi="Times New Roman"/>
          <w:sz w:val="26"/>
          <w:szCs w:val="26"/>
        </w:rPr>
        <w:t>cấp ch</w:t>
      </w:r>
      <w:r>
        <w:rPr>
          <w:rFonts w:ascii="Times New Roman" w:hAnsi="Times New Roman"/>
          <w:sz w:val="26"/>
          <w:szCs w:val="26"/>
          <w:lang w:val="en-US"/>
        </w:rPr>
        <w:t>ứn</w:t>
      </w:r>
      <w:r w:rsidRPr="00D26559">
        <w:rPr>
          <w:rFonts w:ascii="Times New Roman" w:hAnsi="Times New Roman"/>
          <w:sz w:val="26"/>
          <w:szCs w:val="26"/>
        </w:rPr>
        <w:t>g chỉ cho người thi</w:t>
      </w:r>
      <w:r w:rsidRPr="00D26559">
        <w:rPr>
          <w:rFonts w:ascii="Times New Roman" w:hAnsi="Times New Roman"/>
          <w:sz w:val="26"/>
          <w:szCs w:val="26"/>
          <w:lang w:val="en-US"/>
        </w:rPr>
        <w:t xml:space="preserve"> </w:t>
      </w:r>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AD09BC" w:rsidRPr="00C900E0"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ind w:firstLine="270"/>
        <w:jc w:val="both"/>
        <w:rPr>
          <w:rFonts w:ascii="Times New Roman" w:hAnsi="Times New Roman"/>
          <w:color w:val="000000"/>
          <w:sz w:val="26"/>
          <w:szCs w:val="26"/>
          <w:lang w:val="en-US"/>
        </w:rPr>
      </w:pPr>
    </w:p>
    <w:p w:rsidR="00AD09BC" w:rsidRDefault="00AD09BC"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AD09BC" w:rsidRPr="009B6526" w:rsidRDefault="00AD09BC"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AD09BC" w:rsidRPr="00C900E0" w:rsidRDefault="00AD09BC"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AD09BC" w:rsidRPr="00C900E0" w:rsidRDefault="00AD09BC"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AD09BC" w:rsidRPr="00C900E0" w:rsidRDefault="00AD09BC"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AD09BC" w:rsidRPr="00E74EDE" w:rsidTr="00315524">
        <w:trPr>
          <w:jc w:val="center"/>
        </w:trPr>
        <w:tc>
          <w:tcPr>
            <w:tcW w:w="5000" w:type="pct"/>
            <w:gridSpan w:val="2"/>
          </w:tcPr>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AD09BC" w:rsidRPr="00E74EDE" w:rsidRDefault="00AD09BC" w:rsidP="00784A8E">
            <w:pPr>
              <w:pStyle w:val="ListParagraph"/>
              <w:numPr>
                <w:ilvl w:val="0"/>
                <w:numId w:val="2"/>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AD09BC" w:rsidRPr="00E74EDE" w:rsidRDefault="00AD09BC"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AD09BC" w:rsidRPr="00E74EDE" w:rsidRDefault="00AD09BC"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AD09BC" w:rsidRPr="00E74EDE" w:rsidRDefault="00AD09BC" w:rsidP="00784A8E">
            <w:pPr>
              <w:pStyle w:val="ListParagraph"/>
              <w:numPr>
                <w:ilvl w:val="0"/>
                <w:numId w:val="4"/>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Kết quả dự kiến</w:t>
            </w:r>
          </w:p>
          <w:p w:rsidR="00AD09BC" w:rsidRPr="00E74EDE" w:rsidRDefault="00AD09BC"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AD09BC" w:rsidRPr="00E74EDE" w:rsidRDefault="00AD09BC" w:rsidP="00784A8E">
            <w:pPr>
              <w:pStyle w:val="ListParagraph"/>
              <w:numPr>
                <w:ilvl w:val="0"/>
                <w:numId w:val="1"/>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lastRenderedPageBreak/>
              <w:t>Phân chia công việc trong nhóm</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AD09BC" w:rsidRPr="00E74EDE" w:rsidRDefault="00AD09BC"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AD09BC" w:rsidRPr="00C900E0" w:rsidRDefault="00AD09BC" w:rsidP="00784A8E">
            <w:pPr>
              <w:pStyle w:val="ListParagraph"/>
              <w:numPr>
                <w:ilvl w:val="0"/>
                <w:numId w:val="1"/>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AD09BC"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AD09BC"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AD09BC" w:rsidRPr="00C900E0" w:rsidRDefault="00AD09BC" w:rsidP="00784A8E">
                  <w:pPr>
                    <w:keepNext/>
                    <w:keepLines/>
                    <w:ind w:firstLine="270"/>
                    <w:jc w:val="both"/>
                    <w:outlineLvl w:val="0"/>
                    <w:rPr>
                      <w:rFonts w:ascii="Times New Roman" w:hAnsi="Times New Roman"/>
                      <w:color w:val="000000"/>
                      <w:sz w:val="26"/>
                      <w:szCs w:val="26"/>
                    </w:rPr>
                  </w:pPr>
                </w:p>
              </w:tc>
            </w:tr>
          </w:tbl>
          <w:p w:rsidR="00AD09BC" w:rsidRPr="00C900E0" w:rsidRDefault="00AD09BC" w:rsidP="00784A8E">
            <w:pPr>
              <w:ind w:left="1062" w:firstLine="270"/>
              <w:jc w:val="both"/>
              <w:rPr>
                <w:rFonts w:ascii="Times New Roman" w:hAnsi="Times New Roman"/>
                <w:color w:val="000000"/>
                <w:sz w:val="26"/>
                <w:szCs w:val="26"/>
              </w:rPr>
            </w:pPr>
          </w:p>
        </w:tc>
      </w:tr>
      <w:tr w:rsidR="00AD09BC" w:rsidRPr="00E74EDE" w:rsidTr="00315524">
        <w:trPr>
          <w:jc w:val="center"/>
        </w:trPr>
        <w:tc>
          <w:tcPr>
            <w:tcW w:w="1792" w:type="pct"/>
          </w:tcPr>
          <w:p w:rsidR="00AD09BC" w:rsidRPr="00C900E0" w:rsidRDefault="00AD09BC"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hAnsi="Times New Roman"/>
                <w:b/>
                <w:bCs/>
                <w:color w:val="000000"/>
                <w:sz w:val="26"/>
                <w:szCs w:val="26"/>
              </w:rPr>
            </w:pPr>
          </w:p>
          <w:p w:rsidR="00AD09BC" w:rsidRPr="00C900E0" w:rsidRDefault="00AD09BC"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AD09BC" w:rsidRPr="00C900E0" w:rsidRDefault="00AD09BC"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AD09BC" w:rsidRPr="00C900E0" w:rsidRDefault="00AD09BC"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p>
          <w:p w:rsidR="00AD09BC" w:rsidRPr="00C900E0" w:rsidRDefault="00AD09BC"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AD09BC" w:rsidRPr="00C900E0" w:rsidRDefault="00AD09BC" w:rsidP="00784A8E">
      <w:pPr>
        <w:ind w:firstLine="270"/>
        <w:jc w:val="both"/>
        <w:rPr>
          <w:rFonts w:ascii="Times New Roman" w:hAnsi="Times New Roman"/>
          <w:b/>
          <w:color w:val="000000"/>
          <w:sz w:val="26"/>
          <w:szCs w:val="26"/>
        </w:rPr>
      </w:pPr>
    </w:p>
    <w:p w:rsidR="00AD09BC" w:rsidRPr="00C900E0" w:rsidRDefault="00AD09BC"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AD09BC" w:rsidRDefault="00AD09BC"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lastRenderedPageBreak/>
        <w:t>MỤC LỤC</w:t>
      </w:r>
    </w:p>
    <w:p w:rsidR="00AD09BC" w:rsidRPr="00784A8E" w:rsidRDefault="00AD09BC" w:rsidP="00784A8E">
      <w:pPr>
        <w:rPr>
          <w:lang w:val="en-US"/>
        </w:rPr>
      </w:pPr>
    </w:p>
    <w:p w:rsidR="003A3888" w:rsidRDefault="00E86DC4">
      <w:pPr>
        <w:pStyle w:val="TOC1"/>
        <w:tabs>
          <w:tab w:val="right" w:leader="dot" w:pos="9017"/>
        </w:tabs>
        <w:rPr>
          <w:ins w:id="0" w:author="nmbinh" w:date="2010-07-06T18:24:00Z"/>
          <w:rFonts w:asciiTheme="minorHAnsi" w:eastAsiaTheme="minorEastAsia" w:hAnsiTheme="minorHAnsi" w:cstheme="minorBidi"/>
          <w:b w:val="0"/>
          <w:bCs w:val="0"/>
          <w:caps w:val="0"/>
          <w:sz w:val="22"/>
          <w:szCs w:val="22"/>
          <w:lang w:val="en-US"/>
        </w:rPr>
      </w:pPr>
      <w:r w:rsidRPr="00E86DC4">
        <w:rPr>
          <w:rFonts w:ascii="Times New Roman" w:hAnsi="Times New Roman"/>
          <w:bCs w:val="0"/>
          <w:caps w:val="0"/>
          <w:color w:val="000000"/>
          <w:sz w:val="26"/>
          <w:szCs w:val="26"/>
          <w:lang w:val="en-US"/>
        </w:rPr>
        <w:fldChar w:fldCharType="begin"/>
      </w:r>
      <w:r w:rsidR="00AD09BC">
        <w:rPr>
          <w:rFonts w:ascii="Times New Roman" w:hAnsi="Times New Roman"/>
          <w:bCs w:val="0"/>
          <w:caps w:val="0"/>
          <w:color w:val="000000"/>
          <w:sz w:val="26"/>
          <w:szCs w:val="26"/>
          <w:lang w:val="en-US"/>
        </w:rPr>
        <w:instrText xml:space="preserve"> TOC \o "1-6" \h \z \u </w:instrText>
      </w:r>
      <w:r w:rsidRPr="00E86DC4">
        <w:rPr>
          <w:rFonts w:ascii="Times New Roman" w:hAnsi="Times New Roman"/>
          <w:bCs w:val="0"/>
          <w:caps w:val="0"/>
          <w:color w:val="000000"/>
          <w:sz w:val="26"/>
          <w:szCs w:val="26"/>
          <w:lang w:val="en-US"/>
        </w:rPr>
        <w:fldChar w:fldCharType="separate"/>
      </w:r>
      <w:ins w:id="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Ch</w:t>
        </w:r>
        <w:r w:rsidR="003A3888" w:rsidRPr="009B13EA">
          <w:rPr>
            <w:rStyle w:val="Hyperlink"/>
            <w:rFonts w:ascii="Times New Roman" w:hAnsi="Times New Roman"/>
          </w:rPr>
          <w:t>ương 1</w:t>
        </w:r>
        <w:r w:rsidR="003A3888">
          <w:rPr>
            <w:webHidden/>
          </w:rPr>
          <w:tab/>
        </w:r>
        <w:r>
          <w:rPr>
            <w:webHidden/>
          </w:rPr>
          <w:fldChar w:fldCharType="begin"/>
        </w:r>
        <w:r w:rsidR="003A3888">
          <w:rPr>
            <w:webHidden/>
          </w:rPr>
          <w:instrText xml:space="preserve"> PAGEREF _Toc266204040 \h </w:instrText>
        </w:r>
      </w:ins>
      <w:r>
        <w:rPr>
          <w:webHidden/>
        </w:rPr>
      </w:r>
      <w:r>
        <w:rPr>
          <w:webHidden/>
        </w:rPr>
        <w:fldChar w:fldCharType="separate"/>
      </w:r>
      <w:ins w:id="2" w:author="nmbinh" w:date="2010-07-06T18:24:00Z">
        <w:r w:rsidR="003A3888">
          <w:rPr>
            <w:webHidden/>
          </w:rPr>
          <w:t>9</w:t>
        </w:r>
        <w:r>
          <w:rPr>
            <w:webHidden/>
          </w:rPr>
          <w:fldChar w:fldCharType="end"/>
        </w:r>
        <w:r w:rsidRPr="009B13EA">
          <w:rPr>
            <w:rStyle w:val="Hyperlink"/>
          </w:rPr>
          <w:fldChar w:fldCharType="end"/>
        </w:r>
      </w:ins>
    </w:p>
    <w:p w:rsidR="003A3888" w:rsidRDefault="00E86DC4">
      <w:pPr>
        <w:pStyle w:val="TOC1"/>
        <w:tabs>
          <w:tab w:val="right" w:leader="dot" w:pos="9017"/>
        </w:tabs>
        <w:rPr>
          <w:ins w:id="3" w:author="nmbinh" w:date="2010-07-06T18:24:00Z"/>
          <w:rFonts w:asciiTheme="minorHAnsi" w:eastAsiaTheme="minorEastAsia" w:hAnsiTheme="minorHAnsi" w:cstheme="minorBidi"/>
          <w:b w:val="0"/>
          <w:bCs w:val="0"/>
          <w:caps w:val="0"/>
          <w:sz w:val="22"/>
          <w:szCs w:val="22"/>
          <w:lang w:val="en-US"/>
        </w:rPr>
      </w:pPr>
      <w:ins w:id="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Đề dẫn đề tài</w:t>
        </w:r>
        <w:r w:rsidR="003A3888">
          <w:rPr>
            <w:webHidden/>
          </w:rPr>
          <w:tab/>
        </w:r>
        <w:r>
          <w:rPr>
            <w:webHidden/>
          </w:rPr>
          <w:fldChar w:fldCharType="begin"/>
        </w:r>
        <w:r w:rsidR="003A3888">
          <w:rPr>
            <w:webHidden/>
          </w:rPr>
          <w:instrText xml:space="preserve"> PAGEREF _Toc266204041 \h </w:instrText>
        </w:r>
      </w:ins>
      <w:r>
        <w:rPr>
          <w:webHidden/>
        </w:rPr>
      </w:r>
      <w:r>
        <w:rPr>
          <w:webHidden/>
        </w:rPr>
        <w:fldChar w:fldCharType="separate"/>
      </w:r>
      <w:ins w:id="5" w:author="nmbinh" w:date="2010-07-06T18:24:00Z">
        <w:r w:rsidR="003A3888">
          <w:rPr>
            <w:webHidden/>
          </w:rPr>
          <w:t>9</w:t>
        </w:r>
        <w:r>
          <w:rPr>
            <w:webHidden/>
          </w:rPr>
          <w:fldChar w:fldCharType="end"/>
        </w:r>
        <w:r w:rsidRPr="009B13EA">
          <w:rPr>
            <w:rStyle w:val="Hyperlink"/>
          </w:rPr>
          <w:fldChar w:fldCharType="end"/>
        </w:r>
      </w:ins>
    </w:p>
    <w:p w:rsidR="003A3888" w:rsidRDefault="00E86DC4">
      <w:pPr>
        <w:pStyle w:val="TOC1"/>
        <w:tabs>
          <w:tab w:val="left" w:pos="440"/>
          <w:tab w:val="right" w:leader="dot" w:pos="9017"/>
        </w:tabs>
        <w:rPr>
          <w:ins w:id="6" w:author="nmbinh" w:date="2010-07-06T18:24:00Z"/>
          <w:rFonts w:asciiTheme="minorHAnsi" w:eastAsiaTheme="minorEastAsia" w:hAnsiTheme="minorHAnsi" w:cstheme="minorBidi"/>
          <w:b w:val="0"/>
          <w:bCs w:val="0"/>
          <w:caps w:val="0"/>
          <w:sz w:val="22"/>
          <w:szCs w:val="22"/>
          <w:lang w:val="en-US"/>
        </w:rPr>
      </w:pPr>
      <w:ins w:id="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1.</w:t>
        </w:r>
        <w:r w:rsidR="003A3888">
          <w:rPr>
            <w:rFonts w:asciiTheme="minorHAnsi" w:eastAsiaTheme="minorEastAsia" w:hAnsiTheme="minorHAnsi" w:cstheme="minorBidi"/>
            <w:b w:val="0"/>
            <w:bCs w:val="0"/>
            <w:caps w:val="0"/>
            <w:sz w:val="22"/>
            <w:szCs w:val="22"/>
            <w:lang w:val="en-US"/>
          </w:rPr>
          <w:tab/>
        </w:r>
        <w:r w:rsidR="003A3888" w:rsidRPr="009B13EA">
          <w:rPr>
            <w:rStyle w:val="Hyperlink"/>
            <w:rFonts w:ascii="Times New Roman" w:hAnsi="Times New Roman"/>
            <w:lang w:val="en-US"/>
          </w:rPr>
          <w:t>Chủ đề</w:t>
        </w:r>
        <w:r w:rsidR="003A3888">
          <w:rPr>
            <w:webHidden/>
          </w:rPr>
          <w:tab/>
        </w:r>
        <w:r>
          <w:rPr>
            <w:webHidden/>
          </w:rPr>
          <w:fldChar w:fldCharType="begin"/>
        </w:r>
        <w:r w:rsidR="003A3888">
          <w:rPr>
            <w:webHidden/>
          </w:rPr>
          <w:instrText xml:space="preserve"> PAGEREF _Toc266204042 \h </w:instrText>
        </w:r>
      </w:ins>
      <w:r>
        <w:rPr>
          <w:webHidden/>
        </w:rPr>
      </w:r>
      <w:r>
        <w:rPr>
          <w:webHidden/>
        </w:rPr>
        <w:fldChar w:fldCharType="separate"/>
      </w:r>
      <w:ins w:id="8" w:author="nmbinh" w:date="2010-07-06T18:24:00Z">
        <w:r w:rsidR="003A3888">
          <w:rPr>
            <w:webHidden/>
          </w:rPr>
          <w:t>9</w:t>
        </w:r>
        <w:r>
          <w:rPr>
            <w:webHidden/>
          </w:rPr>
          <w:fldChar w:fldCharType="end"/>
        </w:r>
        <w:r w:rsidRPr="009B13EA">
          <w:rPr>
            <w:rStyle w:val="Hyperlink"/>
          </w:rPr>
          <w:fldChar w:fldCharType="end"/>
        </w:r>
      </w:ins>
    </w:p>
    <w:p w:rsidR="003A3888" w:rsidRDefault="00E86DC4">
      <w:pPr>
        <w:pStyle w:val="TOC1"/>
        <w:tabs>
          <w:tab w:val="left" w:pos="440"/>
          <w:tab w:val="right" w:leader="dot" w:pos="9017"/>
        </w:tabs>
        <w:rPr>
          <w:ins w:id="9" w:author="nmbinh" w:date="2010-07-06T18:24:00Z"/>
          <w:rFonts w:asciiTheme="minorHAnsi" w:eastAsiaTheme="minorEastAsia" w:hAnsiTheme="minorHAnsi" w:cstheme="minorBidi"/>
          <w:b w:val="0"/>
          <w:bCs w:val="0"/>
          <w:caps w:val="0"/>
          <w:sz w:val="22"/>
          <w:szCs w:val="22"/>
          <w:lang w:val="en-US"/>
        </w:rPr>
      </w:pPr>
      <w:ins w:id="10"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2.</w:t>
        </w:r>
        <w:r w:rsidR="003A3888">
          <w:rPr>
            <w:rFonts w:asciiTheme="minorHAnsi" w:eastAsiaTheme="minorEastAsia" w:hAnsiTheme="minorHAnsi" w:cstheme="minorBidi"/>
            <w:b w:val="0"/>
            <w:bCs w:val="0"/>
            <w:caps w:val="0"/>
            <w:sz w:val="22"/>
            <w:szCs w:val="22"/>
            <w:lang w:val="en-US"/>
          </w:rPr>
          <w:tab/>
        </w:r>
        <w:r w:rsidR="003A3888" w:rsidRPr="009B13EA">
          <w:rPr>
            <w:rStyle w:val="Hyperlink"/>
            <w:rFonts w:ascii="Times New Roman" w:hAnsi="Times New Roman"/>
            <w:lang w:val="en-US"/>
          </w:rPr>
          <w:t>Yêu cầu của ứng dụng</w:t>
        </w:r>
        <w:r w:rsidR="003A3888">
          <w:rPr>
            <w:webHidden/>
          </w:rPr>
          <w:tab/>
        </w:r>
        <w:r>
          <w:rPr>
            <w:webHidden/>
          </w:rPr>
          <w:fldChar w:fldCharType="begin"/>
        </w:r>
        <w:r w:rsidR="003A3888">
          <w:rPr>
            <w:webHidden/>
          </w:rPr>
          <w:instrText xml:space="preserve"> PAGEREF _Toc266204043 \h </w:instrText>
        </w:r>
      </w:ins>
      <w:r>
        <w:rPr>
          <w:webHidden/>
        </w:rPr>
      </w:r>
      <w:r>
        <w:rPr>
          <w:webHidden/>
        </w:rPr>
        <w:fldChar w:fldCharType="separate"/>
      </w:r>
      <w:ins w:id="11" w:author="nmbinh" w:date="2010-07-06T18:24:00Z">
        <w:r w:rsidR="003A3888">
          <w:rPr>
            <w:webHidden/>
          </w:rPr>
          <w:t>10</w:t>
        </w:r>
        <w:r>
          <w:rPr>
            <w:webHidden/>
          </w:rPr>
          <w:fldChar w:fldCharType="end"/>
        </w:r>
        <w:r w:rsidRPr="009B13EA">
          <w:rPr>
            <w:rStyle w:val="Hyperlink"/>
          </w:rPr>
          <w:fldChar w:fldCharType="end"/>
        </w:r>
      </w:ins>
    </w:p>
    <w:p w:rsidR="003A3888" w:rsidRDefault="00E86DC4">
      <w:pPr>
        <w:pStyle w:val="TOC1"/>
        <w:tabs>
          <w:tab w:val="left" w:pos="440"/>
          <w:tab w:val="right" w:leader="dot" w:pos="9017"/>
        </w:tabs>
        <w:rPr>
          <w:ins w:id="12" w:author="nmbinh" w:date="2010-07-06T18:24:00Z"/>
          <w:rFonts w:asciiTheme="minorHAnsi" w:eastAsiaTheme="minorEastAsia" w:hAnsiTheme="minorHAnsi" w:cstheme="minorBidi"/>
          <w:b w:val="0"/>
          <w:bCs w:val="0"/>
          <w:caps w:val="0"/>
          <w:sz w:val="22"/>
          <w:szCs w:val="22"/>
          <w:lang w:val="en-US"/>
        </w:rPr>
      </w:pPr>
      <w:ins w:id="1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w:t>
        </w:r>
        <w:r w:rsidR="003A3888">
          <w:rPr>
            <w:rFonts w:asciiTheme="minorHAnsi" w:eastAsiaTheme="minorEastAsia" w:hAnsiTheme="minorHAnsi" w:cstheme="minorBidi"/>
            <w:b w:val="0"/>
            <w:bCs w:val="0"/>
            <w:caps w:val="0"/>
            <w:sz w:val="22"/>
            <w:szCs w:val="22"/>
            <w:lang w:val="en-US"/>
          </w:rPr>
          <w:tab/>
        </w:r>
        <w:r w:rsidR="003A3888" w:rsidRPr="009B13EA">
          <w:rPr>
            <w:rStyle w:val="Hyperlink"/>
            <w:rFonts w:ascii="Times New Roman" w:hAnsi="Times New Roman"/>
            <w:lang w:val="en-US"/>
          </w:rPr>
          <w:t>Nội dung cần thực hiện để đáp ứng yêu cầu trên:</w:t>
        </w:r>
        <w:r w:rsidR="003A3888">
          <w:rPr>
            <w:webHidden/>
          </w:rPr>
          <w:tab/>
        </w:r>
        <w:r>
          <w:rPr>
            <w:webHidden/>
          </w:rPr>
          <w:fldChar w:fldCharType="begin"/>
        </w:r>
        <w:r w:rsidR="003A3888">
          <w:rPr>
            <w:webHidden/>
          </w:rPr>
          <w:instrText xml:space="preserve"> PAGEREF _Toc266204044 \h </w:instrText>
        </w:r>
      </w:ins>
      <w:r>
        <w:rPr>
          <w:webHidden/>
        </w:rPr>
      </w:r>
      <w:r>
        <w:rPr>
          <w:webHidden/>
        </w:rPr>
        <w:fldChar w:fldCharType="separate"/>
      </w:r>
      <w:ins w:id="14"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2"/>
        <w:tabs>
          <w:tab w:val="left" w:pos="660"/>
          <w:tab w:val="right" w:leader="dot" w:pos="9017"/>
        </w:tabs>
        <w:rPr>
          <w:ins w:id="15" w:author="nmbinh" w:date="2010-07-06T18:24:00Z"/>
          <w:rFonts w:asciiTheme="minorHAnsi" w:eastAsiaTheme="minorEastAsia" w:hAnsiTheme="minorHAnsi" w:cstheme="minorBidi"/>
          <w:b w:val="0"/>
          <w:bCs w:val="0"/>
          <w:sz w:val="22"/>
          <w:szCs w:val="22"/>
          <w:lang w:val="en-US"/>
        </w:rPr>
      </w:pPr>
      <w:ins w:id="1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3.1.</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lang w:val="en-US"/>
          </w:rPr>
          <w:t>Tìm hiểu thực tế ứng dụng</w:t>
        </w:r>
        <w:r w:rsidR="003A3888">
          <w:rPr>
            <w:webHidden/>
          </w:rPr>
          <w:tab/>
        </w:r>
        <w:r>
          <w:rPr>
            <w:webHidden/>
          </w:rPr>
          <w:fldChar w:fldCharType="begin"/>
        </w:r>
        <w:r w:rsidR="003A3888">
          <w:rPr>
            <w:webHidden/>
          </w:rPr>
          <w:instrText xml:space="preserve"> PAGEREF _Toc266204045 \h </w:instrText>
        </w:r>
      </w:ins>
      <w:r>
        <w:rPr>
          <w:webHidden/>
        </w:rPr>
      </w:r>
      <w:r>
        <w:rPr>
          <w:webHidden/>
        </w:rPr>
        <w:fldChar w:fldCharType="separate"/>
      </w:r>
      <w:ins w:id="17"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2"/>
        <w:tabs>
          <w:tab w:val="left" w:pos="660"/>
          <w:tab w:val="right" w:leader="dot" w:pos="9017"/>
        </w:tabs>
        <w:rPr>
          <w:ins w:id="18" w:author="nmbinh" w:date="2010-07-06T18:24:00Z"/>
          <w:rFonts w:asciiTheme="minorHAnsi" w:eastAsiaTheme="minorEastAsia" w:hAnsiTheme="minorHAnsi" w:cstheme="minorBidi"/>
          <w:b w:val="0"/>
          <w:bCs w:val="0"/>
          <w:sz w:val="22"/>
          <w:szCs w:val="22"/>
          <w:lang w:val="en-US"/>
        </w:rPr>
      </w:pPr>
      <w:ins w:id="1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lang w:val="en-US"/>
          </w:rPr>
          <w:t>Khảo sát và lựa chọn môi trường công nghệ phù hợp</w:t>
        </w:r>
        <w:r w:rsidR="003A3888">
          <w:rPr>
            <w:webHidden/>
          </w:rPr>
          <w:tab/>
        </w:r>
        <w:r>
          <w:rPr>
            <w:webHidden/>
          </w:rPr>
          <w:fldChar w:fldCharType="begin"/>
        </w:r>
        <w:r w:rsidR="003A3888">
          <w:rPr>
            <w:webHidden/>
          </w:rPr>
          <w:instrText xml:space="preserve"> PAGEREF _Toc266204046 \h </w:instrText>
        </w:r>
      </w:ins>
      <w:r>
        <w:rPr>
          <w:webHidden/>
        </w:rPr>
      </w:r>
      <w:r>
        <w:rPr>
          <w:webHidden/>
        </w:rPr>
        <w:fldChar w:fldCharType="separate"/>
      </w:r>
      <w:ins w:id="20"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21" w:author="nmbinh" w:date="2010-07-06T18:24:00Z"/>
          <w:rFonts w:asciiTheme="minorHAnsi" w:eastAsiaTheme="minorEastAsia" w:hAnsiTheme="minorHAnsi" w:cstheme="minorBidi"/>
          <w:sz w:val="22"/>
          <w:szCs w:val="22"/>
          <w:lang w:val="en-US"/>
        </w:rPr>
      </w:pPr>
      <w:ins w:id="22"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Khảo sát:</w:t>
        </w:r>
        <w:r w:rsidR="003A3888">
          <w:rPr>
            <w:webHidden/>
          </w:rPr>
          <w:tab/>
        </w:r>
        <w:r>
          <w:rPr>
            <w:webHidden/>
          </w:rPr>
          <w:fldChar w:fldCharType="begin"/>
        </w:r>
        <w:r w:rsidR="003A3888">
          <w:rPr>
            <w:webHidden/>
          </w:rPr>
          <w:instrText xml:space="preserve"> PAGEREF _Toc266204047 \h </w:instrText>
        </w:r>
      </w:ins>
      <w:r>
        <w:rPr>
          <w:webHidden/>
        </w:rPr>
      </w:r>
      <w:r>
        <w:rPr>
          <w:webHidden/>
        </w:rPr>
        <w:fldChar w:fldCharType="separate"/>
      </w:r>
      <w:ins w:id="23"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24" w:author="nmbinh" w:date="2010-07-06T18:24:00Z"/>
          <w:rFonts w:asciiTheme="minorHAnsi" w:eastAsiaTheme="minorEastAsia" w:hAnsiTheme="minorHAnsi" w:cstheme="minorBidi"/>
          <w:sz w:val="22"/>
          <w:szCs w:val="22"/>
          <w:lang w:val="en-US"/>
        </w:rPr>
      </w:pPr>
      <w:ins w:id="25"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3.2.1.1.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Khảo sát:</w:t>
        </w:r>
        <w:r w:rsidR="003A3888">
          <w:rPr>
            <w:webHidden/>
          </w:rPr>
          <w:tab/>
        </w:r>
        <w:r>
          <w:rPr>
            <w:webHidden/>
          </w:rPr>
          <w:fldChar w:fldCharType="begin"/>
        </w:r>
        <w:r w:rsidR="003A3888">
          <w:rPr>
            <w:webHidden/>
          </w:rPr>
          <w:instrText xml:space="preserve"> PAGEREF _Toc266204048 \h </w:instrText>
        </w:r>
      </w:ins>
      <w:r>
        <w:rPr>
          <w:webHidden/>
        </w:rPr>
      </w:r>
      <w:r>
        <w:rPr>
          <w:webHidden/>
        </w:rPr>
        <w:fldChar w:fldCharType="separate"/>
      </w:r>
      <w:ins w:id="26"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27" w:author="nmbinh" w:date="2010-07-06T18:24:00Z"/>
          <w:rFonts w:asciiTheme="minorHAnsi" w:eastAsiaTheme="minorEastAsia" w:hAnsiTheme="minorHAnsi" w:cstheme="minorBidi"/>
          <w:sz w:val="22"/>
          <w:szCs w:val="22"/>
          <w:lang w:val="en-US"/>
        </w:rPr>
      </w:pPr>
      <w:ins w:id="28" w:author="nmbinh" w:date="2010-07-06T18:24:00Z">
        <w:r w:rsidRPr="009B13EA">
          <w:rPr>
            <w:rStyle w:val="Hyperlink"/>
          </w:rPr>
          <w:fldChar w:fldCharType="begin"/>
        </w:r>
        <w:r w:rsidR="003A3888" w:rsidRPr="009B13EA">
          <w:rPr>
            <w:rStyle w:val="Hyperlink"/>
          </w:rPr>
          <w:instrText xml:space="preserve"> </w:instrText>
        </w:r>
        <w:r w:rsidR="003A3888">
          <w:instrText>HYPERLINK \l "_Toc266204049"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3.2.1.2.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Nhu cầu</w:t>
        </w:r>
        <w:r w:rsidR="003A3888">
          <w:rPr>
            <w:webHidden/>
          </w:rPr>
          <w:tab/>
        </w:r>
        <w:r>
          <w:rPr>
            <w:webHidden/>
          </w:rPr>
          <w:fldChar w:fldCharType="begin"/>
        </w:r>
        <w:r w:rsidR="003A3888">
          <w:rPr>
            <w:webHidden/>
          </w:rPr>
          <w:instrText xml:space="preserve"> PAGEREF _Toc266204049 \h </w:instrText>
        </w:r>
      </w:ins>
      <w:r>
        <w:rPr>
          <w:webHidden/>
        </w:rPr>
      </w:r>
      <w:r>
        <w:rPr>
          <w:webHidden/>
        </w:rPr>
        <w:fldChar w:fldCharType="separate"/>
      </w:r>
      <w:ins w:id="29" w:author="nmbinh" w:date="2010-07-06T18:24:00Z">
        <w:r w:rsidR="003A3888">
          <w:rPr>
            <w:webHidden/>
          </w:rPr>
          <w:t>11</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30" w:author="nmbinh" w:date="2010-07-06T18:24:00Z"/>
          <w:rFonts w:asciiTheme="minorHAnsi" w:eastAsiaTheme="minorEastAsia" w:hAnsiTheme="minorHAnsi" w:cstheme="minorBidi"/>
          <w:sz w:val="22"/>
          <w:szCs w:val="22"/>
          <w:lang w:val="en-US"/>
        </w:rPr>
      </w:pPr>
      <w:ins w:id="3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3.2.1.3.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Các công nghệ:</w:t>
        </w:r>
        <w:r w:rsidR="003A3888">
          <w:rPr>
            <w:webHidden/>
          </w:rPr>
          <w:tab/>
        </w:r>
        <w:r>
          <w:rPr>
            <w:webHidden/>
          </w:rPr>
          <w:fldChar w:fldCharType="begin"/>
        </w:r>
        <w:r w:rsidR="003A3888">
          <w:rPr>
            <w:webHidden/>
          </w:rPr>
          <w:instrText xml:space="preserve"> PAGEREF _Toc266204050 \h </w:instrText>
        </w:r>
      </w:ins>
      <w:r>
        <w:rPr>
          <w:webHidden/>
        </w:rPr>
      </w:r>
      <w:r>
        <w:rPr>
          <w:webHidden/>
        </w:rPr>
        <w:fldChar w:fldCharType="separate"/>
      </w:r>
      <w:ins w:id="32" w:author="nmbinh" w:date="2010-07-06T18:24:00Z">
        <w:r w:rsidR="003A3888">
          <w:rPr>
            <w:webHidden/>
          </w:rPr>
          <w:t>12</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33" w:author="nmbinh" w:date="2010-07-06T18:24:00Z"/>
          <w:rFonts w:asciiTheme="minorHAnsi" w:eastAsiaTheme="minorEastAsia" w:hAnsiTheme="minorHAnsi" w:cstheme="minorBidi"/>
          <w:sz w:val="22"/>
          <w:szCs w:val="22"/>
          <w:lang w:val="en-US"/>
        </w:rPr>
      </w:pPr>
      <w:ins w:id="3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3.2.2.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Lựa chọn môi trường:</w:t>
        </w:r>
        <w:r w:rsidR="003A3888">
          <w:rPr>
            <w:webHidden/>
          </w:rPr>
          <w:tab/>
        </w:r>
        <w:r>
          <w:rPr>
            <w:webHidden/>
          </w:rPr>
          <w:fldChar w:fldCharType="begin"/>
        </w:r>
        <w:r w:rsidR="003A3888">
          <w:rPr>
            <w:webHidden/>
          </w:rPr>
          <w:instrText xml:space="preserve"> PAGEREF _Toc266204051 \h </w:instrText>
        </w:r>
      </w:ins>
      <w:r>
        <w:rPr>
          <w:webHidden/>
        </w:rPr>
      </w:r>
      <w:r>
        <w:rPr>
          <w:webHidden/>
        </w:rPr>
        <w:fldChar w:fldCharType="separate"/>
      </w:r>
      <w:ins w:id="35" w:author="nmbinh" w:date="2010-07-06T18:24:00Z">
        <w:r w:rsidR="003A3888">
          <w:rPr>
            <w:webHidden/>
          </w:rPr>
          <w:t>12</w:t>
        </w:r>
        <w:r>
          <w:rPr>
            <w:webHidden/>
          </w:rPr>
          <w:fldChar w:fldCharType="end"/>
        </w:r>
        <w:r w:rsidRPr="009B13EA">
          <w:rPr>
            <w:rStyle w:val="Hyperlink"/>
          </w:rPr>
          <w:fldChar w:fldCharType="end"/>
        </w:r>
      </w:ins>
    </w:p>
    <w:p w:rsidR="003A3888" w:rsidRDefault="00E86DC4">
      <w:pPr>
        <w:pStyle w:val="TOC1"/>
        <w:tabs>
          <w:tab w:val="left" w:pos="440"/>
          <w:tab w:val="right" w:leader="dot" w:pos="9017"/>
        </w:tabs>
        <w:rPr>
          <w:ins w:id="36" w:author="nmbinh" w:date="2010-07-06T18:24:00Z"/>
          <w:rFonts w:asciiTheme="minorHAnsi" w:eastAsiaTheme="minorEastAsia" w:hAnsiTheme="minorHAnsi" w:cstheme="minorBidi"/>
          <w:b w:val="0"/>
          <w:bCs w:val="0"/>
          <w:caps w:val="0"/>
          <w:sz w:val="22"/>
          <w:szCs w:val="22"/>
          <w:lang w:val="en-US"/>
        </w:rPr>
      </w:pPr>
      <w:ins w:id="3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4.</w:t>
        </w:r>
        <w:r w:rsidR="003A3888">
          <w:rPr>
            <w:rFonts w:asciiTheme="minorHAnsi" w:eastAsiaTheme="minorEastAsia" w:hAnsiTheme="minorHAnsi" w:cstheme="minorBidi"/>
            <w:b w:val="0"/>
            <w:bCs w:val="0"/>
            <w:caps w:val="0"/>
            <w:sz w:val="22"/>
            <w:szCs w:val="22"/>
            <w:lang w:val="en-US"/>
          </w:rPr>
          <w:tab/>
        </w:r>
        <w:r w:rsidR="003A3888" w:rsidRPr="009B13EA">
          <w:rPr>
            <w:rStyle w:val="Hyperlink"/>
            <w:rFonts w:ascii="Times New Roman" w:hAnsi="Times New Roman"/>
            <w:lang w:val="en-US"/>
          </w:rPr>
          <w:t>Bố cục khóa luận tốt nghiệp</w:t>
        </w:r>
        <w:r w:rsidR="003A3888">
          <w:rPr>
            <w:webHidden/>
          </w:rPr>
          <w:tab/>
        </w:r>
        <w:r>
          <w:rPr>
            <w:webHidden/>
          </w:rPr>
          <w:fldChar w:fldCharType="begin"/>
        </w:r>
        <w:r w:rsidR="003A3888">
          <w:rPr>
            <w:webHidden/>
          </w:rPr>
          <w:instrText xml:space="preserve"> PAGEREF _Toc266204052 \h </w:instrText>
        </w:r>
      </w:ins>
      <w:r>
        <w:rPr>
          <w:webHidden/>
        </w:rPr>
      </w:r>
      <w:r>
        <w:rPr>
          <w:webHidden/>
        </w:rPr>
        <w:fldChar w:fldCharType="separate"/>
      </w:r>
      <w:ins w:id="38" w:author="nmbinh" w:date="2010-07-06T18:24:00Z">
        <w:r w:rsidR="003A3888">
          <w:rPr>
            <w:webHidden/>
          </w:rPr>
          <w:t>13</w:t>
        </w:r>
        <w:r>
          <w:rPr>
            <w:webHidden/>
          </w:rPr>
          <w:fldChar w:fldCharType="end"/>
        </w:r>
        <w:r w:rsidRPr="009B13EA">
          <w:rPr>
            <w:rStyle w:val="Hyperlink"/>
          </w:rPr>
          <w:fldChar w:fldCharType="end"/>
        </w:r>
      </w:ins>
    </w:p>
    <w:p w:rsidR="003A3888" w:rsidRDefault="00E86DC4">
      <w:pPr>
        <w:pStyle w:val="TOC1"/>
        <w:tabs>
          <w:tab w:val="right" w:leader="dot" w:pos="9017"/>
        </w:tabs>
        <w:rPr>
          <w:ins w:id="39" w:author="nmbinh" w:date="2010-07-06T18:24:00Z"/>
          <w:rFonts w:asciiTheme="minorHAnsi" w:eastAsiaTheme="minorEastAsia" w:hAnsiTheme="minorHAnsi" w:cstheme="minorBidi"/>
          <w:b w:val="0"/>
          <w:bCs w:val="0"/>
          <w:caps w:val="0"/>
          <w:sz w:val="22"/>
          <w:szCs w:val="22"/>
          <w:lang w:val="en-US"/>
        </w:rPr>
      </w:pPr>
      <w:ins w:id="40"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Chương 2</w:t>
        </w:r>
        <w:r w:rsidR="003A3888">
          <w:rPr>
            <w:webHidden/>
          </w:rPr>
          <w:tab/>
        </w:r>
        <w:r>
          <w:rPr>
            <w:webHidden/>
          </w:rPr>
          <w:fldChar w:fldCharType="begin"/>
        </w:r>
        <w:r w:rsidR="003A3888">
          <w:rPr>
            <w:webHidden/>
          </w:rPr>
          <w:instrText xml:space="preserve"> PAGEREF _Toc266204053 \h </w:instrText>
        </w:r>
      </w:ins>
      <w:r>
        <w:rPr>
          <w:webHidden/>
        </w:rPr>
      </w:r>
      <w:r>
        <w:rPr>
          <w:webHidden/>
        </w:rPr>
        <w:fldChar w:fldCharType="separate"/>
      </w:r>
      <w:ins w:id="41" w:author="nmbinh" w:date="2010-07-06T18:24:00Z">
        <w:r w:rsidR="003A3888">
          <w:rPr>
            <w:webHidden/>
          </w:rPr>
          <w:t>15</w:t>
        </w:r>
        <w:r>
          <w:rPr>
            <w:webHidden/>
          </w:rPr>
          <w:fldChar w:fldCharType="end"/>
        </w:r>
        <w:r w:rsidRPr="009B13EA">
          <w:rPr>
            <w:rStyle w:val="Hyperlink"/>
          </w:rPr>
          <w:fldChar w:fldCharType="end"/>
        </w:r>
      </w:ins>
    </w:p>
    <w:p w:rsidR="003A3888" w:rsidRDefault="00E86DC4">
      <w:pPr>
        <w:pStyle w:val="TOC1"/>
        <w:tabs>
          <w:tab w:val="right" w:leader="dot" w:pos="9017"/>
        </w:tabs>
        <w:rPr>
          <w:ins w:id="42" w:author="nmbinh" w:date="2010-07-06T18:24:00Z"/>
          <w:rFonts w:asciiTheme="minorHAnsi" w:eastAsiaTheme="minorEastAsia" w:hAnsiTheme="minorHAnsi" w:cstheme="minorBidi"/>
          <w:b w:val="0"/>
          <w:bCs w:val="0"/>
          <w:caps w:val="0"/>
          <w:sz w:val="22"/>
          <w:szCs w:val="22"/>
          <w:lang w:val="en-US"/>
        </w:rPr>
      </w:pPr>
      <w:ins w:id="4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Ứng Dụng</w:t>
        </w:r>
        <w:r w:rsidR="003A3888">
          <w:rPr>
            <w:webHidden/>
          </w:rPr>
          <w:tab/>
        </w:r>
        <w:r>
          <w:rPr>
            <w:webHidden/>
          </w:rPr>
          <w:fldChar w:fldCharType="begin"/>
        </w:r>
        <w:r w:rsidR="003A3888">
          <w:rPr>
            <w:webHidden/>
          </w:rPr>
          <w:instrText xml:space="preserve"> PAGEREF _Toc266204054 \h </w:instrText>
        </w:r>
      </w:ins>
      <w:r>
        <w:rPr>
          <w:webHidden/>
        </w:rPr>
      </w:r>
      <w:r>
        <w:rPr>
          <w:webHidden/>
        </w:rPr>
        <w:fldChar w:fldCharType="separate"/>
      </w:r>
      <w:ins w:id="44" w:author="nmbinh" w:date="2010-07-06T18:24:00Z">
        <w:r w:rsidR="003A3888">
          <w:rPr>
            <w:webHidden/>
          </w:rPr>
          <w:t>15</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45" w:author="nmbinh" w:date="2010-07-06T18:24:00Z"/>
          <w:rFonts w:asciiTheme="minorHAnsi" w:eastAsiaTheme="minorEastAsia" w:hAnsiTheme="minorHAnsi" w:cstheme="minorBidi"/>
          <w:sz w:val="22"/>
          <w:szCs w:val="22"/>
          <w:lang w:val="en-US"/>
        </w:rPr>
      </w:pPr>
      <w:ins w:id="4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Nhận hồ sơ đăng ký dự thi.</w:t>
        </w:r>
        <w:r w:rsidR="003A3888">
          <w:rPr>
            <w:webHidden/>
          </w:rPr>
          <w:tab/>
        </w:r>
        <w:r>
          <w:rPr>
            <w:webHidden/>
          </w:rPr>
          <w:fldChar w:fldCharType="begin"/>
        </w:r>
        <w:r w:rsidR="003A3888">
          <w:rPr>
            <w:webHidden/>
          </w:rPr>
          <w:instrText xml:space="preserve"> PAGEREF _Toc266204055 \h </w:instrText>
        </w:r>
      </w:ins>
      <w:r>
        <w:rPr>
          <w:webHidden/>
        </w:rPr>
      </w:r>
      <w:r>
        <w:rPr>
          <w:webHidden/>
        </w:rPr>
        <w:fldChar w:fldCharType="separate"/>
      </w:r>
      <w:ins w:id="47" w:author="nmbinh" w:date="2010-07-06T18:24:00Z">
        <w:r w:rsidR="003A3888">
          <w:rPr>
            <w:webHidden/>
          </w:rPr>
          <w:t>17</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48" w:author="nmbinh" w:date="2010-07-06T18:24:00Z"/>
          <w:rFonts w:asciiTheme="minorHAnsi" w:eastAsiaTheme="minorEastAsia" w:hAnsiTheme="minorHAnsi" w:cstheme="minorBidi"/>
          <w:sz w:val="22"/>
          <w:szCs w:val="22"/>
          <w:lang w:val="en-US"/>
        </w:rPr>
      </w:pPr>
      <w:ins w:id="4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Phân công cán bộ coi thi.</w:t>
        </w:r>
        <w:r w:rsidR="003A3888">
          <w:rPr>
            <w:webHidden/>
          </w:rPr>
          <w:tab/>
        </w:r>
        <w:r>
          <w:rPr>
            <w:webHidden/>
          </w:rPr>
          <w:fldChar w:fldCharType="begin"/>
        </w:r>
        <w:r w:rsidR="003A3888">
          <w:rPr>
            <w:webHidden/>
          </w:rPr>
          <w:instrText xml:space="preserve"> PAGEREF _Toc266204056 \h </w:instrText>
        </w:r>
      </w:ins>
      <w:r>
        <w:rPr>
          <w:webHidden/>
        </w:rPr>
      </w:r>
      <w:r>
        <w:rPr>
          <w:webHidden/>
        </w:rPr>
        <w:fldChar w:fldCharType="separate"/>
      </w:r>
      <w:ins w:id="50" w:author="nmbinh" w:date="2010-07-06T18:24:00Z">
        <w:r w:rsidR="003A3888">
          <w:rPr>
            <w:webHidden/>
          </w:rPr>
          <w:t>17</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51" w:author="nmbinh" w:date="2010-07-06T18:24:00Z"/>
          <w:rFonts w:asciiTheme="minorHAnsi" w:eastAsiaTheme="minorEastAsia" w:hAnsiTheme="minorHAnsi" w:cstheme="minorBidi"/>
          <w:sz w:val="22"/>
          <w:szCs w:val="22"/>
          <w:lang w:val="en-US"/>
        </w:rPr>
      </w:pPr>
      <w:ins w:id="52"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Chuẩn bị đề thi.</w:t>
        </w:r>
        <w:r w:rsidR="003A3888">
          <w:rPr>
            <w:webHidden/>
          </w:rPr>
          <w:tab/>
        </w:r>
        <w:r>
          <w:rPr>
            <w:webHidden/>
          </w:rPr>
          <w:fldChar w:fldCharType="begin"/>
        </w:r>
        <w:r w:rsidR="003A3888">
          <w:rPr>
            <w:webHidden/>
          </w:rPr>
          <w:instrText xml:space="preserve"> PAGEREF _Toc266204057 \h </w:instrText>
        </w:r>
      </w:ins>
      <w:r>
        <w:rPr>
          <w:webHidden/>
        </w:rPr>
      </w:r>
      <w:r>
        <w:rPr>
          <w:webHidden/>
        </w:rPr>
        <w:fldChar w:fldCharType="separate"/>
      </w:r>
      <w:ins w:id="53" w:author="nmbinh" w:date="2010-07-06T18:24:00Z">
        <w:r w:rsidR="003A3888">
          <w:rPr>
            <w:webHidden/>
          </w:rPr>
          <w:t>17</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54" w:author="nmbinh" w:date="2010-07-06T18:24:00Z"/>
          <w:rFonts w:asciiTheme="minorHAnsi" w:eastAsiaTheme="minorEastAsia" w:hAnsiTheme="minorHAnsi" w:cstheme="minorBidi"/>
          <w:sz w:val="22"/>
          <w:szCs w:val="22"/>
          <w:lang w:val="en-US"/>
        </w:rPr>
      </w:pPr>
      <w:ins w:id="55"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2.4.</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Chuẩn bị hồ sơ tổ chức thi.</w:t>
        </w:r>
        <w:r w:rsidR="003A3888">
          <w:rPr>
            <w:webHidden/>
          </w:rPr>
          <w:tab/>
        </w:r>
        <w:r>
          <w:rPr>
            <w:webHidden/>
          </w:rPr>
          <w:fldChar w:fldCharType="begin"/>
        </w:r>
        <w:r w:rsidR="003A3888">
          <w:rPr>
            <w:webHidden/>
          </w:rPr>
          <w:instrText xml:space="preserve"> PAGEREF _Toc266204058 \h </w:instrText>
        </w:r>
      </w:ins>
      <w:r>
        <w:rPr>
          <w:webHidden/>
        </w:rPr>
      </w:r>
      <w:r>
        <w:rPr>
          <w:webHidden/>
        </w:rPr>
        <w:fldChar w:fldCharType="separate"/>
      </w:r>
      <w:ins w:id="56" w:author="nmbinh" w:date="2010-07-06T18:24:00Z">
        <w:r w:rsidR="003A3888">
          <w:rPr>
            <w:webHidden/>
          </w:rPr>
          <w:t>17</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57" w:author="nmbinh" w:date="2010-07-06T18:24:00Z"/>
          <w:rFonts w:asciiTheme="minorHAnsi" w:eastAsiaTheme="minorEastAsia" w:hAnsiTheme="minorHAnsi" w:cstheme="minorBidi"/>
          <w:sz w:val="22"/>
          <w:szCs w:val="22"/>
          <w:lang w:val="en-US"/>
        </w:rPr>
      </w:pPr>
      <w:ins w:id="58" w:author="nmbinh" w:date="2010-07-06T18:24:00Z">
        <w:r w:rsidRPr="009B13EA">
          <w:rPr>
            <w:rStyle w:val="Hyperlink"/>
          </w:rPr>
          <w:fldChar w:fldCharType="begin"/>
        </w:r>
        <w:r w:rsidR="003A3888" w:rsidRPr="009B13EA">
          <w:rPr>
            <w:rStyle w:val="Hyperlink"/>
          </w:rPr>
          <w:instrText xml:space="preserve"> </w:instrText>
        </w:r>
        <w:r w:rsidR="003A3888">
          <w:instrText>HYPERLINK \l "_Toc266204059"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2.5.</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Phân công chấm thi</w:t>
        </w:r>
        <w:r w:rsidR="003A3888">
          <w:rPr>
            <w:webHidden/>
          </w:rPr>
          <w:tab/>
        </w:r>
        <w:r>
          <w:rPr>
            <w:webHidden/>
          </w:rPr>
          <w:fldChar w:fldCharType="begin"/>
        </w:r>
        <w:r w:rsidR="003A3888">
          <w:rPr>
            <w:webHidden/>
          </w:rPr>
          <w:instrText xml:space="preserve"> PAGEREF _Toc266204059 \h </w:instrText>
        </w:r>
      </w:ins>
      <w:r>
        <w:rPr>
          <w:webHidden/>
        </w:rPr>
      </w:r>
      <w:r>
        <w:rPr>
          <w:webHidden/>
        </w:rPr>
        <w:fldChar w:fldCharType="separate"/>
      </w:r>
      <w:ins w:id="59" w:author="nmbinh" w:date="2010-07-06T18:24:00Z">
        <w:r w:rsidR="003A3888">
          <w:rPr>
            <w:webHidden/>
          </w:rPr>
          <w:t>18</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60" w:author="nmbinh" w:date="2010-07-06T18:24:00Z"/>
          <w:rFonts w:asciiTheme="minorHAnsi" w:eastAsiaTheme="minorEastAsia" w:hAnsiTheme="minorHAnsi" w:cstheme="minorBidi"/>
          <w:sz w:val="22"/>
          <w:szCs w:val="22"/>
          <w:lang w:val="en-US"/>
        </w:rPr>
      </w:pPr>
      <w:ins w:id="6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2.6.</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Thi</w:t>
        </w:r>
        <w:r w:rsidR="003A3888">
          <w:rPr>
            <w:webHidden/>
          </w:rPr>
          <w:tab/>
        </w:r>
        <w:r>
          <w:rPr>
            <w:webHidden/>
          </w:rPr>
          <w:fldChar w:fldCharType="begin"/>
        </w:r>
        <w:r w:rsidR="003A3888">
          <w:rPr>
            <w:webHidden/>
          </w:rPr>
          <w:instrText xml:space="preserve"> PAGEREF _Toc266204060 \h </w:instrText>
        </w:r>
      </w:ins>
      <w:r>
        <w:rPr>
          <w:webHidden/>
        </w:rPr>
      </w:r>
      <w:r>
        <w:rPr>
          <w:webHidden/>
        </w:rPr>
        <w:fldChar w:fldCharType="separate"/>
      </w:r>
      <w:ins w:id="62" w:author="nmbinh" w:date="2010-07-06T18:24:00Z">
        <w:r w:rsidR="003A3888">
          <w:rPr>
            <w:webHidden/>
          </w:rPr>
          <w:t>18</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63" w:author="nmbinh" w:date="2010-07-06T18:24:00Z"/>
          <w:rFonts w:asciiTheme="minorHAnsi" w:eastAsiaTheme="minorEastAsia" w:hAnsiTheme="minorHAnsi" w:cstheme="minorBidi"/>
          <w:sz w:val="22"/>
          <w:szCs w:val="22"/>
          <w:lang w:val="en-US"/>
        </w:rPr>
      </w:pPr>
      <w:ins w:id="6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2.7.</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Chấm thi</w:t>
        </w:r>
        <w:r w:rsidR="003A3888">
          <w:rPr>
            <w:webHidden/>
          </w:rPr>
          <w:tab/>
        </w:r>
        <w:r>
          <w:rPr>
            <w:webHidden/>
          </w:rPr>
          <w:fldChar w:fldCharType="begin"/>
        </w:r>
        <w:r w:rsidR="003A3888">
          <w:rPr>
            <w:webHidden/>
          </w:rPr>
          <w:instrText xml:space="preserve"> PAGEREF _Toc266204061 \h </w:instrText>
        </w:r>
      </w:ins>
      <w:r>
        <w:rPr>
          <w:webHidden/>
        </w:rPr>
      </w:r>
      <w:r>
        <w:rPr>
          <w:webHidden/>
        </w:rPr>
        <w:fldChar w:fldCharType="separate"/>
      </w:r>
      <w:ins w:id="65" w:author="nmbinh" w:date="2010-07-06T18:24:00Z">
        <w:r w:rsidR="003A3888">
          <w:rPr>
            <w:webHidden/>
          </w:rPr>
          <w:t>19</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66" w:author="nmbinh" w:date="2010-07-06T18:24:00Z"/>
          <w:rFonts w:asciiTheme="minorHAnsi" w:eastAsiaTheme="minorEastAsia" w:hAnsiTheme="minorHAnsi" w:cstheme="minorBidi"/>
          <w:sz w:val="22"/>
          <w:szCs w:val="22"/>
          <w:lang w:val="en-US"/>
        </w:rPr>
      </w:pPr>
      <w:ins w:id="6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2.8.</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Kiểm tra điểm thi và nộp bảng điểm gốc.</w:t>
        </w:r>
        <w:r w:rsidR="003A3888">
          <w:rPr>
            <w:webHidden/>
          </w:rPr>
          <w:tab/>
        </w:r>
        <w:r>
          <w:rPr>
            <w:webHidden/>
          </w:rPr>
          <w:fldChar w:fldCharType="begin"/>
        </w:r>
        <w:r w:rsidR="003A3888">
          <w:rPr>
            <w:webHidden/>
          </w:rPr>
          <w:instrText xml:space="preserve"> PAGEREF _Toc266204062 \h </w:instrText>
        </w:r>
      </w:ins>
      <w:r>
        <w:rPr>
          <w:webHidden/>
        </w:rPr>
      </w:r>
      <w:r>
        <w:rPr>
          <w:webHidden/>
        </w:rPr>
        <w:fldChar w:fldCharType="separate"/>
      </w:r>
      <w:ins w:id="68" w:author="nmbinh" w:date="2010-07-06T18:24:00Z">
        <w:r w:rsidR="003A3888">
          <w:rPr>
            <w:webHidden/>
          </w:rPr>
          <w:t>20</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69" w:author="nmbinh" w:date="2010-07-06T18:24:00Z"/>
          <w:rFonts w:asciiTheme="minorHAnsi" w:eastAsiaTheme="minorEastAsia" w:hAnsiTheme="minorHAnsi" w:cstheme="minorBidi"/>
          <w:sz w:val="22"/>
          <w:szCs w:val="22"/>
          <w:lang w:val="en-US"/>
        </w:rPr>
      </w:pPr>
      <w:ins w:id="70"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2.9.</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Công bố kết quả thi</w:t>
        </w:r>
        <w:r w:rsidR="003A3888">
          <w:rPr>
            <w:webHidden/>
          </w:rPr>
          <w:tab/>
        </w:r>
        <w:r>
          <w:rPr>
            <w:webHidden/>
          </w:rPr>
          <w:fldChar w:fldCharType="begin"/>
        </w:r>
        <w:r w:rsidR="003A3888">
          <w:rPr>
            <w:webHidden/>
          </w:rPr>
          <w:instrText xml:space="preserve"> PAGEREF _Toc266204063 \h </w:instrText>
        </w:r>
      </w:ins>
      <w:r>
        <w:rPr>
          <w:webHidden/>
        </w:rPr>
      </w:r>
      <w:r>
        <w:rPr>
          <w:webHidden/>
        </w:rPr>
        <w:fldChar w:fldCharType="separate"/>
      </w:r>
      <w:ins w:id="71" w:author="nmbinh" w:date="2010-07-06T18:24:00Z">
        <w:r w:rsidR="003A3888">
          <w:rPr>
            <w:webHidden/>
          </w:rPr>
          <w:t>20</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72" w:author="nmbinh" w:date="2010-07-06T18:24:00Z"/>
          <w:rFonts w:asciiTheme="minorHAnsi" w:eastAsiaTheme="minorEastAsia" w:hAnsiTheme="minorHAnsi" w:cstheme="minorBidi"/>
          <w:sz w:val="22"/>
          <w:szCs w:val="22"/>
          <w:lang w:val="en-US"/>
        </w:rPr>
      </w:pPr>
      <w:ins w:id="7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2.10.</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Nhận đăng ký phúc khảo.</w:t>
        </w:r>
        <w:r w:rsidR="003A3888">
          <w:rPr>
            <w:webHidden/>
          </w:rPr>
          <w:tab/>
        </w:r>
        <w:r>
          <w:rPr>
            <w:webHidden/>
          </w:rPr>
          <w:fldChar w:fldCharType="begin"/>
        </w:r>
        <w:r w:rsidR="003A3888">
          <w:rPr>
            <w:webHidden/>
          </w:rPr>
          <w:instrText xml:space="preserve"> PAGEREF _Toc266204064 \h </w:instrText>
        </w:r>
      </w:ins>
      <w:r>
        <w:rPr>
          <w:webHidden/>
        </w:rPr>
      </w:r>
      <w:r>
        <w:rPr>
          <w:webHidden/>
        </w:rPr>
        <w:fldChar w:fldCharType="separate"/>
      </w:r>
      <w:ins w:id="74" w:author="nmbinh" w:date="2010-07-06T18:24:00Z">
        <w:r w:rsidR="003A3888">
          <w:rPr>
            <w:webHidden/>
          </w:rPr>
          <w:t>20</w:t>
        </w:r>
        <w:r>
          <w:rPr>
            <w:webHidden/>
          </w:rPr>
          <w:fldChar w:fldCharType="end"/>
        </w:r>
        <w:r w:rsidRPr="009B13EA">
          <w:rPr>
            <w:rStyle w:val="Hyperlink"/>
          </w:rPr>
          <w:fldChar w:fldCharType="end"/>
        </w:r>
      </w:ins>
    </w:p>
    <w:p w:rsidR="003A3888" w:rsidRDefault="00E86DC4">
      <w:pPr>
        <w:pStyle w:val="TOC5"/>
        <w:tabs>
          <w:tab w:val="left" w:pos="1320"/>
          <w:tab w:val="right" w:leader="dot" w:pos="9017"/>
        </w:tabs>
        <w:rPr>
          <w:ins w:id="75" w:author="nmbinh" w:date="2010-07-06T18:24:00Z"/>
          <w:rFonts w:asciiTheme="minorHAnsi" w:eastAsiaTheme="minorEastAsia" w:hAnsiTheme="minorHAnsi" w:cstheme="minorBidi"/>
          <w:sz w:val="22"/>
          <w:szCs w:val="22"/>
          <w:lang w:val="en-US"/>
        </w:rPr>
      </w:pPr>
      <w:ins w:id="7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Công bố kết quả phúc khảo.</w:t>
        </w:r>
        <w:r w:rsidR="003A3888">
          <w:rPr>
            <w:webHidden/>
          </w:rPr>
          <w:tab/>
        </w:r>
        <w:r>
          <w:rPr>
            <w:webHidden/>
          </w:rPr>
          <w:fldChar w:fldCharType="begin"/>
        </w:r>
        <w:r w:rsidR="003A3888">
          <w:rPr>
            <w:webHidden/>
          </w:rPr>
          <w:instrText xml:space="preserve"> PAGEREF _Toc266204065 \h </w:instrText>
        </w:r>
      </w:ins>
      <w:r>
        <w:rPr>
          <w:webHidden/>
        </w:rPr>
      </w:r>
      <w:r>
        <w:rPr>
          <w:webHidden/>
        </w:rPr>
        <w:fldChar w:fldCharType="separate"/>
      </w:r>
      <w:ins w:id="77" w:author="nmbinh" w:date="2010-07-06T18:24:00Z">
        <w:r w:rsidR="003A3888">
          <w:rPr>
            <w:webHidden/>
          </w:rPr>
          <w:t>20</w:t>
        </w:r>
        <w:r>
          <w:rPr>
            <w:webHidden/>
          </w:rPr>
          <w:fldChar w:fldCharType="end"/>
        </w:r>
        <w:r w:rsidRPr="009B13EA">
          <w:rPr>
            <w:rStyle w:val="Hyperlink"/>
          </w:rPr>
          <w:fldChar w:fldCharType="end"/>
        </w:r>
      </w:ins>
    </w:p>
    <w:p w:rsidR="003A3888" w:rsidRDefault="00E86DC4">
      <w:pPr>
        <w:pStyle w:val="TOC2"/>
        <w:tabs>
          <w:tab w:val="left" w:pos="440"/>
          <w:tab w:val="right" w:leader="dot" w:pos="9017"/>
        </w:tabs>
        <w:rPr>
          <w:ins w:id="78" w:author="nmbinh" w:date="2010-07-06T18:24:00Z"/>
          <w:rFonts w:asciiTheme="minorHAnsi" w:eastAsiaTheme="minorEastAsia" w:hAnsiTheme="minorHAnsi" w:cstheme="minorBidi"/>
          <w:b w:val="0"/>
          <w:bCs w:val="0"/>
          <w:sz w:val="22"/>
          <w:szCs w:val="22"/>
          <w:lang w:val="en-US"/>
        </w:rPr>
      </w:pPr>
      <w:ins w:id="7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3.</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rPr>
          <w:t xml:space="preserve">Yêu cầu </w:t>
        </w:r>
        <w:r w:rsidR="003A3888" w:rsidRPr="009B13EA">
          <w:rPr>
            <w:rStyle w:val="Hyperlink"/>
            <w:rFonts w:ascii="Times New Roman" w:hAnsi="Times New Roman"/>
            <w:lang w:val="en-US"/>
          </w:rPr>
          <w:t>chức năng</w:t>
        </w:r>
        <w:r w:rsidR="003A3888">
          <w:rPr>
            <w:webHidden/>
          </w:rPr>
          <w:tab/>
        </w:r>
        <w:r>
          <w:rPr>
            <w:webHidden/>
          </w:rPr>
          <w:fldChar w:fldCharType="begin"/>
        </w:r>
        <w:r w:rsidR="003A3888">
          <w:rPr>
            <w:webHidden/>
          </w:rPr>
          <w:instrText xml:space="preserve"> PAGEREF _Toc266204066 \h </w:instrText>
        </w:r>
      </w:ins>
      <w:r>
        <w:rPr>
          <w:webHidden/>
        </w:rPr>
      </w:r>
      <w:r>
        <w:rPr>
          <w:webHidden/>
        </w:rPr>
        <w:fldChar w:fldCharType="separate"/>
      </w:r>
      <w:ins w:id="80" w:author="nmbinh" w:date="2010-07-06T18:24:00Z">
        <w:r w:rsidR="003A3888">
          <w:rPr>
            <w:webHidden/>
          </w:rPr>
          <w:t>22</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81" w:author="nmbinh" w:date="2010-07-06T18:24:00Z"/>
          <w:rFonts w:asciiTheme="minorHAnsi" w:eastAsiaTheme="minorEastAsia" w:hAnsiTheme="minorHAnsi" w:cstheme="minorBidi"/>
          <w:sz w:val="22"/>
          <w:szCs w:val="22"/>
          <w:lang w:val="en-US"/>
        </w:rPr>
      </w:pPr>
      <w:ins w:id="82"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thông báo.</w:t>
        </w:r>
        <w:r w:rsidR="003A3888">
          <w:rPr>
            <w:webHidden/>
          </w:rPr>
          <w:tab/>
        </w:r>
        <w:r>
          <w:rPr>
            <w:webHidden/>
          </w:rPr>
          <w:fldChar w:fldCharType="begin"/>
        </w:r>
        <w:r w:rsidR="003A3888">
          <w:rPr>
            <w:webHidden/>
          </w:rPr>
          <w:instrText xml:space="preserve"> PAGEREF _Toc266204067 \h </w:instrText>
        </w:r>
      </w:ins>
      <w:r>
        <w:rPr>
          <w:webHidden/>
        </w:rPr>
      </w:r>
      <w:r>
        <w:rPr>
          <w:webHidden/>
        </w:rPr>
        <w:fldChar w:fldCharType="separate"/>
      </w:r>
      <w:ins w:id="83" w:author="nmbinh" w:date="2010-07-06T18:24:00Z">
        <w:r w:rsidR="003A3888">
          <w:rPr>
            <w:webHidden/>
          </w:rPr>
          <w:t>22</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84" w:author="nmbinh" w:date="2010-07-06T18:24:00Z"/>
          <w:rFonts w:asciiTheme="minorHAnsi" w:eastAsiaTheme="minorEastAsia" w:hAnsiTheme="minorHAnsi" w:cstheme="minorBidi"/>
          <w:sz w:val="22"/>
          <w:szCs w:val="22"/>
          <w:lang w:val="en-US"/>
        </w:rPr>
      </w:pPr>
      <w:ins w:id="85"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theo dõi công việc</w:t>
        </w:r>
        <w:r w:rsidR="003A3888">
          <w:rPr>
            <w:webHidden/>
          </w:rPr>
          <w:tab/>
        </w:r>
        <w:r>
          <w:rPr>
            <w:webHidden/>
          </w:rPr>
          <w:fldChar w:fldCharType="begin"/>
        </w:r>
        <w:r w:rsidR="003A3888">
          <w:rPr>
            <w:webHidden/>
          </w:rPr>
          <w:instrText xml:space="preserve"> PAGEREF _Toc266204068 \h </w:instrText>
        </w:r>
      </w:ins>
      <w:r>
        <w:rPr>
          <w:webHidden/>
        </w:rPr>
      </w:r>
      <w:r>
        <w:rPr>
          <w:webHidden/>
        </w:rPr>
        <w:fldChar w:fldCharType="separate"/>
      </w:r>
      <w:ins w:id="86" w:author="nmbinh" w:date="2010-07-06T18:24:00Z">
        <w:r w:rsidR="003A3888">
          <w:rPr>
            <w:webHidden/>
          </w:rPr>
          <w:t>22</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87" w:author="nmbinh" w:date="2010-07-06T18:24:00Z"/>
          <w:rFonts w:asciiTheme="minorHAnsi" w:eastAsiaTheme="minorEastAsia" w:hAnsiTheme="minorHAnsi" w:cstheme="minorBidi"/>
          <w:sz w:val="22"/>
          <w:szCs w:val="22"/>
          <w:lang w:val="en-US"/>
        </w:rPr>
      </w:pPr>
      <w:ins w:id="88" w:author="nmbinh" w:date="2010-07-06T18:24:00Z">
        <w:r w:rsidRPr="009B13EA">
          <w:rPr>
            <w:rStyle w:val="Hyperlink"/>
          </w:rPr>
          <w:fldChar w:fldCharType="begin"/>
        </w:r>
        <w:r w:rsidR="003A3888" w:rsidRPr="009B13EA">
          <w:rPr>
            <w:rStyle w:val="Hyperlink"/>
          </w:rPr>
          <w:instrText xml:space="preserve"> </w:instrText>
        </w:r>
        <w:r w:rsidR="003A3888">
          <w:instrText>HYPERLINK \l "_Toc266204069"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3.2.2.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Đối với người quản lý:</w:t>
        </w:r>
        <w:r w:rsidR="003A3888">
          <w:rPr>
            <w:webHidden/>
          </w:rPr>
          <w:tab/>
        </w:r>
        <w:r>
          <w:rPr>
            <w:webHidden/>
          </w:rPr>
          <w:fldChar w:fldCharType="begin"/>
        </w:r>
        <w:r w:rsidR="003A3888">
          <w:rPr>
            <w:webHidden/>
          </w:rPr>
          <w:instrText xml:space="preserve"> PAGEREF _Toc266204069 \h </w:instrText>
        </w:r>
      </w:ins>
      <w:r>
        <w:rPr>
          <w:webHidden/>
        </w:rPr>
      </w:r>
      <w:r>
        <w:rPr>
          <w:webHidden/>
        </w:rPr>
        <w:fldChar w:fldCharType="separate"/>
      </w:r>
      <w:ins w:id="89" w:author="nmbinh" w:date="2010-07-06T18:24:00Z">
        <w:r w:rsidR="003A3888">
          <w:rPr>
            <w:webHidden/>
          </w:rPr>
          <w:t>23</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90" w:author="nmbinh" w:date="2010-07-06T18:24:00Z"/>
          <w:rFonts w:asciiTheme="minorHAnsi" w:eastAsiaTheme="minorEastAsia" w:hAnsiTheme="minorHAnsi" w:cstheme="minorBidi"/>
          <w:sz w:val="22"/>
          <w:szCs w:val="22"/>
          <w:lang w:val="en-US"/>
        </w:rPr>
      </w:pPr>
      <w:ins w:id="9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cập nhật thông tin</w:t>
        </w:r>
        <w:r w:rsidR="003A3888">
          <w:rPr>
            <w:webHidden/>
          </w:rPr>
          <w:tab/>
        </w:r>
        <w:r>
          <w:rPr>
            <w:webHidden/>
          </w:rPr>
          <w:fldChar w:fldCharType="begin"/>
        </w:r>
        <w:r w:rsidR="003A3888">
          <w:rPr>
            <w:webHidden/>
          </w:rPr>
          <w:instrText xml:space="preserve"> PAGEREF _Toc266204070 \h </w:instrText>
        </w:r>
      </w:ins>
      <w:r>
        <w:rPr>
          <w:webHidden/>
        </w:rPr>
      </w:r>
      <w:r>
        <w:rPr>
          <w:webHidden/>
        </w:rPr>
        <w:fldChar w:fldCharType="separate"/>
      </w:r>
      <w:ins w:id="92" w:author="nmbinh" w:date="2010-07-06T18:24:00Z">
        <w:r w:rsidR="003A3888">
          <w:rPr>
            <w:webHidden/>
          </w:rPr>
          <w:t>23</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93" w:author="nmbinh" w:date="2010-07-06T18:24:00Z"/>
          <w:rFonts w:asciiTheme="minorHAnsi" w:eastAsiaTheme="minorEastAsia" w:hAnsiTheme="minorHAnsi" w:cstheme="minorBidi"/>
          <w:sz w:val="22"/>
          <w:szCs w:val="22"/>
          <w:lang w:val="en-US"/>
        </w:rPr>
      </w:pPr>
      <w:ins w:id="9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thống kê</w:t>
        </w:r>
        <w:r w:rsidR="003A3888">
          <w:rPr>
            <w:webHidden/>
          </w:rPr>
          <w:tab/>
        </w:r>
        <w:r>
          <w:rPr>
            <w:webHidden/>
          </w:rPr>
          <w:fldChar w:fldCharType="begin"/>
        </w:r>
        <w:r w:rsidR="003A3888">
          <w:rPr>
            <w:webHidden/>
          </w:rPr>
          <w:instrText xml:space="preserve"> PAGEREF _Toc266204071 \h </w:instrText>
        </w:r>
      </w:ins>
      <w:r>
        <w:rPr>
          <w:webHidden/>
        </w:rPr>
      </w:r>
      <w:r>
        <w:rPr>
          <w:webHidden/>
        </w:rPr>
        <w:fldChar w:fldCharType="separate"/>
      </w:r>
      <w:ins w:id="95" w:author="nmbinh" w:date="2010-07-06T18:24:00Z">
        <w:r w:rsidR="003A3888">
          <w:rPr>
            <w:webHidden/>
          </w:rPr>
          <w:t>24</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96" w:author="nmbinh" w:date="2010-07-06T18:24:00Z"/>
          <w:rFonts w:asciiTheme="minorHAnsi" w:eastAsiaTheme="minorEastAsia" w:hAnsiTheme="minorHAnsi" w:cstheme="minorBidi"/>
          <w:sz w:val="22"/>
          <w:szCs w:val="22"/>
          <w:lang w:val="en-US"/>
        </w:rPr>
      </w:pPr>
      <w:ins w:id="9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3.3.1.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Thống kê tổng thể:</w:t>
        </w:r>
        <w:r w:rsidR="003A3888">
          <w:rPr>
            <w:webHidden/>
          </w:rPr>
          <w:tab/>
        </w:r>
        <w:r>
          <w:rPr>
            <w:webHidden/>
          </w:rPr>
          <w:fldChar w:fldCharType="begin"/>
        </w:r>
        <w:r w:rsidR="003A3888">
          <w:rPr>
            <w:webHidden/>
          </w:rPr>
          <w:instrText xml:space="preserve"> PAGEREF _Toc266204072 \h </w:instrText>
        </w:r>
      </w:ins>
      <w:r>
        <w:rPr>
          <w:webHidden/>
        </w:rPr>
      </w:r>
      <w:r>
        <w:rPr>
          <w:webHidden/>
        </w:rPr>
        <w:fldChar w:fldCharType="separate"/>
      </w:r>
      <w:ins w:id="98" w:author="nmbinh" w:date="2010-07-06T18:24:00Z">
        <w:r w:rsidR="003A3888">
          <w:rPr>
            <w:webHidden/>
          </w:rPr>
          <w:t>24</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99" w:author="nmbinh" w:date="2010-07-06T18:24:00Z"/>
          <w:rFonts w:asciiTheme="minorHAnsi" w:eastAsiaTheme="minorEastAsia" w:hAnsiTheme="minorHAnsi" w:cstheme="minorBidi"/>
          <w:sz w:val="22"/>
          <w:szCs w:val="22"/>
          <w:lang w:val="en-US"/>
        </w:rPr>
      </w:pPr>
      <w:ins w:id="100" w:author="nmbinh" w:date="2010-07-06T18:24:00Z">
        <w:r w:rsidRPr="009B13EA">
          <w:rPr>
            <w:rStyle w:val="Hyperlink"/>
          </w:rPr>
          <w:lastRenderedPageBreak/>
          <w:fldChar w:fldCharType="begin"/>
        </w:r>
        <w:r w:rsidR="003A3888" w:rsidRPr="009B13EA">
          <w:rPr>
            <w:rStyle w:val="Hyperlink"/>
          </w:rPr>
          <w:instrText xml:space="preserve"> </w:instrText>
        </w:r>
        <w:r w:rsidR="003A3888">
          <w:instrText>HYPERLINK \l "_Toc266204073"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3.3.2.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Thống kê chi tiết:</w:t>
        </w:r>
        <w:r w:rsidR="003A3888">
          <w:rPr>
            <w:webHidden/>
          </w:rPr>
          <w:tab/>
        </w:r>
        <w:r>
          <w:rPr>
            <w:webHidden/>
          </w:rPr>
          <w:fldChar w:fldCharType="begin"/>
        </w:r>
        <w:r w:rsidR="003A3888">
          <w:rPr>
            <w:webHidden/>
          </w:rPr>
          <w:instrText xml:space="preserve"> PAGEREF _Toc266204073 \h </w:instrText>
        </w:r>
      </w:ins>
      <w:r>
        <w:rPr>
          <w:webHidden/>
        </w:rPr>
      </w:r>
      <w:r>
        <w:rPr>
          <w:webHidden/>
        </w:rPr>
        <w:fldChar w:fldCharType="separate"/>
      </w:r>
      <w:ins w:id="101" w:author="nmbinh" w:date="2010-07-06T18:24:00Z">
        <w:r w:rsidR="003A3888">
          <w:rPr>
            <w:webHidden/>
          </w:rPr>
          <w:t>24</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102" w:author="nmbinh" w:date="2010-07-06T18:24:00Z"/>
          <w:rFonts w:asciiTheme="minorHAnsi" w:eastAsiaTheme="minorEastAsia" w:hAnsiTheme="minorHAnsi" w:cstheme="minorBidi"/>
          <w:sz w:val="22"/>
          <w:szCs w:val="22"/>
          <w:lang w:val="en-US"/>
        </w:rPr>
      </w:pPr>
      <w:ins w:id="10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3.3.3.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Thống kê so sánh:</w:t>
        </w:r>
        <w:r w:rsidR="003A3888">
          <w:rPr>
            <w:webHidden/>
          </w:rPr>
          <w:tab/>
        </w:r>
        <w:r>
          <w:rPr>
            <w:webHidden/>
          </w:rPr>
          <w:fldChar w:fldCharType="begin"/>
        </w:r>
        <w:r w:rsidR="003A3888">
          <w:rPr>
            <w:webHidden/>
          </w:rPr>
          <w:instrText xml:space="preserve"> PAGEREF _Toc266204074 \h </w:instrText>
        </w:r>
      </w:ins>
      <w:r>
        <w:rPr>
          <w:webHidden/>
        </w:rPr>
      </w:r>
      <w:r>
        <w:rPr>
          <w:webHidden/>
        </w:rPr>
        <w:fldChar w:fldCharType="separate"/>
      </w:r>
      <w:ins w:id="104" w:author="nmbinh" w:date="2010-07-06T18:24:00Z">
        <w:r w:rsidR="003A3888">
          <w:rPr>
            <w:webHidden/>
          </w:rPr>
          <w:t>24</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05" w:author="nmbinh" w:date="2010-07-06T18:24:00Z"/>
          <w:rFonts w:asciiTheme="minorHAnsi" w:eastAsiaTheme="minorEastAsia" w:hAnsiTheme="minorHAnsi" w:cstheme="minorBidi"/>
          <w:sz w:val="22"/>
          <w:szCs w:val="22"/>
          <w:lang w:val="en-US"/>
        </w:rPr>
      </w:pPr>
      <w:ins w:id="10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3.4.</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cảnh báo:</w:t>
        </w:r>
        <w:r w:rsidR="003A3888">
          <w:rPr>
            <w:webHidden/>
          </w:rPr>
          <w:tab/>
        </w:r>
        <w:r>
          <w:rPr>
            <w:webHidden/>
          </w:rPr>
          <w:fldChar w:fldCharType="begin"/>
        </w:r>
        <w:r w:rsidR="003A3888">
          <w:rPr>
            <w:webHidden/>
          </w:rPr>
          <w:instrText xml:space="preserve"> PAGEREF _Toc266204075 \h </w:instrText>
        </w:r>
      </w:ins>
      <w:r>
        <w:rPr>
          <w:webHidden/>
        </w:rPr>
      </w:r>
      <w:r>
        <w:rPr>
          <w:webHidden/>
        </w:rPr>
        <w:fldChar w:fldCharType="separate"/>
      </w:r>
      <w:ins w:id="107" w:author="nmbinh" w:date="2010-07-06T18:24:00Z">
        <w:r w:rsidR="003A3888">
          <w:rPr>
            <w:webHidden/>
          </w:rPr>
          <w:t>24</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08" w:author="nmbinh" w:date="2010-07-06T18:24:00Z"/>
          <w:rFonts w:asciiTheme="minorHAnsi" w:eastAsiaTheme="minorEastAsia" w:hAnsiTheme="minorHAnsi" w:cstheme="minorBidi"/>
          <w:sz w:val="22"/>
          <w:szCs w:val="22"/>
          <w:lang w:val="en-US"/>
        </w:rPr>
      </w:pPr>
      <w:ins w:id="10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3.5.</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phân quyền hệ thống</w:t>
        </w:r>
        <w:r w:rsidR="003A3888">
          <w:rPr>
            <w:webHidden/>
          </w:rPr>
          <w:tab/>
        </w:r>
        <w:r>
          <w:rPr>
            <w:webHidden/>
          </w:rPr>
          <w:fldChar w:fldCharType="begin"/>
        </w:r>
        <w:r w:rsidR="003A3888">
          <w:rPr>
            <w:webHidden/>
          </w:rPr>
          <w:instrText xml:space="preserve"> PAGEREF _Toc266204076 \h </w:instrText>
        </w:r>
      </w:ins>
      <w:r>
        <w:rPr>
          <w:webHidden/>
        </w:rPr>
      </w:r>
      <w:r>
        <w:rPr>
          <w:webHidden/>
        </w:rPr>
        <w:fldChar w:fldCharType="separate"/>
      </w:r>
      <w:ins w:id="110" w:author="nmbinh" w:date="2010-07-06T18:24:00Z">
        <w:r w:rsidR="003A3888">
          <w:rPr>
            <w:webHidden/>
          </w:rPr>
          <w:t>25</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11" w:author="nmbinh" w:date="2010-07-06T18:24:00Z"/>
          <w:rFonts w:asciiTheme="minorHAnsi" w:eastAsiaTheme="minorEastAsia" w:hAnsiTheme="minorHAnsi" w:cstheme="minorBidi"/>
          <w:sz w:val="22"/>
          <w:szCs w:val="22"/>
          <w:lang w:val="en-US"/>
        </w:rPr>
      </w:pPr>
      <w:ins w:id="112"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3.6.</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Chức năng biểu diễn luồng công việc dưới dạng sơ đồ trực quan</w:t>
        </w:r>
        <w:r w:rsidR="003A3888">
          <w:rPr>
            <w:webHidden/>
          </w:rPr>
          <w:tab/>
        </w:r>
        <w:r>
          <w:rPr>
            <w:webHidden/>
          </w:rPr>
          <w:fldChar w:fldCharType="begin"/>
        </w:r>
        <w:r w:rsidR="003A3888">
          <w:rPr>
            <w:webHidden/>
          </w:rPr>
          <w:instrText xml:space="preserve"> PAGEREF _Toc266204077 \h </w:instrText>
        </w:r>
      </w:ins>
      <w:r>
        <w:rPr>
          <w:webHidden/>
        </w:rPr>
      </w:r>
      <w:r>
        <w:rPr>
          <w:webHidden/>
        </w:rPr>
        <w:fldChar w:fldCharType="separate"/>
      </w:r>
      <w:ins w:id="113" w:author="nmbinh" w:date="2010-07-06T18:24:00Z">
        <w:r w:rsidR="003A3888">
          <w:rPr>
            <w:webHidden/>
          </w:rPr>
          <w:t>25</w:t>
        </w:r>
        <w:r>
          <w:rPr>
            <w:webHidden/>
          </w:rPr>
          <w:fldChar w:fldCharType="end"/>
        </w:r>
        <w:r w:rsidRPr="009B13EA">
          <w:rPr>
            <w:rStyle w:val="Hyperlink"/>
          </w:rPr>
          <w:fldChar w:fldCharType="end"/>
        </w:r>
      </w:ins>
    </w:p>
    <w:p w:rsidR="003A3888" w:rsidRDefault="00E86DC4">
      <w:pPr>
        <w:pStyle w:val="TOC2"/>
        <w:tabs>
          <w:tab w:val="left" w:pos="440"/>
          <w:tab w:val="right" w:leader="dot" w:pos="9017"/>
        </w:tabs>
        <w:rPr>
          <w:ins w:id="114" w:author="nmbinh" w:date="2010-07-06T18:24:00Z"/>
          <w:rFonts w:asciiTheme="minorHAnsi" w:eastAsiaTheme="minorEastAsia" w:hAnsiTheme="minorHAnsi" w:cstheme="minorBidi"/>
          <w:b w:val="0"/>
          <w:bCs w:val="0"/>
          <w:sz w:val="22"/>
          <w:szCs w:val="22"/>
          <w:lang w:val="en-US"/>
        </w:rPr>
      </w:pPr>
      <w:ins w:id="115"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4.</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rPr>
          <w:t>Yêu cầu phi chức năng</w:t>
        </w:r>
        <w:r w:rsidR="003A3888">
          <w:rPr>
            <w:webHidden/>
          </w:rPr>
          <w:tab/>
        </w:r>
        <w:r>
          <w:rPr>
            <w:webHidden/>
          </w:rPr>
          <w:fldChar w:fldCharType="begin"/>
        </w:r>
        <w:r w:rsidR="003A3888">
          <w:rPr>
            <w:webHidden/>
          </w:rPr>
          <w:instrText xml:space="preserve"> PAGEREF _Toc266204078 \h </w:instrText>
        </w:r>
      </w:ins>
      <w:r>
        <w:rPr>
          <w:webHidden/>
        </w:rPr>
      </w:r>
      <w:r>
        <w:rPr>
          <w:webHidden/>
        </w:rPr>
        <w:fldChar w:fldCharType="separate"/>
      </w:r>
      <w:ins w:id="116" w:author="nmbinh" w:date="2010-07-06T18:24:00Z">
        <w:r w:rsidR="003A3888">
          <w:rPr>
            <w:webHidden/>
          </w:rPr>
          <w:t>26</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17" w:author="nmbinh" w:date="2010-07-06T18:24:00Z"/>
          <w:rFonts w:asciiTheme="minorHAnsi" w:eastAsiaTheme="minorEastAsia" w:hAnsiTheme="minorHAnsi" w:cstheme="minorBidi"/>
          <w:sz w:val="22"/>
          <w:szCs w:val="22"/>
          <w:lang w:val="en-US"/>
        </w:rPr>
      </w:pPr>
      <w:ins w:id="118" w:author="nmbinh" w:date="2010-07-06T18:24:00Z">
        <w:r w:rsidRPr="009B13EA">
          <w:rPr>
            <w:rStyle w:val="Hyperlink"/>
          </w:rPr>
          <w:fldChar w:fldCharType="begin"/>
        </w:r>
        <w:r w:rsidR="003A3888" w:rsidRPr="009B13EA">
          <w:rPr>
            <w:rStyle w:val="Hyperlink"/>
          </w:rPr>
          <w:instrText xml:space="preserve"> </w:instrText>
        </w:r>
        <w:r w:rsidR="003A3888">
          <w:instrText>HYPERLINK \l "_Toc266204079"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4.1.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Tính tiến hóa</w:t>
        </w:r>
        <w:r w:rsidR="003A3888">
          <w:rPr>
            <w:webHidden/>
          </w:rPr>
          <w:tab/>
        </w:r>
        <w:r>
          <w:rPr>
            <w:webHidden/>
          </w:rPr>
          <w:fldChar w:fldCharType="begin"/>
        </w:r>
        <w:r w:rsidR="003A3888">
          <w:rPr>
            <w:webHidden/>
          </w:rPr>
          <w:instrText xml:space="preserve"> PAGEREF _Toc266204079 \h </w:instrText>
        </w:r>
      </w:ins>
      <w:r>
        <w:rPr>
          <w:webHidden/>
        </w:rPr>
      </w:r>
      <w:r>
        <w:rPr>
          <w:webHidden/>
        </w:rPr>
        <w:fldChar w:fldCharType="separate"/>
      </w:r>
      <w:ins w:id="119" w:author="nmbinh" w:date="2010-07-06T18:24:00Z">
        <w:r w:rsidR="003A3888">
          <w:rPr>
            <w:webHidden/>
          </w:rPr>
          <w:t>26</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20" w:author="nmbinh" w:date="2010-07-06T18:24:00Z"/>
          <w:rFonts w:asciiTheme="minorHAnsi" w:eastAsiaTheme="minorEastAsia" w:hAnsiTheme="minorHAnsi" w:cstheme="minorBidi"/>
          <w:sz w:val="22"/>
          <w:szCs w:val="22"/>
          <w:lang w:val="en-US"/>
        </w:rPr>
      </w:pPr>
      <w:ins w:id="12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4.2.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Yêu cầu về giao diện</w:t>
        </w:r>
        <w:r w:rsidR="003A3888">
          <w:rPr>
            <w:webHidden/>
          </w:rPr>
          <w:tab/>
        </w:r>
        <w:r>
          <w:rPr>
            <w:webHidden/>
          </w:rPr>
          <w:fldChar w:fldCharType="begin"/>
        </w:r>
        <w:r w:rsidR="003A3888">
          <w:rPr>
            <w:webHidden/>
          </w:rPr>
          <w:instrText xml:space="preserve"> PAGEREF _Toc266204080 \h </w:instrText>
        </w:r>
      </w:ins>
      <w:r>
        <w:rPr>
          <w:webHidden/>
        </w:rPr>
      </w:r>
      <w:r>
        <w:rPr>
          <w:webHidden/>
        </w:rPr>
        <w:fldChar w:fldCharType="separate"/>
      </w:r>
      <w:ins w:id="122" w:author="nmbinh" w:date="2010-07-06T18:24:00Z">
        <w:r w:rsidR="003A3888">
          <w:rPr>
            <w:webHidden/>
          </w:rPr>
          <w:t>26</w:t>
        </w:r>
        <w:r>
          <w:rPr>
            <w:webHidden/>
          </w:rPr>
          <w:fldChar w:fldCharType="end"/>
        </w:r>
        <w:r w:rsidRPr="009B13EA">
          <w:rPr>
            <w:rStyle w:val="Hyperlink"/>
          </w:rPr>
          <w:fldChar w:fldCharType="end"/>
        </w:r>
      </w:ins>
    </w:p>
    <w:p w:rsidR="003A3888" w:rsidRDefault="00E86DC4">
      <w:pPr>
        <w:pStyle w:val="TOC3"/>
        <w:tabs>
          <w:tab w:val="left" w:pos="880"/>
          <w:tab w:val="right" w:leader="dot" w:pos="9017"/>
        </w:tabs>
        <w:rPr>
          <w:ins w:id="123" w:author="nmbinh" w:date="2010-07-06T18:24:00Z"/>
          <w:rFonts w:asciiTheme="minorHAnsi" w:eastAsiaTheme="minorEastAsia" w:hAnsiTheme="minorHAnsi" w:cstheme="minorBidi"/>
          <w:sz w:val="22"/>
          <w:szCs w:val="22"/>
          <w:lang w:val="en-US"/>
        </w:rPr>
      </w:pPr>
      <w:ins w:id="12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4.3.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Tính hiệu quả</w:t>
        </w:r>
        <w:r w:rsidR="003A3888">
          <w:rPr>
            <w:webHidden/>
          </w:rPr>
          <w:tab/>
        </w:r>
        <w:r>
          <w:rPr>
            <w:webHidden/>
          </w:rPr>
          <w:fldChar w:fldCharType="begin"/>
        </w:r>
        <w:r w:rsidR="003A3888">
          <w:rPr>
            <w:webHidden/>
          </w:rPr>
          <w:instrText xml:space="preserve"> PAGEREF _Toc266204081 \h </w:instrText>
        </w:r>
      </w:ins>
      <w:r>
        <w:rPr>
          <w:webHidden/>
        </w:rPr>
      </w:r>
      <w:r>
        <w:rPr>
          <w:webHidden/>
        </w:rPr>
        <w:fldChar w:fldCharType="separate"/>
      </w:r>
      <w:ins w:id="125" w:author="nmbinh" w:date="2010-07-06T18:24:00Z">
        <w:r w:rsidR="003A3888">
          <w:rPr>
            <w:webHidden/>
          </w:rPr>
          <w:t>26</w:t>
        </w:r>
        <w:r>
          <w:rPr>
            <w:webHidden/>
          </w:rPr>
          <w:fldChar w:fldCharType="end"/>
        </w:r>
        <w:r w:rsidRPr="009B13EA">
          <w:rPr>
            <w:rStyle w:val="Hyperlink"/>
          </w:rPr>
          <w:fldChar w:fldCharType="end"/>
        </w:r>
      </w:ins>
    </w:p>
    <w:p w:rsidR="003A3888" w:rsidRDefault="00E86DC4">
      <w:pPr>
        <w:pStyle w:val="TOC4"/>
        <w:tabs>
          <w:tab w:val="left" w:pos="1100"/>
          <w:tab w:val="right" w:leader="dot" w:pos="9017"/>
        </w:tabs>
        <w:rPr>
          <w:ins w:id="126" w:author="nmbinh" w:date="2010-07-06T18:24:00Z"/>
          <w:rFonts w:asciiTheme="minorHAnsi" w:eastAsiaTheme="minorEastAsia" w:hAnsiTheme="minorHAnsi" w:cstheme="minorBidi"/>
          <w:sz w:val="22"/>
          <w:szCs w:val="22"/>
          <w:lang w:val="en-US"/>
        </w:rPr>
      </w:pPr>
      <w:ins w:id="12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1.1.1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Nhân viên</w:t>
        </w:r>
        <w:r w:rsidR="003A3888">
          <w:rPr>
            <w:webHidden/>
          </w:rPr>
          <w:tab/>
        </w:r>
        <w:r>
          <w:rPr>
            <w:webHidden/>
          </w:rPr>
          <w:fldChar w:fldCharType="begin"/>
        </w:r>
        <w:r w:rsidR="003A3888">
          <w:rPr>
            <w:webHidden/>
          </w:rPr>
          <w:instrText xml:space="preserve"> PAGEREF _Toc266204082 \h </w:instrText>
        </w:r>
      </w:ins>
      <w:r>
        <w:rPr>
          <w:webHidden/>
        </w:rPr>
      </w:r>
      <w:r>
        <w:rPr>
          <w:webHidden/>
        </w:rPr>
        <w:fldChar w:fldCharType="separate"/>
      </w:r>
      <w:ins w:id="128" w:author="nmbinh" w:date="2010-07-06T18:24:00Z">
        <w:r w:rsidR="003A3888">
          <w:rPr>
            <w:webHidden/>
          </w:rPr>
          <w:t>37</w:t>
        </w:r>
        <w:r>
          <w:rPr>
            <w:webHidden/>
          </w:rPr>
          <w:fldChar w:fldCharType="end"/>
        </w:r>
        <w:r w:rsidRPr="009B13EA">
          <w:rPr>
            <w:rStyle w:val="Hyperlink"/>
          </w:rPr>
          <w:fldChar w:fldCharType="end"/>
        </w:r>
      </w:ins>
    </w:p>
    <w:p w:rsidR="003A3888" w:rsidRDefault="00E86DC4">
      <w:pPr>
        <w:pStyle w:val="TOC4"/>
        <w:tabs>
          <w:tab w:val="left" w:pos="1100"/>
          <w:tab w:val="right" w:leader="dot" w:pos="9017"/>
        </w:tabs>
        <w:rPr>
          <w:ins w:id="129" w:author="nmbinh" w:date="2010-07-06T18:24:00Z"/>
          <w:rFonts w:asciiTheme="minorHAnsi" w:eastAsiaTheme="minorEastAsia" w:hAnsiTheme="minorHAnsi" w:cstheme="minorBidi"/>
          <w:sz w:val="22"/>
          <w:szCs w:val="22"/>
          <w:lang w:val="en-US"/>
        </w:rPr>
      </w:pPr>
      <w:ins w:id="130"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1.1.3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Công việc</w:t>
        </w:r>
        <w:r w:rsidR="003A3888">
          <w:rPr>
            <w:webHidden/>
          </w:rPr>
          <w:tab/>
        </w:r>
        <w:r>
          <w:rPr>
            <w:webHidden/>
          </w:rPr>
          <w:fldChar w:fldCharType="begin"/>
        </w:r>
        <w:r w:rsidR="003A3888">
          <w:rPr>
            <w:webHidden/>
          </w:rPr>
          <w:instrText xml:space="preserve"> PAGEREF _Toc266204083 \h </w:instrText>
        </w:r>
      </w:ins>
      <w:r>
        <w:rPr>
          <w:webHidden/>
        </w:rPr>
      </w:r>
      <w:r>
        <w:rPr>
          <w:webHidden/>
        </w:rPr>
        <w:fldChar w:fldCharType="separate"/>
      </w:r>
      <w:ins w:id="131" w:author="nmbinh" w:date="2010-07-06T18:24:00Z">
        <w:r w:rsidR="003A3888">
          <w:rPr>
            <w:webHidden/>
          </w:rPr>
          <w:t>38</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32" w:author="nmbinh" w:date="2010-07-06T18:24:00Z"/>
          <w:rFonts w:asciiTheme="minorHAnsi" w:eastAsiaTheme="minorEastAsia" w:hAnsiTheme="minorHAnsi" w:cstheme="minorBidi"/>
          <w:sz w:val="22"/>
          <w:szCs w:val="22"/>
          <w:lang w:val="en-US"/>
        </w:rPr>
      </w:pPr>
      <w:ins w:id="13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1.2.1.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Tổng quan</w:t>
        </w:r>
        <w:r w:rsidR="003A3888">
          <w:rPr>
            <w:webHidden/>
          </w:rPr>
          <w:tab/>
        </w:r>
        <w:r>
          <w:rPr>
            <w:webHidden/>
          </w:rPr>
          <w:fldChar w:fldCharType="begin"/>
        </w:r>
        <w:r w:rsidR="003A3888">
          <w:rPr>
            <w:webHidden/>
          </w:rPr>
          <w:instrText xml:space="preserve"> PAGEREF _Toc266204084 \h </w:instrText>
        </w:r>
      </w:ins>
      <w:r>
        <w:rPr>
          <w:webHidden/>
        </w:rPr>
      </w:r>
      <w:r>
        <w:rPr>
          <w:webHidden/>
        </w:rPr>
        <w:fldChar w:fldCharType="separate"/>
      </w:r>
      <w:ins w:id="134" w:author="nmbinh" w:date="2010-07-06T18:24:00Z">
        <w:r w:rsidR="003A3888">
          <w:rPr>
            <w:webHidden/>
          </w:rPr>
          <w:t>40</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35" w:author="nmbinh" w:date="2010-07-06T18:24:00Z"/>
          <w:rFonts w:asciiTheme="minorHAnsi" w:eastAsiaTheme="minorEastAsia" w:hAnsiTheme="minorHAnsi" w:cstheme="minorBidi"/>
          <w:sz w:val="22"/>
          <w:szCs w:val="22"/>
          <w:lang w:val="en-US"/>
        </w:rPr>
      </w:pPr>
      <w:ins w:id="13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1.2.2.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Quản lý nhân viên</w:t>
        </w:r>
        <w:r w:rsidR="003A3888">
          <w:rPr>
            <w:webHidden/>
          </w:rPr>
          <w:tab/>
        </w:r>
        <w:r>
          <w:rPr>
            <w:webHidden/>
          </w:rPr>
          <w:fldChar w:fldCharType="begin"/>
        </w:r>
        <w:r w:rsidR="003A3888">
          <w:rPr>
            <w:webHidden/>
          </w:rPr>
          <w:instrText xml:space="preserve"> PAGEREF _Toc266204085 \h </w:instrText>
        </w:r>
      </w:ins>
      <w:r>
        <w:rPr>
          <w:webHidden/>
        </w:rPr>
      </w:r>
      <w:r>
        <w:rPr>
          <w:webHidden/>
        </w:rPr>
        <w:fldChar w:fldCharType="separate"/>
      </w:r>
      <w:ins w:id="137" w:author="nmbinh" w:date="2010-07-06T18:24:00Z">
        <w:r w:rsidR="003A3888">
          <w:rPr>
            <w:webHidden/>
          </w:rPr>
          <w:t>41</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38" w:author="nmbinh" w:date="2010-07-06T18:24:00Z"/>
          <w:rFonts w:asciiTheme="minorHAnsi" w:eastAsiaTheme="minorEastAsia" w:hAnsiTheme="minorHAnsi" w:cstheme="minorBidi"/>
          <w:sz w:val="22"/>
          <w:szCs w:val="22"/>
          <w:lang w:val="en-US"/>
        </w:rPr>
      </w:pPr>
      <w:ins w:id="13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1.2.3.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Quản lý quy trình</w:t>
        </w:r>
        <w:r w:rsidR="003A3888">
          <w:rPr>
            <w:webHidden/>
          </w:rPr>
          <w:tab/>
        </w:r>
        <w:r>
          <w:rPr>
            <w:webHidden/>
          </w:rPr>
          <w:fldChar w:fldCharType="begin"/>
        </w:r>
        <w:r w:rsidR="003A3888">
          <w:rPr>
            <w:webHidden/>
          </w:rPr>
          <w:instrText xml:space="preserve"> PAGEREF _Toc266204086 \h </w:instrText>
        </w:r>
      </w:ins>
      <w:r>
        <w:rPr>
          <w:webHidden/>
        </w:rPr>
      </w:r>
      <w:r>
        <w:rPr>
          <w:webHidden/>
        </w:rPr>
        <w:fldChar w:fldCharType="separate"/>
      </w:r>
      <w:ins w:id="140" w:author="nmbinh" w:date="2010-07-06T18:24:00Z">
        <w:r w:rsidR="003A3888">
          <w:rPr>
            <w:webHidden/>
          </w:rPr>
          <w:t>42</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41" w:author="nmbinh" w:date="2010-07-06T18:24:00Z"/>
          <w:rFonts w:asciiTheme="minorHAnsi" w:eastAsiaTheme="minorEastAsia" w:hAnsiTheme="minorHAnsi" w:cstheme="minorBidi"/>
          <w:sz w:val="22"/>
          <w:szCs w:val="22"/>
          <w:lang w:val="en-US"/>
        </w:rPr>
      </w:pPr>
      <w:ins w:id="142"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1.2.4.</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Thống kê</w:t>
        </w:r>
        <w:r w:rsidR="003A3888">
          <w:rPr>
            <w:webHidden/>
          </w:rPr>
          <w:tab/>
        </w:r>
        <w:r>
          <w:rPr>
            <w:webHidden/>
          </w:rPr>
          <w:fldChar w:fldCharType="begin"/>
        </w:r>
        <w:r w:rsidR="003A3888">
          <w:rPr>
            <w:webHidden/>
          </w:rPr>
          <w:instrText xml:space="preserve"> PAGEREF _Toc266204087 \h </w:instrText>
        </w:r>
      </w:ins>
      <w:r>
        <w:rPr>
          <w:webHidden/>
        </w:rPr>
      </w:r>
      <w:r>
        <w:rPr>
          <w:webHidden/>
        </w:rPr>
        <w:fldChar w:fldCharType="separate"/>
      </w:r>
      <w:ins w:id="143" w:author="nmbinh" w:date="2010-07-06T18:24:00Z">
        <w:r w:rsidR="003A3888">
          <w:rPr>
            <w:webHidden/>
          </w:rPr>
          <w:t>42</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44" w:author="nmbinh" w:date="2010-07-06T18:24:00Z"/>
          <w:rFonts w:asciiTheme="minorHAnsi" w:eastAsiaTheme="minorEastAsia" w:hAnsiTheme="minorHAnsi" w:cstheme="minorBidi"/>
          <w:sz w:val="22"/>
          <w:szCs w:val="22"/>
          <w:lang w:val="en-US"/>
        </w:rPr>
      </w:pPr>
      <w:ins w:id="145" w:author="nmbinh" w:date="2010-07-06T18:24:00Z">
        <w:r w:rsidRPr="009B13EA">
          <w:rPr>
            <w:rStyle w:val="Hyperlink"/>
          </w:rPr>
          <w:fldChar w:fldCharType="begin"/>
        </w:r>
        <w:r w:rsidR="003A3888" w:rsidRPr="009B13EA">
          <w:rPr>
            <w:rStyle w:val="Hyperlink"/>
          </w:rPr>
          <w:instrText xml:space="preserve"> </w:instrText>
        </w:r>
        <w:r w:rsidR="003A3888">
          <w:instrText>HYPERLINK \l "_Toc266204088"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1.2.5.</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Thực thi quy trình</w:t>
        </w:r>
        <w:r w:rsidR="003A3888">
          <w:rPr>
            <w:webHidden/>
          </w:rPr>
          <w:tab/>
        </w:r>
        <w:r>
          <w:rPr>
            <w:webHidden/>
          </w:rPr>
          <w:fldChar w:fldCharType="begin"/>
        </w:r>
        <w:r w:rsidR="003A3888">
          <w:rPr>
            <w:webHidden/>
          </w:rPr>
          <w:instrText xml:space="preserve"> PAGEREF _Toc266204088 \h </w:instrText>
        </w:r>
      </w:ins>
      <w:r>
        <w:rPr>
          <w:webHidden/>
        </w:rPr>
      </w:r>
      <w:r>
        <w:rPr>
          <w:webHidden/>
        </w:rPr>
        <w:fldChar w:fldCharType="separate"/>
      </w:r>
      <w:ins w:id="146" w:author="nmbinh" w:date="2010-07-06T18:24:00Z">
        <w:r w:rsidR="003A3888">
          <w:rPr>
            <w:webHidden/>
          </w:rPr>
          <w:t>43</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47" w:author="nmbinh" w:date="2010-07-06T18:24:00Z"/>
          <w:rFonts w:asciiTheme="minorHAnsi" w:eastAsiaTheme="minorEastAsia" w:hAnsiTheme="minorHAnsi" w:cstheme="minorBidi"/>
          <w:sz w:val="22"/>
          <w:szCs w:val="22"/>
          <w:lang w:val="en-US"/>
        </w:rPr>
      </w:pPr>
      <w:ins w:id="148"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Các ràng buộc toàn vẹn</w:t>
        </w:r>
        <w:r w:rsidR="003A3888">
          <w:rPr>
            <w:webHidden/>
          </w:rPr>
          <w:tab/>
        </w:r>
        <w:r>
          <w:rPr>
            <w:webHidden/>
          </w:rPr>
          <w:fldChar w:fldCharType="begin"/>
        </w:r>
        <w:r w:rsidR="003A3888">
          <w:rPr>
            <w:webHidden/>
          </w:rPr>
          <w:instrText xml:space="preserve"> PAGEREF _Toc266204092 \h </w:instrText>
        </w:r>
      </w:ins>
      <w:r>
        <w:rPr>
          <w:webHidden/>
        </w:rPr>
      </w:r>
      <w:r>
        <w:rPr>
          <w:webHidden/>
        </w:rPr>
        <w:fldChar w:fldCharType="separate"/>
      </w:r>
      <w:ins w:id="149" w:author="nmbinh" w:date="2010-07-06T18:24:00Z">
        <w:r w:rsidR="003A3888">
          <w:rPr>
            <w:webHidden/>
          </w:rPr>
          <w:t>45</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150" w:author="nmbinh" w:date="2010-07-06T18:24:00Z"/>
          <w:rFonts w:asciiTheme="minorHAnsi" w:eastAsiaTheme="minorEastAsia" w:hAnsiTheme="minorHAnsi" w:cstheme="minorBidi"/>
          <w:sz w:val="22"/>
          <w:szCs w:val="22"/>
          <w:lang w:val="en-US"/>
        </w:rPr>
      </w:pPr>
      <w:ins w:id="151"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2.1.1.1.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Ràng buộc miền giá trị</w:t>
        </w:r>
        <w:r w:rsidR="003A3888">
          <w:rPr>
            <w:webHidden/>
          </w:rPr>
          <w:tab/>
        </w:r>
        <w:r>
          <w:rPr>
            <w:webHidden/>
          </w:rPr>
          <w:fldChar w:fldCharType="begin"/>
        </w:r>
        <w:r w:rsidR="003A3888">
          <w:rPr>
            <w:webHidden/>
          </w:rPr>
          <w:instrText xml:space="preserve"> PAGEREF _Toc266204093 \h </w:instrText>
        </w:r>
      </w:ins>
      <w:r>
        <w:rPr>
          <w:webHidden/>
        </w:rPr>
      </w:r>
      <w:r>
        <w:rPr>
          <w:webHidden/>
        </w:rPr>
        <w:fldChar w:fldCharType="separate"/>
      </w:r>
      <w:ins w:id="152" w:author="nmbinh" w:date="2010-07-06T18:24:00Z">
        <w:r w:rsidR="003A3888">
          <w:rPr>
            <w:webHidden/>
          </w:rPr>
          <w:t>45</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153" w:author="nmbinh" w:date="2010-07-06T18:24:00Z"/>
          <w:rFonts w:asciiTheme="minorHAnsi" w:eastAsiaTheme="minorEastAsia" w:hAnsiTheme="minorHAnsi" w:cstheme="minorBidi"/>
          <w:sz w:val="22"/>
          <w:szCs w:val="22"/>
          <w:lang w:val="en-US"/>
        </w:rPr>
      </w:pPr>
      <w:ins w:id="154"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2.1.1.2.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Ràng buộc  liên bộ</w:t>
        </w:r>
        <w:r w:rsidR="003A3888">
          <w:rPr>
            <w:webHidden/>
          </w:rPr>
          <w:tab/>
        </w:r>
        <w:r>
          <w:rPr>
            <w:webHidden/>
          </w:rPr>
          <w:fldChar w:fldCharType="begin"/>
        </w:r>
        <w:r w:rsidR="003A3888">
          <w:rPr>
            <w:webHidden/>
          </w:rPr>
          <w:instrText xml:space="preserve"> PAGEREF _Toc266204094 \h </w:instrText>
        </w:r>
      </w:ins>
      <w:r>
        <w:rPr>
          <w:webHidden/>
        </w:rPr>
      </w:r>
      <w:r>
        <w:rPr>
          <w:webHidden/>
        </w:rPr>
        <w:fldChar w:fldCharType="separate"/>
      </w:r>
      <w:ins w:id="155" w:author="nmbinh" w:date="2010-07-06T18:24:00Z">
        <w:r w:rsidR="003A3888">
          <w:rPr>
            <w:webHidden/>
          </w:rPr>
          <w:t>45</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156" w:author="nmbinh" w:date="2010-07-06T18:24:00Z"/>
          <w:rFonts w:asciiTheme="minorHAnsi" w:eastAsiaTheme="minorEastAsia" w:hAnsiTheme="minorHAnsi" w:cstheme="minorBidi"/>
          <w:sz w:val="22"/>
          <w:szCs w:val="22"/>
          <w:lang w:val="en-US"/>
        </w:rPr>
      </w:pPr>
      <w:ins w:id="157"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2.1.1.3.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Ràng buộc liên thuộc tính</w:t>
        </w:r>
        <w:r w:rsidR="003A3888">
          <w:rPr>
            <w:webHidden/>
          </w:rPr>
          <w:tab/>
        </w:r>
        <w:r>
          <w:rPr>
            <w:webHidden/>
          </w:rPr>
          <w:fldChar w:fldCharType="begin"/>
        </w:r>
        <w:r w:rsidR="003A3888">
          <w:rPr>
            <w:webHidden/>
          </w:rPr>
          <w:instrText xml:space="preserve"> PAGEREF _Toc266204095 \h </w:instrText>
        </w:r>
      </w:ins>
      <w:r>
        <w:rPr>
          <w:webHidden/>
        </w:rPr>
      </w:r>
      <w:r>
        <w:rPr>
          <w:webHidden/>
        </w:rPr>
        <w:fldChar w:fldCharType="separate"/>
      </w:r>
      <w:ins w:id="158" w:author="nmbinh" w:date="2010-07-06T18:24:00Z">
        <w:r w:rsidR="003A3888">
          <w:rPr>
            <w:webHidden/>
          </w:rPr>
          <w:t>45</w:t>
        </w:r>
        <w:r>
          <w:rPr>
            <w:webHidden/>
          </w:rPr>
          <w:fldChar w:fldCharType="end"/>
        </w:r>
        <w:r w:rsidRPr="009B13EA">
          <w:rPr>
            <w:rStyle w:val="Hyperlink"/>
          </w:rPr>
          <w:fldChar w:fldCharType="end"/>
        </w:r>
      </w:ins>
    </w:p>
    <w:p w:rsidR="003A3888" w:rsidRDefault="00E86DC4">
      <w:pPr>
        <w:pStyle w:val="TOC4"/>
        <w:tabs>
          <w:tab w:val="left" w:pos="1320"/>
          <w:tab w:val="right" w:leader="dot" w:pos="9017"/>
        </w:tabs>
        <w:rPr>
          <w:ins w:id="159" w:author="nmbinh" w:date="2010-07-06T18:24:00Z"/>
          <w:rFonts w:asciiTheme="minorHAnsi" w:eastAsiaTheme="minorEastAsia" w:hAnsiTheme="minorHAnsi" w:cstheme="minorBidi"/>
          <w:sz w:val="22"/>
          <w:szCs w:val="22"/>
          <w:lang w:val="en-US"/>
        </w:rPr>
      </w:pPr>
      <w:ins w:id="160"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2.1.1.4.</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Ràng buộc tham chiếu</w:t>
        </w:r>
        <w:r w:rsidR="003A3888">
          <w:rPr>
            <w:webHidden/>
          </w:rPr>
          <w:tab/>
        </w:r>
        <w:r>
          <w:rPr>
            <w:webHidden/>
          </w:rPr>
          <w:fldChar w:fldCharType="begin"/>
        </w:r>
        <w:r w:rsidR="003A3888">
          <w:rPr>
            <w:webHidden/>
          </w:rPr>
          <w:instrText xml:space="preserve"> PAGEREF _Toc266204096 \h </w:instrText>
        </w:r>
      </w:ins>
      <w:r>
        <w:rPr>
          <w:webHidden/>
        </w:rPr>
      </w:r>
      <w:r>
        <w:rPr>
          <w:webHidden/>
        </w:rPr>
        <w:fldChar w:fldCharType="separate"/>
      </w:r>
      <w:ins w:id="161" w:author="nmbinh" w:date="2010-07-06T18:24:00Z">
        <w:r w:rsidR="003A3888">
          <w:rPr>
            <w:webHidden/>
          </w:rPr>
          <w:t>46</w:t>
        </w:r>
        <w:r>
          <w:rPr>
            <w:webHidden/>
          </w:rPr>
          <w:fldChar w:fldCharType="end"/>
        </w:r>
        <w:r w:rsidRPr="009B13EA">
          <w:rPr>
            <w:rStyle w:val="Hyperlink"/>
          </w:rPr>
          <w:fldChar w:fldCharType="end"/>
        </w:r>
      </w:ins>
    </w:p>
    <w:p w:rsidR="003A3888" w:rsidRDefault="00E86DC4">
      <w:pPr>
        <w:pStyle w:val="TOC2"/>
        <w:tabs>
          <w:tab w:val="left" w:pos="880"/>
          <w:tab w:val="right" w:leader="dot" w:pos="9017"/>
        </w:tabs>
        <w:rPr>
          <w:ins w:id="162" w:author="nmbinh" w:date="2010-07-06T18:24:00Z"/>
          <w:rFonts w:asciiTheme="minorHAnsi" w:eastAsiaTheme="minorEastAsia" w:hAnsiTheme="minorHAnsi" w:cstheme="minorBidi"/>
          <w:b w:val="0"/>
          <w:bCs w:val="0"/>
          <w:sz w:val="22"/>
          <w:szCs w:val="22"/>
          <w:lang w:val="en-US"/>
        </w:rPr>
      </w:pPr>
      <w:ins w:id="163"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2.13.1.</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rPr>
          <w:t>Thiết kế User case</w:t>
        </w:r>
        <w:r w:rsidR="003A3888">
          <w:rPr>
            <w:webHidden/>
          </w:rPr>
          <w:tab/>
        </w:r>
        <w:r>
          <w:rPr>
            <w:webHidden/>
          </w:rPr>
          <w:fldChar w:fldCharType="begin"/>
        </w:r>
        <w:r w:rsidR="003A3888">
          <w:rPr>
            <w:webHidden/>
          </w:rPr>
          <w:instrText xml:space="preserve"> PAGEREF _Toc266204097 \h </w:instrText>
        </w:r>
      </w:ins>
      <w:r>
        <w:rPr>
          <w:webHidden/>
        </w:rPr>
      </w:r>
      <w:r>
        <w:rPr>
          <w:webHidden/>
        </w:rPr>
        <w:fldChar w:fldCharType="separate"/>
      </w:r>
      <w:ins w:id="164" w:author="nmbinh" w:date="2010-07-06T18:24:00Z">
        <w:r w:rsidR="003A3888">
          <w:rPr>
            <w:webHidden/>
          </w:rPr>
          <w:t>47</w:t>
        </w:r>
        <w:r>
          <w:rPr>
            <w:webHidden/>
          </w:rPr>
          <w:fldChar w:fldCharType="end"/>
        </w:r>
        <w:r w:rsidRPr="009B13EA">
          <w:rPr>
            <w:rStyle w:val="Hyperlink"/>
          </w:rPr>
          <w:fldChar w:fldCharType="end"/>
        </w:r>
      </w:ins>
    </w:p>
    <w:p w:rsidR="003A3888" w:rsidRDefault="00E86DC4">
      <w:pPr>
        <w:pStyle w:val="TOC2"/>
        <w:tabs>
          <w:tab w:val="left" w:pos="1100"/>
          <w:tab w:val="right" w:leader="dot" w:pos="9017"/>
        </w:tabs>
        <w:rPr>
          <w:ins w:id="165" w:author="nmbinh" w:date="2010-07-06T18:24:00Z"/>
          <w:rFonts w:asciiTheme="minorHAnsi" w:eastAsiaTheme="minorEastAsia" w:hAnsiTheme="minorHAnsi" w:cstheme="minorBidi"/>
          <w:b w:val="0"/>
          <w:bCs w:val="0"/>
          <w:sz w:val="22"/>
          <w:szCs w:val="22"/>
          <w:lang w:val="en-US"/>
        </w:rPr>
      </w:pPr>
      <w:ins w:id="166"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2.13.1.1.</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rPr>
          <w:t>Lược đồ User-case:</w:t>
        </w:r>
        <w:r w:rsidR="003A3888">
          <w:rPr>
            <w:webHidden/>
          </w:rPr>
          <w:tab/>
        </w:r>
        <w:r>
          <w:rPr>
            <w:webHidden/>
          </w:rPr>
          <w:fldChar w:fldCharType="begin"/>
        </w:r>
        <w:r w:rsidR="003A3888">
          <w:rPr>
            <w:webHidden/>
          </w:rPr>
          <w:instrText xml:space="preserve"> PAGEREF _Toc266204098 \h </w:instrText>
        </w:r>
      </w:ins>
      <w:r>
        <w:rPr>
          <w:webHidden/>
        </w:rPr>
      </w:r>
      <w:r>
        <w:rPr>
          <w:webHidden/>
        </w:rPr>
        <w:fldChar w:fldCharType="separate"/>
      </w:r>
      <w:ins w:id="167" w:author="nmbinh" w:date="2010-07-06T18:24:00Z">
        <w:r w:rsidR="003A3888">
          <w:rPr>
            <w:webHidden/>
          </w:rPr>
          <w:t>47</w:t>
        </w:r>
        <w:r>
          <w:rPr>
            <w:webHidden/>
          </w:rPr>
          <w:fldChar w:fldCharType="end"/>
        </w:r>
        <w:r w:rsidRPr="009B13EA">
          <w:rPr>
            <w:rStyle w:val="Hyperlink"/>
          </w:rPr>
          <w:fldChar w:fldCharType="end"/>
        </w:r>
      </w:ins>
    </w:p>
    <w:p w:rsidR="003A3888" w:rsidRDefault="00E86DC4">
      <w:pPr>
        <w:pStyle w:val="TOC3"/>
        <w:tabs>
          <w:tab w:val="left" w:pos="1320"/>
          <w:tab w:val="right" w:leader="dot" w:pos="9017"/>
        </w:tabs>
        <w:rPr>
          <w:ins w:id="168" w:author="nmbinh" w:date="2010-07-06T18:24:00Z"/>
          <w:rFonts w:asciiTheme="minorHAnsi" w:eastAsiaTheme="minorEastAsia" w:hAnsiTheme="minorHAnsi" w:cstheme="minorBidi"/>
          <w:sz w:val="22"/>
          <w:szCs w:val="22"/>
          <w:lang w:val="en-US"/>
        </w:rPr>
      </w:pPr>
      <w:ins w:id="169" w:author="nmbinh" w:date="2010-07-06T18:24:00Z">
        <w:r w:rsidRPr="009B13EA">
          <w:rPr>
            <w:rStyle w:val="Hyperlink"/>
          </w:rPr>
          <w:fldChar w:fldCharType="begin"/>
        </w:r>
        <w:r w:rsidR="003A3888" w:rsidRPr="009B13EA">
          <w:rPr>
            <w:rStyle w:val="Hyperlink"/>
          </w:rPr>
          <w:instrText xml:space="preserve"> </w:instrText>
        </w:r>
        <w:r w:rsidR="003A3888">
          <w:instrText>HYPERLINK \l "_Toc266204099"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2.13.1.2.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Danh sách các Actor</w:t>
        </w:r>
        <w:r w:rsidR="003A3888">
          <w:rPr>
            <w:webHidden/>
          </w:rPr>
          <w:tab/>
        </w:r>
        <w:r>
          <w:rPr>
            <w:webHidden/>
          </w:rPr>
          <w:fldChar w:fldCharType="begin"/>
        </w:r>
        <w:r w:rsidR="003A3888">
          <w:rPr>
            <w:webHidden/>
          </w:rPr>
          <w:instrText xml:space="preserve"> PAGEREF _Toc266204099 \h </w:instrText>
        </w:r>
      </w:ins>
      <w:r>
        <w:rPr>
          <w:webHidden/>
        </w:rPr>
      </w:r>
      <w:r>
        <w:rPr>
          <w:webHidden/>
        </w:rPr>
        <w:fldChar w:fldCharType="separate"/>
      </w:r>
      <w:ins w:id="170" w:author="nmbinh" w:date="2010-07-06T18:24:00Z">
        <w:r w:rsidR="003A3888">
          <w:rPr>
            <w:webHidden/>
          </w:rPr>
          <w:t>47</w:t>
        </w:r>
        <w:r>
          <w:rPr>
            <w:webHidden/>
          </w:rPr>
          <w:fldChar w:fldCharType="end"/>
        </w:r>
        <w:r w:rsidRPr="009B13EA">
          <w:rPr>
            <w:rStyle w:val="Hyperlink"/>
          </w:rPr>
          <w:fldChar w:fldCharType="end"/>
        </w:r>
      </w:ins>
    </w:p>
    <w:p w:rsidR="003A3888" w:rsidRDefault="00E86DC4">
      <w:pPr>
        <w:pStyle w:val="TOC3"/>
        <w:tabs>
          <w:tab w:val="left" w:pos="1320"/>
          <w:tab w:val="right" w:leader="dot" w:pos="9017"/>
        </w:tabs>
        <w:rPr>
          <w:ins w:id="171" w:author="nmbinh" w:date="2010-07-06T18:24:00Z"/>
          <w:rFonts w:asciiTheme="minorHAnsi" w:eastAsiaTheme="minorEastAsia" w:hAnsiTheme="minorHAnsi" w:cstheme="minorBidi"/>
          <w:sz w:val="22"/>
          <w:szCs w:val="22"/>
          <w:lang w:val="en-US"/>
        </w:rPr>
      </w:pPr>
      <w:ins w:id="172"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"_Toc266204100"</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2.13.1.3.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Danh sách các Use-case</w:t>
        </w:r>
        <w:r w:rsidR="003A3888">
          <w:rPr>
            <w:webHidden/>
          </w:rPr>
          <w:tab/>
        </w:r>
        <w:r>
          <w:rPr>
            <w:webHidden/>
          </w:rPr>
          <w:fldChar w:fldCharType="begin"/>
        </w:r>
        <w:r w:rsidR="003A3888">
          <w:rPr>
            <w:webHidden/>
          </w:rPr>
          <w:instrText xml:space="preserve"> PAGEREF _Toc266204100 \h </w:instrText>
        </w:r>
      </w:ins>
      <w:r>
        <w:rPr>
          <w:webHidden/>
        </w:rPr>
      </w:r>
      <w:r>
        <w:rPr>
          <w:webHidden/>
        </w:rPr>
        <w:fldChar w:fldCharType="separate"/>
      </w:r>
      <w:ins w:id="173" w:author="nmbinh" w:date="2010-07-06T18:24:00Z">
        <w:r w:rsidR="003A3888">
          <w:rPr>
            <w:webHidden/>
          </w:rPr>
          <w:t>47</w:t>
        </w:r>
        <w:r>
          <w:rPr>
            <w:webHidden/>
          </w:rPr>
          <w:fldChar w:fldCharType="end"/>
        </w:r>
        <w:r w:rsidRPr="009B13EA">
          <w:rPr>
            <w:rStyle w:val="Hyperlink"/>
          </w:rPr>
          <w:fldChar w:fldCharType="end"/>
        </w:r>
      </w:ins>
    </w:p>
    <w:p w:rsidR="003A3888" w:rsidRDefault="00E86DC4">
      <w:pPr>
        <w:pStyle w:val="TOC2"/>
        <w:tabs>
          <w:tab w:val="left" w:pos="660"/>
          <w:tab w:val="right" w:leader="dot" w:pos="9017"/>
        </w:tabs>
        <w:rPr>
          <w:ins w:id="174" w:author="nmbinh" w:date="2010-07-06T18:24:00Z"/>
          <w:rFonts w:asciiTheme="minorHAnsi" w:eastAsiaTheme="minorEastAsia" w:hAnsiTheme="minorHAnsi" w:cstheme="minorBidi"/>
          <w:b w:val="0"/>
          <w:bCs w:val="0"/>
          <w:sz w:val="22"/>
          <w:szCs w:val="22"/>
          <w:lang w:val="en-US"/>
        </w:rPr>
      </w:pPr>
      <w:ins w:id="175"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2.14.</w:t>
        </w:r>
        <w:r w:rsidR="003A3888">
          <w:rPr>
            <w:rFonts w:asciiTheme="minorHAnsi" w:eastAsiaTheme="minorEastAsia" w:hAnsiTheme="minorHAnsi" w:cstheme="minorBidi"/>
            <w:b w:val="0"/>
            <w:bCs w:val="0"/>
            <w:sz w:val="22"/>
            <w:szCs w:val="22"/>
            <w:lang w:val="en-US"/>
          </w:rPr>
          <w:tab/>
        </w:r>
        <w:r w:rsidR="003A3888" w:rsidRPr="009B13EA">
          <w:rPr>
            <w:rStyle w:val="Hyperlink"/>
            <w:rFonts w:ascii="Times New Roman" w:hAnsi="Times New Roman"/>
          </w:rPr>
          <w:t>Thiết kế giao diện</w:t>
        </w:r>
        <w:r w:rsidR="003A3888">
          <w:rPr>
            <w:webHidden/>
          </w:rPr>
          <w:tab/>
        </w:r>
        <w:r>
          <w:rPr>
            <w:webHidden/>
          </w:rPr>
          <w:fldChar w:fldCharType="begin"/>
        </w:r>
        <w:r w:rsidR="003A3888">
          <w:rPr>
            <w:webHidden/>
          </w:rPr>
          <w:instrText xml:space="preserve"> PAGEREF _Toc266204101 \h </w:instrText>
        </w:r>
      </w:ins>
      <w:r>
        <w:rPr>
          <w:webHidden/>
        </w:rPr>
      </w:r>
      <w:r>
        <w:rPr>
          <w:webHidden/>
        </w:rPr>
        <w:fldChar w:fldCharType="separate"/>
      </w:r>
      <w:ins w:id="176" w:author="nmbinh" w:date="2010-07-06T18:24:00Z">
        <w:r w:rsidR="003A3888">
          <w:rPr>
            <w:webHidden/>
          </w:rPr>
          <w:t>48</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77" w:author="nmbinh" w:date="2010-07-06T18:24:00Z"/>
          <w:rFonts w:asciiTheme="minorHAnsi" w:eastAsiaTheme="minorEastAsia" w:hAnsiTheme="minorHAnsi" w:cstheme="minorBidi"/>
          <w:sz w:val="22"/>
          <w:szCs w:val="22"/>
          <w:lang w:val="en-US"/>
        </w:rPr>
      </w:pPr>
      <w:ins w:id="178"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Cấu trúc các màn hình xử lý chính</w:t>
        </w:r>
        <w:r w:rsidR="003A3888">
          <w:rPr>
            <w:webHidden/>
          </w:rPr>
          <w:tab/>
        </w:r>
        <w:r>
          <w:rPr>
            <w:webHidden/>
          </w:rPr>
          <w:fldChar w:fldCharType="begin"/>
        </w:r>
        <w:r w:rsidR="003A3888">
          <w:rPr>
            <w:webHidden/>
          </w:rPr>
          <w:instrText xml:space="preserve"> PAGEREF _Toc266204102 \h </w:instrText>
        </w:r>
      </w:ins>
      <w:r>
        <w:rPr>
          <w:webHidden/>
        </w:rPr>
      </w:r>
      <w:r>
        <w:rPr>
          <w:webHidden/>
        </w:rPr>
        <w:fldChar w:fldCharType="separate"/>
      </w:r>
      <w:ins w:id="179" w:author="nmbinh" w:date="2010-07-06T18:24:00Z">
        <w:r w:rsidR="003A3888">
          <w:rPr>
            <w:webHidden/>
          </w:rPr>
          <w:t>48</w:t>
        </w:r>
        <w:r>
          <w:rPr>
            <w:webHidden/>
          </w:rPr>
          <w:fldChar w:fldCharType="end"/>
        </w:r>
        <w:r w:rsidRPr="009B13EA">
          <w:rPr>
            <w:rStyle w:val="Hyperlink"/>
          </w:rPr>
          <w:fldChar w:fldCharType="end"/>
        </w:r>
      </w:ins>
    </w:p>
    <w:p w:rsidR="003A3888" w:rsidRDefault="00E86DC4">
      <w:pPr>
        <w:pStyle w:val="TOC3"/>
        <w:tabs>
          <w:tab w:val="right" w:leader="dot" w:pos="9017"/>
        </w:tabs>
        <w:rPr>
          <w:ins w:id="180" w:author="nmbinh" w:date="2010-07-06T18:24:00Z"/>
          <w:rFonts w:asciiTheme="minorHAnsi" w:eastAsiaTheme="minorEastAsia" w:hAnsiTheme="minorHAnsi" w:cstheme="minorBidi"/>
          <w:sz w:val="22"/>
          <w:szCs w:val="22"/>
          <w:lang w:val="en-US"/>
        </w:rPr>
      </w:pPr>
      <w:ins w:id="181"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"_Toc266204103"</w:instrText>
        </w:r>
        <w:r w:rsidR="003A3888" w:rsidRPr="009B13EA">
          <w:rPr>
            <w:rStyle w:val="Hyperlink"/>
          </w:rPr>
          <w:instrText xml:space="preserve"> </w:instrText>
        </w:r>
        <w:r w:rsidRPr="009B13EA">
          <w:rPr>
            <w:rStyle w:val="Hyperlink"/>
          </w:rPr>
          <w:fldChar w:fldCharType="separate"/>
        </w:r>
        <w:r w:rsidRPr="00E86DC4">
          <w:rPr>
            <w:rFonts w:ascii="Times New Roman" w:hAnsi="Times New Roman"/>
            <w:b/>
            <w:color w:val="000000"/>
            <w:sz w:val="26"/>
            <w:szCs w:val="26"/>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8pt;height:117.7pt">
              <v:imagedata croptop="-65508f" cropbottom="65508f"/>
            </v:shape>
          </w:pict>
        </w:r>
        <w:r w:rsidR="003A3888">
          <w:rPr>
            <w:webHidden/>
          </w:rPr>
          <w:tab/>
        </w:r>
        <w:r>
          <w:rPr>
            <w:webHidden/>
          </w:rPr>
          <w:fldChar w:fldCharType="begin"/>
        </w:r>
        <w:r w:rsidR="003A3888">
          <w:rPr>
            <w:webHidden/>
          </w:rPr>
          <w:instrText xml:space="preserve"> PAGEREF _Toc266204103 \h </w:instrText>
        </w:r>
      </w:ins>
      <w:r>
        <w:rPr>
          <w:webHidden/>
        </w:rPr>
      </w:r>
      <w:r>
        <w:rPr>
          <w:webHidden/>
        </w:rPr>
        <w:fldChar w:fldCharType="separate"/>
      </w:r>
      <w:ins w:id="182" w:author="nmbinh" w:date="2010-07-06T18:24:00Z">
        <w:r w:rsidR="003A3888">
          <w:rPr>
            <w:webHidden/>
          </w:rPr>
          <w:t>48</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83" w:author="nmbinh" w:date="2010-07-06T18:24:00Z"/>
          <w:rFonts w:asciiTheme="minorHAnsi" w:eastAsiaTheme="minorEastAsia" w:hAnsiTheme="minorHAnsi" w:cstheme="minorBidi"/>
          <w:sz w:val="22"/>
          <w:szCs w:val="22"/>
          <w:lang w:val="en-US"/>
        </w:rPr>
      </w:pPr>
      <w:ins w:id="184"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"_Toc266204104"</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Danh sách các màn hình xử lý chính</w:t>
        </w:r>
        <w:r w:rsidR="003A3888">
          <w:rPr>
            <w:webHidden/>
          </w:rPr>
          <w:tab/>
        </w:r>
        <w:r>
          <w:rPr>
            <w:webHidden/>
          </w:rPr>
          <w:fldChar w:fldCharType="begin"/>
        </w:r>
        <w:r w:rsidR="003A3888">
          <w:rPr>
            <w:webHidden/>
          </w:rPr>
          <w:instrText xml:space="preserve"> PAGEREF _Toc266204104 \h </w:instrText>
        </w:r>
      </w:ins>
      <w:r>
        <w:rPr>
          <w:webHidden/>
        </w:rPr>
      </w:r>
      <w:r>
        <w:rPr>
          <w:webHidden/>
        </w:rPr>
        <w:fldChar w:fldCharType="separate"/>
      </w:r>
      <w:ins w:id="185" w:author="nmbinh" w:date="2010-07-06T18:24:00Z">
        <w:r w:rsidR="003A3888">
          <w:rPr>
            <w:webHidden/>
          </w:rPr>
          <w:t>49</w:t>
        </w:r>
        <w:r>
          <w:rPr>
            <w:webHidden/>
          </w:rPr>
          <w:fldChar w:fldCharType="end"/>
        </w:r>
        <w:r w:rsidRPr="009B13EA">
          <w:rPr>
            <w:rStyle w:val="Hyperlink"/>
          </w:rPr>
          <w:fldChar w:fldCharType="end"/>
        </w:r>
      </w:ins>
    </w:p>
    <w:p w:rsidR="003A3888" w:rsidRDefault="00E86DC4">
      <w:pPr>
        <w:pStyle w:val="TOC3"/>
        <w:tabs>
          <w:tab w:val="left" w:pos="1100"/>
          <w:tab w:val="right" w:leader="dot" w:pos="9017"/>
        </w:tabs>
        <w:rPr>
          <w:ins w:id="186" w:author="nmbinh" w:date="2010-07-06T18:24:00Z"/>
          <w:rFonts w:asciiTheme="minorHAnsi" w:eastAsiaTheme="minorEastAsia" w:hAnsiTheme="minorHAnsi" w:cstheme="minorBidi"/>
          <w:sz w:val="22"/>
          <w:szCs w:val="22"/>
          <w:lang w:val="en-US"/>
        </w:rPr>
      </w:pPr>
      <w:ins w:id="187"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"_Toc266204105"</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Mô tả chi tiết từng màn hình xử lý chính</w:t>
        </w:r>
        <w:r w:rsidR="003A3888">
          <w:rPr>
            <w:webHidden/>
          </w:rPr>
          <w:tab/>
        </w:r>
        <w:r>
          <w:rPr>
            <w:webHidden/>
          </w:rPr>
          <w:fldChar w:fldCharType="begin"/>
        </w:r>
        <w:r w:rsidR="003A3888">
          <w:rPr>
            <w:webHidden/>
          </w:rPr>
          <w:instrText xml:space="preserve"> PAGEREF _Toc266204105 \h </w:instrText>
        </w:r>
      </w:ins>
      <w:r>
        <w:rPr>
          <w:webHidden/>
        </w:rPr>
      </w:r>
      <w:r>
        <w:rPr>
          <w:webHidden/>
        </w:rPr>
        <w:fldChar w:fldCharType="separate"/>
      </w:r>
      <w:ins w:id="188" w:author="nmbinh" w:date="2010-07-06T18:24:00Z">
        <w:r w:rsidR="003A3888">
          <w:rPr>
            <w:webHidden/>
          </w:rPr>
          <w:t>49</w:t>
        </w:r>
        <w:r>
          <w:rPr>
            <w:webHidden/>
          </w:rPr>
          <w:fldChar w:fldCharType="end"/>
        </w:r>
        <w:r w:rsidRPr="009B13EA">
          <w:rPr>
            <w:rStyle w:val="Hyperlink"/>
          </w:rPr>
          <w:fldChar w:fldCharType="end"/>
        </w:r>
      </w:ins>
    </w:p>
    <w:p w:rsidR="003A3888" w:rsidRDefault="00E86DC4">
      <w:pPr>
        <w:pStyle w:val="TOC4"/>
        <w:tabs>
          <w:tab w:val="left" w:pos="1540"/>
          <w:tab w:val="right" w:leader="dot" w:pos="9017"/>
        </w:tabs>
        <w:rPr>
          <w:ins w:id="189" w:author="nmbinh" w:date="2010-07-06T18:24:00Z"/>
          <w:rFonts w:asciiTheme="minorHAnsi" w:eastAsiaTheme="minorEastAsia" w:hAnsiTheme="minorHAnsi" w:cstheme="minorBidi"/>
          <w:sz w:val="22"/>
          <w:szCs w:val="22"/>
          <w:lang w:val="en-US"/>
        </w:rPr>
      </w:pPr>
      <w:ins w:id="190"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"_Toc266204106"</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2.14.3.1.</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Màn hình Đăng nhập:</w:t>
        </w:r>
        <w:r w:rsidR="003A3888">
          <w:rPr>
            <w:webHidden/>
          </w:rPr>
          <w:tab/>
        </w:r>
        <w:r>
          <w:rPr>
            <w:webHidden/>
          </w:rPr>
          <w:fldChar w:fldCharType="begin"/>
        </w:r>
        <w:r w:rsidR="003A3888">
          <w:rPr>
            <w:webHidden/>
          </w:rPr>
          <w:instrText xml:space="preserve"> PAGEREF _Toc266204106 \h </w:instrText>
        </w:r>
      </w:ins>
      <w:r>
        <w:rPr>
          <w:webHidden/>
        </w:rPr>
      </w:r>
      <w:r>
        <w:rPr>
          <w:webHidden/>
        </w:rPr>
        <w:fldChar w:fldCharType="separate"/>
      </w:r>
      <w:ins w:id="191" w:author="nmbinh" w:date="2010-07-06T18:24:00Z">
        <w:r w:rsidR="003A3888">
          <w:rPr>
            <w:webHidden/>
          </w:rPr>
          <w:t>49</w:t>
        </w:r>
        <w:r>
          <w:rPr>
            <w:webHidden/>
          </w:rPr>
          <w:fldChar w:fldCharType="end"/>
        </w:r>
        <w:r w:rsidRPr="009B13EA">
          <w:rPr>
            <w:rStyle w:val="Hyperlink"/>
          </w:rPr>
          <w:fldChar w:fldCharType="end"/>
        </w:r>
      </w:ins>
    </w:p>
    <w:p w:rsidR="003A3888" w:rsidRDefault="00E86DC4">
      <w:pPr>
        <w:pStyle w:val="TOC4"/>
        <w:tabs>
          <w:tab w:val="left" w:pos="1540"/>
          <w:tab w:val="right" w:leader="dot" w:pos="9017"/>
        </w:tabs>
        <w:rPr>
          <w:ins w:id="192" w:author="nmbinh" w:date="2010-07-06T18:24:00Z"/>
          <w:rFonts w:asciiTheme="minorHAnsi" w:eastAsiaTheme="minorEastAsia" w:hAnsiTheme="minorHAnsi" w:cstheme="minorBidi"/>
          <w:sz w:val="22"/>
          <w:szCs w:val="22"/>
          <w:lang w:val="en-US"/>
        </w:rPr>
      </w:pPr>
      <w:ins w:id="193"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"_Toc266204107"</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2.14.3.2.</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Trang Báo lỗi:</w:t>
        </w:r>
        <w:r w:rsidR="003A3888">
          <w:rPr>
            <w:webHidden/>
          </w:rPr>
          <w:tab/>
        </w:r>
        <w:r>
          <w:rPr>
            <w:webHidden/>
          </w:rPr>
          <w:fldChar w:fldCharType="begin"/>
        </w:r>
        <w:r w:rsidR="003A3888">
          <w:rPr>
            <w:webHidden/>
          </w:rPr>
          <w:instrText xml:space="preserve"> PAGEREF _Toc266204107 \h </w:instrText>
        </w:r>
      </w:ins>
      <w:r>
        <w:rPr>
          <w:webHidden/>
        </w:rPr>
      </w:r>
      <w:r>
        <w:rPr>
          <w:webHidden/>
        </w:rPr>
        <w:fldChar w:fldCharType="separate"/>
      </w:r>
      <w:ins w:id="194" w:author="nmbinh" w:date="2010-07-06T18:24:00Z">
        <w:r w:rsidR="003A3888">
          <w:rPr>
            <w:webHidden/>
          </w:rPr>
          <w:t>50</w:t>
        </w:r>
        <w:r>
          <w:rPr>
            <w:webHidden/>
          </w:rPr>
          <w:fldChar w:fldCharType="end"/>
        </w:r>
        <w:r w:rsidRPr="009B13EA">
          <w:rPr>
            <w:rStyle w:val="Hyperlink"/>
          </w:rPr>
          <w:fldChar w:fldCharType="end"/>
        </w:r>
      </w:ins>
    </w:p>
    <w:p w:rsidR="003A3888" w:rsidRDefault="00E86DC4">
      <w:pPr>
        <w:pStyle w:val="TOC4"/>
        <w:tabs>
          <w:tab w:val="left" w:pos="1540"/>
          <w:tab w:val="right" w:leader="dot" w:pos="9017"/>
        </w:tabs>
        <w:rPr>
          <w:ins w:id="195" w:author="nmbinh" w:date="2010-07-06T18:24:00Z"/>
          <w:rFonts w:asciiTheme="minorHAnsi" w:eastAsiaTheme="minorEastAsia" w:hAnsiTheme="minorHAnsi" w:cstheme="minorBidi"/>
          <w:sz w:val="22"/>
          <w:szCs w:val="22"/>
          <w:lang w:val="en-US"/>
        </w:rPr>
      </w:pPr>
      <w:ins w:id="196"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"_Toc266204108"</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2.14.3.3.</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Trang Nhân viên:</w:t>
        </w:r>
        <w:r w:rsidR="003A3888">
          <w:rPr>
            <w:webHidden/>
          </w:rPr>
          <w:tab/>
        </w:r>
        <w:r>
          <w:rPr>
            <w:webHidden/>
          </w:rPr>
          <w:fldChar w:fldCharType="begin"/>
        </w:r>
        <w:r w:rsidR="003A3888">
          <w:rPr>
            <w:webHidden/>
          </w:rPr>
          <w:instrText xml:space="preserve"> PAGEREF _Toc266204108 \h </w:instrText>
        </w:r>
      </w:ins>
      <w:r>
        <w:rPr>
          <w:webHidden/>
        </w:rPr>
      </w:r>
      <w:r>
        <w:rPr>
          <w:webHidden/>
        </w:rPr>
        <w:fldChar w:fldCharType="separate"/>
      </w:r>
      <w:ins w:id="197" w:author="nmbinh" w:date="2010-07-06T18:24:00Z">
        <w:r w:rsidR="003A3888">
          <w:rPr>
            <w:webHidden/>
          </w:rPr>
          <w:t>50</w:t>
        </w:r>
        <w:r>
          <w:rPr>
            <w:webHidden/>
          </w:rPr>
          <w:fldChar w:fldCharType="end"/>
        </w:r>
        <w:r w:rsidRPr="009B13EA">
          <w:rPr>
            <w:rStyle w:val="Hyperlink"/>
          </w:rPr>
          <w:fldChar w:fldCharType="end"/>
        </w:r>
      </w:ins>
    </w:p>
    <w:p w:rsidR="003A3888" w:rsidRDefault="00E86DC4">
      <w:pPr>
        <w:pStyle w:val="TOC4"/>
        <w:tabs>
          <w:tab w:val="left" w:pos="880"/>
          <w:tab w:val="right" w:leader="dot" w:pos="9017"/>
        </w:tabs>
        <w:rPr>
          <w:ins w:id="198" w:author="nmbinh" w:date="2010-07-06T18:24:00Z"/>
          <w:rFonts w:asciiTheme="minorHAnsi" w:eastAsiaTheme="minorEastAsia" w:hAnsiTheme="minorHAnsi" w:cstheme="minorBidi"/>
          <w:sz w:val="22"/>
          <w:szCs w:val="22"/>
          <w:lang w:val="en-US"/>
        </w:rPr>
      </w:pPr>
      <w:ins w:id="199" w:author="nmbinh" w:date="2010-07-06T18:24:00Z">
        <w:r w:rsidRPr="009B13EA">
          <w:rPr>
            <w:rStyle w:val="Hyperlink"/>
          </w:rPr>
          <w:fldChar w:fldCharType="begin"/>
        </w:r>
        <w:r w:rsidR="003A3888" w:rsidRPr="009B13EA">
          <w:rPr>
            <w:rStyle w:val="Hyperlink"/>
          </w:rPr>
          <w:instrText xml:space="preserve"> </w:instrText>
        </w:r>
        <w:r w:rsidR="003A3888">
          <w:instrText>HYPERLINK \l "_Toc266204109"</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a)</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Màn hình chính</w:t>
        </w:r>
        <w:r w:rsidR="003A3888">
          <w:rPr>
            <w:webHidden/>
          </w:rPr>
          <w:tab/>
        </w:r>
        <w:r>
          <w:rPr>
            <w:webHidden/>
          </w:rPr>
          <w:fldChar w:fldCharType="begin"/>
        </w:r>
        <w:r w:rsidR="003A3888">
          <w:rPr>
            <w:webHidden/>
          </w:rPr>
          <w:instrText xml:space="preserve"> PAGEREF _Toc266204109 \h </w:instrText>
        </w:r>
      </w:ins>
      <w:r>
        <w:rPr>
          <w:webHidden/>
        </w:rPr>
      </w:r>
      <w:r>
        <w:rPr>
          <w:webHidden/>
        </w:rPr>
        <w:fldChar w:fldCharType="separate"/>
      </w:r>
      <w:ins w:id="200" w:author="nmbinh" w:date="2010-07-06T18:24:00Z">
        <w:r w:rsidR="003A3888">
          <w:rPr>
            <w:webHidden/>
          </w:rPr>
          <w:t>50</w:t>
        </w:r>
        <w:r>
          <w:rPr>
            <w:webHidden/>
          </w:rPr>
          <w:fldChar w:fldCharType="end"/>
        </w:r>
        <w:r w:rsidRPr="009B13EA">
          <w:rPr>
            <w:rStyle w:val="Hyperlink"/>
          </w:rPr>
          <w:fldChar w:fldCharType="end"/>
        </w:r>
      </w:ins>
    </w:p>
    <w:p w:rsidR="003A3888" w:rsidRDefault="00E86DC4">
      <w:pPr>
        <w:pStyle w:val="TOC4"/>
        <w:tabs>
          <w:tab w:val="right" w:leader="dot" w:pos="9017"/>
        </w:tabs>
        <w:rPr>
          <w:ins w:id="201" w:author="nmbinh" w:date="2010-07-06T18:24:00Z"/>
          <w:rFonts w:asciiTheme="minorHAnsi" w:eastAsiaTheme="minorEastAsia" w:hAnsiTheme="minorHAnsi" w:cstheme="minorBidi"/>
          <w:sz w:val="22"/>
          <w:szCs w:val="22"/>
          <w:lang w:val="en-US"/>
        </w:rPr>
      </w:pPr>
      <w:ins w:id="202" w:author="nmbinh" w:date="2010-07-06T18:24:00Z">
        <w:r w:rsidRPr="009B13EA">
          <w:rPr>
            <w:rStyle w:val="Hyperlink"/>
          </w:rPr>
          <w:lastRenderedPageBreak/>
          <w:fldChar w:fldCharType="begin"/>
        </w:r>
        <w:r w:rsidR="003A3888" w:rsidRPr="009B13EA">
          <w:rPr>
            <w:rStyle w:val="Hyperlink"/>
          </w:rPr>
          <w:instrText xml:space="preserve"> </w:instrText>
        </w:r>
        <w:r w:rsidR="003A3888">
          <w:instrText>HYPERLINK \l "_Toc266204110"</w:instrText>
        </w:r>
        <w:r w:rsidR="003A3888" w:rsidRPr="009B13EA">
          <w:rPr>
            <w:rStyle w:val="Hyperlink"/>
          </w:rPr>
          <w:instrText xml:space="preserve"> </w:instrText>
        </w:r>
        <w:r w:rsidRPr="009B13EA">
          <w:rPr>
            <w:rStyle w:val="Hyperlink"/>
          </w:rPr>
          <w:fldChar w:fldCharType="separate"/>
        </w:r>
        <w:r w:rsidRPr="00E86DC4">
          <w:rPr>
            <w:rFonts w:ascii="Times New Roman" w:hAnsi="Times New Roman"/>
            <w:b/>
            <w:color w:val="000000"/>
            <w:sz w:val="26"/>
            <w:szCs w:val="26"/>
            <w:lang w:val="en-US"/>
          </w:rPr>
          <w:pict>
            <v:shape id="_x0000_i1038" type="#_x0000_t75" style="width:425.1pt;height:270.7pt">
              <v:imagedata croptop="-65524f" cropbottom="65524f"/>
            </v:shape>
          </w:pict>
        </w:r>
        <w:r w:rsidR="003A3888">
          <w:rPr>
            <w:webHidden/>
          </w:rPr>
          <w:tab/>
        </w:r>
        <w:r>
          <w:rPr>
            <w:webHidden/>
          </w:rPr>
          <w:fldChar w:fldCharType="begin"/>
        </w:r>
        <w:r w:rsidR="003A3888">
          <w:rPr>
            <w:webHidden/>
          </w:rPr>
          <w:instrText xml:space="preserve"> PAGEREF _Toc266204110 \h </w:instrText>
        </w:r>
      </w:ins>
      <w:r>
        <w:rPr>
          <w:webHidden/>
        </w:rPr>
      </w:r>
      <w:r>
        <w:rPr>
          <w:webHidden/>
        </w:rPr>
        <w:fldChar w:fldCharType="separate"/>
      </w:r>
      <w:ins w:id="203" w:author="nmbinh" w:date="2010-07-06T18:24:00Z">
        <w:r w:rsidR="003A3888">
          <w:rPr>
            <w:webHidden/>
          </w:rPr>
          <w:t>50</w:t>
        </w:r>
        <w:r>
          <w:rPr>
            <w:webHidden/>
          </w:rPr>
          <w:fldChar w:fldCharType="end"/>
        </w:r>
        <w:r w:rsidRPr="009B13EA">
          <w:rPr>
            <w:rStyle w:val="Hyperlink"/>
          </w:rPr>
          <w:fldChar w:fldCharType="end"/>
        </w:r>
      </w:ins>
    </w:p>
    <w:p w:rsidR="003A3888" w:rsidRDefault="00E86DC4">
      <w:pPr>
        <w:pStyle w:val="TOC4"/>
        <w:tabs>
          <w:tab w:val="right" w:leader="dot" w:pos="9017"/>
        </w:tabs>
        <w:rPr>
          <w:ins w:id="204" w:author="nmbinh" w:date="2010-07-06T18:24:00Z"/>
          <w:rFonts w:asciiTheme="minorHAnsi" w:eastAsiaTheme="minorEastAsia" w:hAnsiTheme="minorHAnsi" w:cstheme="minorBidi"/>
          <w:sz w:val="22"/>
          <w:szCs w:val="22"/>
          <w:lang w:val="en-US"/>
        </w:rPr>
      </w:pPr>
      <w:ins w:id="205" w:author="nmbinh" w:date="2010-07-06T18:24:00Z">
        <w:r w:rsidRPr="009B13EA">
          <w:rPr>
            <w:rStyle w:val="Hyperlink"/>
          </w:rPr>
          <w:fldChar w:fldCharType="begin"/>
        </w:r>
        <w:r w:rsidR="003A3888" w:rsidRPr="009B13EA">
          <w:rPr>
            <w:rStyle w:val="Hyperlink"/>
          </w:rPr>
          <w:instrText xml:space="preserve"> </w:instrText>
        </w:r>
        <w:r w:rsidR="003A3888">
          <w:instrText>HYPERLINK \l "_Toc266204111"</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lang w:val="en-US"/>
          </w:rPr>
          <w:t>Hệ thống cập nhật tự động.</w:t>
        </w:r>
        <w:r w:rsidR="003A3888">
          <w:rPr>
            <w:webHidden/>
          </w:rPr>
          <w:tab/>
        </w:r>
        <w:r>
          <w:rPr>
            <w:webHidden/>
          </w:rPr>
          <w:fldChar w:fldCharType="begin"/>
        </w:r>
        <w:r w:rsidR="003A3888">
          <w:rPr>
            <w:webHidden/>
          </w:rPr>
          <w:instrText xml:space="preserve"> PAGEREF _Toc266204111 \h </w:instrText>
        </w:r>
      </w:ins>
      <w:r>
        <w:rPr>
          <w:webHidden/>
        </w:rPr>
      </w:r>
      <w:r>
        <w:rPr>
          <w:webHidden/>
        </w:rPr>
        <w:fldChar w:fldCharType="separate"/>
      </w:r>
      <w:ins w:id="206" w:author="nmbinh" w:date="2010-07-06T18:24:00Z">
        <w:r w:rsidR="003A3888">
          <w:rPr>
            <w:webHidden/>
          </w:rPr>
          <w:t>51</w:t>
        </w:r>
        <w:r>
          <w:rPr>
            <w:webHidden/>
          </w:rPr>
          <w:fldChar w:fldCharType="end"/>
        </w:r>
        <w:r w:rsidRPr="009B13EA">
          <w:rPr>
            <w:rStyle w:val="Hyperlink"/>
          </w:rPr>
          <w:fldChar w:fldCharType="end"/>
        </w:r>
      </w:ins>
    </w:p>
    <w:p w:rsidR="003A3888" w:rsidRDefault="00E86DC4">
      <w:pPr>
        <w:pStyle w:val="TOC4"/>
        <w:tabs>
          <w:tab w:val="left" w:pos="880"/>
          <w:tab w:val="right" w:leader="dot" w:pos="9017"/>
        </w:tabs>
        <w:rPr>
          <w:ins w:id="207" w:author="nmbinh" w:date="2010-07-06T18:24:00Z"/>
          <w:rFonts w:asciiTheme="minorHAnsi" w:eastAsiaTheme="minorEastAsia" w:hAnsiTheme="minorHAnsi" w:cstheme="minorBidi"/>
          <w:sz w:val="22"/>
          <w:szCs w:val="22"/>
          <w:lang w:val="en-US"/>
        </w:rPr>
      </w:pPr>
      <w:ins w:id="208" w:author="nmbinh" w:date="2010-07-06T18:24:00Z">
        <w:r w:rsidRPr="009B13EA">
          <w:rPr>
            <w:rStyle w:val="Hyperlink"/>
          </w:rPr>
          <w:fldChar w:fldCharType="begin"/>
        </w:r>
        <w:r w:rsidR="003A3888" w:rsidRPr="009B13EA">
          <w:rPr>
            <w:rStyle w:val="Hyperlink"/>
          </w:rPr>
          <w:instrText xml:space="preserve"> </w:instrText>
        </w:r>
        <w:r w:rsidR="003A3888">
          <w:instrText>HYPERLINK \l "_Toc266204112"</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rPr>
          <w:t>b)</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lang w:val="en-US"/>
          </w:rPr>
          <w:t>Thông tin cá nhân: Cho phép thay đổi thông tin cá nhân người dùng</w:t>
        </w:r>
        <w:r w:rsidR="003A3888">
          <w:rPr>
            <w:webHidden/>
          </w:rPr>
          <w:tab/>
        </w:r>
        <w:r>
          <w:rPr>
            <w:webHidden/>
          </w:rPr>
          <w:fldChar w:fldCharType="begin"/>
        </w:r>
        <w:r w:rsidR="003A3888">
          <w:rPr>
            <w:webHidden/>
          </w:rPr>
          <w:instrText xml:space="preserve"> PAGEREF _Toc266204112 \h </w:instrText>
        </w:r>
      </w:ins>
      <w:r>
        <w:rPr>
          <w:webHidden/>
        </w:rPr>
      </w:r>
      <w:r>
        <w:rPr>
          <w:webHidden/>
        </w:rPr>
        <w:fldChar w:fldCharType="separate"/>
      </w:r>
      <w:ins w:id="209" w:author="nmbinh" w:date="2010-07-06T18:24:00Z">
        <w:r w:rsidR="003A3888">
          <w:rPr>
            <w:webHidden/>
          </w:rPr>
          <w:t>51</w:t>
        </w:r>
        <w:r>
          <w:rPr>
            <w:webHidden/>
          </w:rPr>
          <w:fldChar w:fldCharType="end"/>
        </w:r>
        <w:r w:rsidRPr="009B13EA">
          <w:rPr>
            <w:rStyle w:val="Hyperlink"/>
          </w:rPr>
          <w:fldChar w:fldCharType="end"/>
        </w:r>
      </w:ins>
    </w:p>
    <w:p w:rsidR="003A3888" w:rsidRDefault="00E86DC4">
      <w:pPr>
        <w:pStyle w:val="TOC4"/>
        <w:tabs>
          <w:tab w:val="left" w:pos="1540"/>
          <w:tab w:val="right" w:leader="dot" w:pos="9017"/>
        </w:tabs>
        <w:rPr>
          <w:ins w:id="210" w:author="nmbinh" w:date="2010-07-06T18:24:00Z"/>
          <w:rFonts w:asciiTheme="minorHAnsi" w:eastAsiaTheme="minorEastAsia" w:hAnsiTheme="minorHAnsi" w:cstheme="minorBidi"/>
          <w:sz w:val="22"/>
          <w:szCs w:val="22"/>
          <w:lang w:val="en-US"/>
        </w:rPr>
      </w:pPr>
      <w:ins w:id="211" w:author="nmbinh" w:date="2010-07-06T18:24:00Z">
        <w:r w:rsidRPr="009B13EA">
          <w:rPr>
            <w:rStyle w:val="Hyperlink"/>
          </w:rPr>
          <w:fldChar w:fldCharType="begin"/>
        </w:r>
        <w:r w:rsidR="003A3888" w:rsidRPr="009B13EA">
          <w:rPr>
            <w:rStyle w:val="Hyperlink"/>
          </w:rPr>
          <w:instrText xml:space="preserve"> </w:instrText>
        </w:r>
        <w:r w:rsidR="003A3888">
          <w:instrText>HYPERLINK \l "_Toc266204113"</w:instrText>
        </w:r>
        <w:r w:rsidR="003A3888" w:rsidRPr="009B13EA">
          <w:rPr>
            <w:rStyle w:val="Hyperlink"/>
          </w:rPr>
          <w:instrText xml:space="preserve"> </w:instrText>
        </w:r>
        <w:r w:rsidRPr="009B13EA">
          <w:rPr>
            <w:rStyle w:val="Hyperlink"/>
          </w:rPr>
          <w:fldChar w:fldCharType="separate"/>
        </w:r>
        <w:r w:rsidR="003A3888" w:rsidRPr="009B13EA">
          <w:rPr>
            <w:rStyle w:val="Hyperlink"/>
            <w:rFonts w:ascii="Times New Roman" w:hAnsi="Times New Roman"/>
            <w:b/>
          </w:rPr>
          <w:t>2.14.3.4.</w:t>
        </w:r>
        <w:r w:rsidR="003A3888">
          <w:rPr>
            <w:rFonts w:asciiTheme="minorHAnsi" w:eastAsiaTheme="minorEastAsia" w:hAnsiTheme="minorHAnsi" w:cstheme="minorBidi"/>
            <w:sz w:val="22"/>
            <w:szCs w:val="22"/>
            <w:lang w:val="en-US"/>
          </w:rPr>
          <w:tab/>
        </w:r>
        <w:r w:rsidR="003A3888" w:rsidRPr="009B13EA">
          <w:rPr>
            <w:rStyle w:val="Hyperlink"/>
            <w:rFonts w:ascii="Times New Roman" w:hAnsi="Times New Roman"/>
            <w:b/>
          </w:rPr>
          <w:t>Trang Quản Lý:</w:t>
        </w:r>
        <w:r w:rsidR="003A3888">
          <w:rPr>
            <w:webHidden/>
          </w:rPr>
          <w:tab/>
        </w:r>
        <w:r>
          <w:rPr>
            <w:webHidden/>
          </w:rPr>
          <w:fldChar w:fldCharType="begin"/>
        </w:r>
        <w:r w:rsidR="003A3888">
          <w:rPr>
            <w:webHidden/>
          </w:rPr>
          <w:instrText xml:space="preserve"> PAGEREF _Toc266204113 \h </w:instrText>
        </w:r>
      </w:ins>
      <w:r>
        <w:rPr>
          <w:webHidden/>
        </w:rPr>
      </w:r>
      <w:r>
        <w:rPr>
          <w:webHidden/>
        </w:rPr>
        <w:fldChar w:fldCharType="separate"/>
      </w:r>
      <w:ins w:id="212" w:author="nmbinh" w:date="2010-07-06T18:24:00Z">
        <w:r w:rsidR="003A3888">
          <w:rPr>
            <w:webHidden/>
          </w:rPr>
          <w:t>51</w:t>
        </w:r>
        <w:r>
          <w:rPr>
            <w:webHidden/>
          </w:rPr>
          <w:fldChar w:fldCharType="end"/>
        </w:r>
        <w:r w:rsidRPr="009B13EA">
          <w:rPr>
            <w:rStyle w:val="Hyperlink"/>
          </w:rPr>
          <w:fldChar w:fldCharType="end"/>
        </w:r>
      </w:ins>
    </w:p>
    <w:p w:rsidR="00AD09BC" w:rsidDel="003A3888" w:rsidRDefault="00E86DC4" w:rsidP="00784A8E">
      <w:pPr>
        <w:pStyle w:val="TOC1"/>
        <w:tabs>
          <w:tab w:val="right" w:leader="dot" w:pos="9350"/>
        </w:tabs>
        <w:spacing w:before="0" w:after="200"/>
        <w:rPr>
          <w:del w:id="213" w:author="nmbinh" w:date="2010-07-06T18:23:00Z"/>
          <w:rFonts w:ascii="Calibri" w:hAnsi="Calibri"/>
          <w:b w:val="0"/>
          <w:bCs w:val="0"/>
          <w:caps w:val="0"/>
          <w:sz w:val="22"/>
          <w:szCs w:val="22"/>
          <w:lang w:val="en-US"/>
        </w:rPr>
      </w:pPr>
      <w:del w:id="214" w:author="nmbinh" w:date="2010-07-06T18:23:00Z">
        <w:r w:rsidRPr="00E86DC4">
          <w:rPr>
            <w:rPrChange w:id="215" w:author="nmbinh" w:date="2010-07-06T18:23:00Z">
              <w:rPr>
                <w:rStyle w:val="Hyperlink"/>
                <w:rFonts w:ascii="Times New Roman" w:hAnsi="Times New Roman"/>
                <w:lang w:val="en-US"/>
              </w:rPr>
            </w:rPrChange>
          </w:rPr>
          <w:delText>Chương 1</w:delText>
        </w:r>
        <w:r w:rsidR="00AD09BC" w:rsidDel="003A3888">
          <w:rPr>
            <w:webHidden/>
          </w:rPr>
          <w:tab/>
        </w:r>
      </w:del>
      <w:ins w:id="216" w:author="DONGTHUY" w:date="2010-07-06T11:30:00Z">
        <w:del w:id="217" w:author="nmbinh" w:date="2010-07-06T18:23:00Z">
          <w:r w:rsidR="006C2A2B" w:rsidDel="003A3888">
            <w:rPr>
              <w:webHidden/>
            </w:rPr>
            <w:delText>10</w:delText>
          </w:r>
        </w:del>
      </w:ins>
      <w:del w:id="218" w:author="nmbinh" w:date="2010-07-06T18:23:00Z">
        <w:r w:rsidR="00981642" w:rsidDel="003A3888">
          <w:rPr>
            <w:webHidden/>
          </w:rPr>
          <w:delText>2</w:delText>
        </w:r>
      </w:del>
    </w:p>
    <w:p w:rsidR="00AD09BC" w:rsidDel="003A3888" w:rsidRDefault="00E86DC4" w:rsidP="00784A8E">
      <w:pPr>
        <w:pStyle w:val="TOC1"/>
        <w:tabs>
          <w:tab w:val="right" w:leader="dot" w:pos="9350"/>
        </w:tabs>
        <w:spacing w:before="0" w:after="200"/>
        <w:rPr>
          <w:del w:id="219" w:author="nmbinh" w:date="2010-07-06T18:23:00Z"/>
          <w:rFonts w:ascii="Calibri" w:hAnsi="Calibri"/>
          <w:b w:val="0"/>
          <w:bCs w:val="0"/>
          <w:caps w:val="0"/>
          <w:sz w:val="22"/>
          <w:szCs w:val="22"/>
          <w:lang w:val="en-US"/>
        </w:rPr>
      </w:pPr>
      <w:del w:id="220" w:author="nmbinh" w:date="2010-07-06T18:23:00Z">
        <w:r w:rsidRPr="00E86DC4">
          <w:rPr>
            <w:rPrChange w:id="221" w:author="nmbinh" w:date="2010-07-06T18:23:00Z">
              <w:rPr>
                <w:rStyle w:val="Hyperlink"/>
                <w:rFonts w:ascii="Times New Roman" w:hAnsi="Times New Roman"/>
                <w:lang w:val="en-US"/>
              </w:rPr>
            </w:rPrChange>
          </w:rPr>
          <w:delText>Đề dẫn đề tài</w:delText>
        </w:r>
        <w:r w:rsidR="00AD09BC" w:rsidDel="003A3888">
          <w:rPr>
            <w:webHidden/>
          </w:rPr>
          <w:tab/>
        </w:r>
      </w:del>
      <w:ins w:id="222" w:author="DONGTHUY" w:date="2010-07-06T11:30:00Z">
        <w:del w:id="223" w:author="nmbinh" w:date="2010-07-06T18:23:00Z">
          <w:r w:rsidR="006C2A2B" w:rsidDel="003A3888">
            <w:rPr>
              <w:webHidden/>
            </w:rPr>
            <w:delText>10</w:delText>
          </w:r>
        </w:del>
      </w:ins>
      <w:del w:id="224" w:author="nmbinh" w:date="2010-07-06T18:23:00Z">
        <w:r w:rsidR="00981642" w:rsidDel="003A3888">
          <w:rPr>
            <w:webHidden/>
          </w:rPr>
          <w:delText>2</w:delText>
        </w:r>
      </w:del>
    </w:p>
    <w:p w:rsidR="00AD09BC" w:rsidDel="003A3888" w:rsidRDefault="00E86DC4" w:rsidP="00784A8E">
      <w:pPr>
        <w:pStyle w:val="TOC1"/>
        <w:tabs>
          <w:tab w:val="left" w:pos="440"/>
          <w:tab w:val="right" w:leader="dot" w:pos="9350"/>
        </w:tabs>
        <w:spacing w:before="0" w:after="200"/>
        <w:rPr>
          <w:del w:id="225" w:author="nmbinh" w:date="2010-07-06T18:23:00Z"/>
          <w:rFonts w:ascii="Calibri" w:hAnsi="Calibri"/>
          <w:b w:val="0"/>
          <w:bCs w:val="0"/>
          <w:caps w:val="0"/>
          <w:sz w:val="22"/>
          <w:szCs w:val="22"/>
          <w:lang w:val="en-US"/>
        </w:rPr>
      </w:pPr>
      <w:del w:id="226" w:author="nmbinh" w:date="2010-07-06T18:23:00Z">
        <w:r w:rsidRPr="00E86DC4">
          <w:rPr>
            <w:rPrChange w:id="227" w:author="nmbinh" w:date="2010-07-06T18:23:00Z">
              <w:rPr>
                <w:rStyle w:val="Hyperlink"/>
                <w:rFonts w:ascii="Times New Roman" w:hAnsi="Times New Roman"/>
                <w:lang w:val="en-US"/>
              </w:rPr>
            </w:rPrChange>
          </w:rPr>
          <w:delText>1.</w:delText>
        </w:r>
        <w:r w:rsidR="00AD09BC" w:rsidDel="003A3888">
          <w:rPr>
            <w:rFonts w:ascii="Calibri" w:hAnsi="Calibri"/>
            <w:b w:val="0"/>
            <w:bCs w:val="0"/>
            <w:caps w:val="0"/>
            <w:sz w:val="22"/>
            <w:szCs w:val="22"/>
            <w:lang w:val="en-US"/>
          </w:rPr>
          <w:tab/>
        </w:r>
        <w:r w:rsidRPr="00E86DC4">
          <w:rPr>
            <w:rPrChange w:id="228" w:author="nmbinh" w:date="2010-07-06T18:23:00Z">
              <w:rPr>
                <w:rStyle w:val="Hyperlink"/>
                <w:rFonts w:ascii="Times New Roman" w:hAnsi="Times New Roman"/>
                <w:lang w:val="en-US"/>
              </w:rPr>
            </w:rPrChange>
          </w:rPr>
          <w:delText>Chủ đề</w:delText>
        </w:r>
        <w:r w:rsidR="00AD09BC" w:rsidDel="003A3888">
          <w:rPr>
            <w:webHidden/>
          </w:rPr>
          <w:tab/>
        </w:r>
      </w:del>
      <w:ins w:id="229" w:author="DONGTHUY" w:date="2010-07-06T11:30:00Z">
        <w:del w:id="230" w:author="nmbinh" w:date="2010-07-06T18:23:00Z">
          <w:r w:rsidR="006C2A2B" w:rsidDel="003A3888">
            <w:rPr>
              <w:webHidden/>
            </w:rPr>
            <w:delText>10</w:delText>
          </w:r>
        </w:del>
      </w:ins>
      <w:del w:id="231" w:author="nmbinh" w:date="2010-07-06T18:23:00Z">
        <w:r w:rsidR="00981642" w:rsidDel="003A3888">
          <w:rPr>
            <w:webHidden/>
          </w:rPr>
          <w:delText>2</w:delText>
        </w:r>
      </w:del>
    </w:p>
    <w:p w:rsidR="00AD09BC" w:rsidDel="003A3888" w:rsidRDefault="00E86DC4" w:rsidP="00784A8E">
      <w:pPr>
        <w:pStyle w:val="TOC1"/>
        <w:tabs>
          <w:tab w:val="left" w:pos="440"/>
          <w:tab w:val="right" w:leader="dot" w:pos="9350"/>
        </w:tabs>
        <w:spacing w:before="0" w:after="200"/>
        <w:rPr>
          <w:del w:id="232" w:author="nmbinh" w:date="2010-07-06T18:23:00Z"/>
          <w:rFonts w:ascii="Calibri" w:hAnsi="Calibri"/>
          <w:b w:val="0"/>
          <w:bCs w:val="0"/>
          <w:caps w:val="0"/>
          <w:sz w:val="22"/>
          <w:szCs w:val="22"/>
          <w:lang w:val="en-US"/>
        </w:rPr>
      </w:pPr>
      <w:del w:id="233" w:author="nmbinh" w:date="2010-07-06T18:23:00Z">
        <w:r w:rsidRPr="00E86DC4">
          <w:rPr>
            <w:rPrChange w:id="234" w:author="nmbinh" w:date="2010-07-06T18:23:00Z">
              <w:rPr>
                <w:rStyle w:val="Hyperlink"/>
                <w:rFonts w:ascii="Times New Roman" w:hAnsi="Times New Roman"/>
                <w:lang w:val="en-US"/>
              </w:rPr>
            </w:rPrChange>
          </w:rPr>
          <w:delText>2.</w:delText>
        </w:r>
        <w:r w:rsidR="00AD09BC" w:rsidDel="003A3888">
          <w:rPr>
            <w:rFonts w:ascii="Calibri" w:hAnsi="Calibri"/>
            <w:b w:val="0"/>
            <w:bCs w:val="0"/>
            <w:caps w:val="0"/>
            <w:sz w:val="22"/>
            <w:szCs w:val="22"/>
            <w:lang w:val="en-US"/>
          </w:rPr>
          <w:tab/>
        </w:r>
        <w:r w:rsidRPr="00E86DC4">
          <w:rPr>
            <w:rPrChange w:id="235" w:author="nmbinh" w:date="2010-07-06T18:23:00Z">
              <w:rPr>
                <w:rStyle w:val="Hyperlink"/>
                <w:rFonts w:ascii="Times New Roman" w:hAnsi="Times New Roman"/>
                <w:lang w:val="en-US"/>
              </w:rPr>
            </w:rPrChange>
          </w:rPr>
          <w:delText>Yêu cầu của ứng dụng</w:delText>
        </w:r>
        <w:r w:rsidR="00AD09BC" w:rsidDel="003A3888">
          <w:rPr>
            <w:webHidden/>
          </w:rPr>
          <w:tab/>
        </w:r>
      </w:del>
      <w:ins w:id="236" w:author="DONGTHUY" w:date="2010-07-06T11:30:00Z">
        <w:del w:id="237" w:author="nmbinh" w:date="2010-07-06T18:23:00Z">
          <w:r w:rsidR="006C2A2B" w:rsidDel="003A3888">
            <w:rPr>
              <w:webHidden/>
            </w:rPr>
            <w:delText>11</w:delText>
          </w:r>
        </w:del>
      </w:ins>
      <w:del w:id="238" w:author="nmbinh" w:date="2010-07-06T18:23:00Z">
        <w:r w:rsidR="00981642" w:rsidDel="003A3888">
          <w:rPr>
            <w:webHidden/>
          </w:rPr>
          <w:delText>2</w:delText>
        </w:r>
      </w:del>
    </w:p>
    <w:p w:rsidR="00AD09BC" w:rsidDel="003A3888" w:rsidRDefault="00E86DC4" w:rsidP="00784A8E">
      <w:pPr>
        <w:pStyle w:val="TOC1"/>
        <w:tabs>
          <w:tab w:val="left" w:pos="440"/>
          <w:tab w:val="right" w:leader="dot" w:pos="9350"/>
        </w:tabs>
        <w:spacing w:before="0" w:after="200"/>
        <w:rPr>
          <w:del w:id="239" w:author="nmbinh" w:date="2010-07-06T18:23:00Z"/>
          <w:rFonts w:ascii="Calibri" w:hAnsi="Calibri"/>
          <w:b w:val="0"/>
          <w:bCs w:val="0"/>
          <w:caps w:val="0"/>
          <w:sz w:val="22"/>
          <w:szCs w:val="22"/>
          <w:lang w:val="en-US"/>
        </w:rPr>
      </w:pPr>
      <w:del w:id="240" w:author="nmbinh" w:date="2010-07-06T18:23:00Z">
        <w:r w:rsidRPr="00E86DC4">
          <w:rPr>
            <w:rPrChange w:id="241" w:author="nmbinh" w:date="2010-07-06T18:23:00Z">
              <w:rPr>
                <w:rStyle w:val="Hyperlink"/>
                <w:rFonts w:ascii="Times New Roman" w:hAnsi="Times New Roman"/>
                <w:lang w:val="en-US"/>
              </w:rPr>
            </w:rPrChange>
          </w:rPr>
          <w:delText>3.</w:delText>
        </w:r>
        <w:r w:rsidR="00AD09BC" w:rsidDel="003A3888">
          <w:rPr>
            <w:rFonts w:ascii="Calibri" w:hAnsi="Calibri"/>
            <w:b w:val="0"/>
            <w:bCs w:val="0"/>
            <w:caps w:val="0"/>
            <w:sz w:val="22"/>
            <w:szCs w:val="22"/>
            <w:lang w:val="en-US"/>
          </w:rPr>
          <w:tab/>
        </w:r>
        <w:r w:rsidRPr="00E86DC4">
          <w:rPr>
            <w:rPrChange w:id="242" w:author="nmbinh" w:date="2010-07-06T18:23:00Z">
              <w:rPr>
                <w:rStyle w:val="Hyperlink"/>
                <w:rFonts w:ascii="Times New Roman" w:hAnsi="Times New Roman"/>
                <w:lang w:val="en-US"/>
              </w:rPr>
            </w:rPrChange>
          </w:rPr>
          <w:delText>Nội dung cần thực hiện để đáp ứng yêu cầu trên:</w:delText>
        </w:r>
        <w:r w:rsidR="00AD09BC" w:rsidDel="003A3888">
          <w:rPr>
            <w:webHidden/>
          </w:rPr>
          <w:tab/>
        </w:r>
      </w:del>
      <w:ins w:id="243" w:author="DONGTHUY" w:date="2010-07-06T11:30:00Z">
        <w:del w:id="244" w:author="nmbinh" w:date="2010-07-06T18:23:00Z">
          <w:r w:rsidR="006C2A2B" w:rsidDel="003A3888">
            <w:rPr>
              <w:webHidden/>
            </w:rPr>
            <w:delText>12</w:delText>
          </w:r>
        </w:del>
      </w:ins>
      <w:del w:id="245" w:author="nmbinh" w:date="2010-07-06T18:23:00Z">
        <w:r w:rsidR="00981642" w:rsidDel="003A3888">
          <w:rPr>
            <w:webHidden/>
          </w:rPr>
          <w:delText>2</w:delText>
        </w:r>
      </w:del>
    </w:p>
    <w:p w:rsidR="00AD09BC" w:rsidDel="003A3888" w:rsidRDefault="00E86DC4" w:rsidP="00784A8E">
      <w:pPr>
        <w:pStyle w:val="TOC2"/>
        <w:tabs>
          <w:tab w:val="left" w:pos="660"/>
          <w:tab w:val="right" w:leader="dot" w:pos="9350"/>
        </w:tabs>
        <w:spacing w:before="0" w:after="200"/>
        <w:rPr>
          <w:del w:id="246" w:author="nmbinh" w:date="2010-07-06T18:23:00Z"/>
          <w:rFonts w:cs="Times New Roman"/>
          <w:b w:val="0"/>
          <w:bCs w:val="0"/>
          <w:sz w:val="22"/>
          <w:szCs w:val="22"/>
          <w:lang w:val="en-US"/>
        </w:rPr>
      </w:pPr>
      <w:del w:id="247" w:author="nmbinh" w:date="2010-07-06T18:23:00Z">
        <w:r w:rsidRPr="00E86DC4">
          <w:rPr>
            <w:rPrChange w:id="248" w:author="nmbinh" w:date="2010-07-06T18:23:00Z">
              <w:rPr>
                <w:rStyle w:val="Hyperlink"/>
                <w:rFonts w:ascii="Times New Roman" w:hAnsi="Times New Roman"/>
                <w:lang w:val="en-US"/>
              </w:rPr>
            </w:rPrChange>
          </w:rPr>
          <w:delText>3.1.</w:delText>
        </w:r>
        <w:r w:rsidR="00AD09BC" w:rsidDel="003A3888">
          <w:rPr>
            <w:rFonts w:cs="Times New Roman"/>
            <w:b w:val="0"/>
            <w:bCs w:val="0"/>
            <w:sz w:val="22"/>
            <w:szCs w:val="22"/>
            <w:lang w:val="en-US"/>
          </w:rPr>
          <w:tab/>
        </w:r>
        <w:r w:rsidRPr="00E86DC4">
          <w:rPr>
            <w:rPrChange w:id="249" w:author="nmbinh" w:date="2010-07-06T18:23:00Z">
              <w:rPr>
                <w:rStyle w:val="Hyperlink"/>
                <w:rFonts w:ascii="Times New Roman" w:hAnsi="Times New Roman"/>
                <w:lang w:val="en-US"/>
              </w:rPr>
            </w:rPrChange>
          </w:rPr>
          <w:delText>Tìm hiểu thực tế ứng dụng</w:delText>
        </w:r>
        <w:r w:rsidR="00AD09BC" w:rsidDel="003A3888">
          <w:rPr>
            <w:webHidden/>
          </w:rPr>
          <w:tab/>
        </w:r>
      </w:del>
      <w:ins w:id="250" w:author="DONGTHUY" w:date="2010-07-06T11:30:00Z">
        <w:del w:id="251" w:author="nmbinh" w:date="2010-07-06T18:23:00Z">
          <w:r w:rsidR="006C2A2B" w:rsidDel="003A3888">
            <w:rPr>
              <w:webHidden/>
            </w:rPr>
            <w:delText>12</w:delText>
          </w:r>
        </w:del>
      </w:ins>
      <w:del w:id="252" w:author="nmbinh" w:date="2010-07-06T18:23:00Z">
        <w:r w:rsidR="00981642" w:rsidDel="003A3888">
          <w:rPr>
            <w:webHidden/>
          </w:rPr>
          <w:delText>2</w:delText>
        </w:r>
      </w:del>
    </w:p>
    <w:p w:rsidR="00AD09BC" w:rsidDel="003A3888" w:rsidRDefault="00E86DC4" w:rsidP="00784A8E">
      <w:pPr>
        <w:pStyle w:val="TOC2"/>
        <w:tabs>
          <w:tab w:val="left" w:pos="660"/>
          <w:tab w:val="right" w:leader="dot" w:pos="9350"/>
        </w:tabs>
        <w:spacing w:before="0" w:after="200"/>
        <w:rPr>
          <w:del w:id="253" w:author="nmbinh" w:date="2010-07-06T18:23:00Z"/>
          <w:rFonts w:cs="Times New Roman"/>
          <w:b w:val="0"/>
          <w:bCs w:val="0"/>
          <w:sz w:val="22"/>
          <w:szCs w:val="22"/>
          <w:lang w:val="en-US"/>
        </w:rPr>
      </w:pPr>
      <w:del w:id="254" w:author="nmbinh" w:date="2010-07-06T18:23:00Z">
        <w:r w:rsidRPr="00E86DC4">
          <w:rPr>
            <w:rPrChange w:id="255" w:author="nmbinh" w:date="2010-07-06T18:23:00Z">
              <w:rPr>
                <w:rStyle w:val="Hyperlink"/>
                <w:rFonts w:ascii="Times New Roman" w:hAnsi="Times New Roman"/>
                <w:lang w:val="en-US"/>
              </w:rPr>
            </w:rPrChange>
          </w:rPr>
          <w:delText>3.2.</w:delText>
        </w:r>
        <w:r w:rsidR="00AD09BC" w:rsidDel="003A3888">
          <w:rPr>
            <w:rFonts w:cs="Times New Roman"/>
            <w:b w:val="0"/>
            <w:bCs w:val="0"/>
            <w:sz w:val="22"/>
            <w:szCs w:val="22"/>
            <w:lang w:val="en-US"/>
          </w:rPr>
          <w:tab/>
        </w:r>
        <w:r w:rsidRPr="00E86DC4">
          <w:rPr>
            <w:rPrChange w:id="256" w:author="nmbinh" w:date="2010-07-06T18:23:00Z">
              <w:rPr>
                <w:rStyle w:val="Hyperlink"/>
                <w:rFonts w:ascii="Times New Roman" w:hAnsi="Times New Roman"/>
                <w:lang w:val="en-US"/>
              </w:rPr>
            </w:rPrChange>
          </w:rPr>
          <w:delText>Khảo sát và lựa chọn môi trường công nghệ phù hợp</w:delText>
        </w:r>
        <w:r w:rsidR="00AD09BC" w:rsidDel="003A3888">
          <w:rPr>
            <w:webHidden/>
          </w:rPr>
          <w:tab/>
        </w:r>
      </w:del>
      <w:ins w:id="257" w:author="DONGTHUY" w:date="2010-07-06T11:30:00Z">
        <w:del w:id="258" w:author="nmbinh" w:date="2010-07-06T18:23:00Z">
          <w:r w:rsidR="006C2A2B" w:rsidDel="003A3888">
            <w:rPr>
              <w:webHidden/>
            </w:rPr>
            <w:delText>12</w:delText>
          </w:r>
        </w:del>
      </w:ins>
      <w:del w:id="259"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260" w:author="nmbinh" w:date="2010-07-06T18:23:00Z"/>
          <w:rFonts w:cs="Times New Roman"/>
          <w:sz w:val="22"/>
          <w:szCs w:val="22"/>
          <w:lang w:val="en-US"/>
        </w:rPr>
      </w:pPr>
      <w:del w:id="261" w:author="nmbinh" w:date="2010-07-06T18:23:00Z">
        <w:r w:rsidRPr="00E86DC4">
          <w:rPr>
            <w:rPrChange w:id="262" w:author="nmbinh" w:date="2010-07-06T18:23:00Z">
              <w:rPr>
                <w:rStyle w:val="Hyperlink"/>
                <w:rFonts w:ascii="Times New Roman" w:hAnsi="Times New Roman"/>
                <w:lang w:val="en-US"/>
              </w:rPr>
            </w:rPrChange>
          </w:rPr>
          <w:delText>3.2.1.</w:delText>
        </w:r>
        <w:r w:rsidR="00AD09BC" w:rsidDel="003A3888">
          <w:rPr>
            <w:rFonts w:cs="Times New Roman"/>
            <w:sz w:val="22"/>
            <w:szCs w:val="22"/>
            <w:lang w:val="en-US"/>
          </w:rPr>
          <w:tab/>
        </w:r>
        <w:r w:rsidRPr="00E86DC4">
          <w:rPr>
            <w:rPrChange w:id="263" w:author="nmbinh" w:date="2010-07-06T18:23:00Z">
              <w:rPr>
                <w:rStyle w:val="Hyperlink"/>
                <w:rFonts w:ascii="Times New Roman" w:hAnsi="Times New Roman"/>
                <w:lang w:val="en-US"/>
              </w:rPr>
            </w:rPrChange>
          </w:rPr>
          <w:delText>Khảo sát:</w:delText>
        </w:r>
        <w:r w:rsidR="00AD09BC" w:rsidDel="003A3888">
          <w:rPr>
            <w:webHidden/>
          </w:rPr>
          <w:tab/>
        </w:r>
      </w:del>
      <w:ins w:id="264" w:author="DONGTHUY" w:date="2010-07-06T11:30:00Z">
        <w:del w:id="265" w:author="nmbinh" w:date="2010-07-06T18:23:00Z">
          <w:r w:rsidR="006C2A2B" w:rsidDel="003A3888">
            <w:rPr>
              <w:webHidden/>
            </w:rPr>
            <w:delText>12</w:delText>
          </w:r>
        </w:del>
      </w:ins>
      <w:del w:id="266" w:author="nmbinh" w:date="2010-07-06T18:23:00Z">
        <w:r w:rsidR="00981642" w:rsidDel="003A3888">
          <w:rPr>
            <w:webHidden/>
          </w:rPr>
          <w:delText>2</w:delText>
        </w:r>
      </w:del>
    </w:p>
    <w:p w:rsidR="00AD09BC" w:rsidDel="003A3888" w:rsidRDefault="00E86DC4" w:rsidP="00784A8E">
      <w:pPr>
        <w:pStyle w:val="TOC4"/>
        <w:tabs>
          <w:tab w:val="left" w:pos="880"/>
          <w:tab w:val="right" w:leader="dot" w:pos="9350"/>
        </w:tabs>
        <w:spacing w:after="200"/>
        <w:rPr>
          <w:del w:id="267" w:author="nmbinh" w:date="2010-07-06T18:23:00Z"/>
          <w:rFonts w:cs="Times New Roman"/>
          <w:sz w:val="22"/>
          <w:szCs w:val="22"/>
          <w:lang w:val="en-US"/>
        </w:rPr>
      </w:pPr>
      <w:del w:id="268" w:author="nmbinh" w:date="2010-07-06T18:23:00Z">
        <w:r w:rsidRPr="00E86DC4">
          <w:rPr>
            <w:rPrChange w:id="269" w:author="nmbinh" w:date="2010-07-06T18:23:00Z">
              <w:rPr>
                <w:rStyle w:val="Hyperlink"/>
                <w:rFonts w:ascii="Times New Roman" w:hAnsi="Times New Roman"/>
                <w:lang w:val="en-US"/>
              </w:rPr>
            </w:rPrChange>
          </w:rPr>
          <w:delText>a.</w:delText>
        </w:r>
        <w:r w:rsidR="00AD09BC" w:rsidDel="003A3888">
          <w:rPr>
            <w:rFonts w:cs="Times New Roman"/>
            <w:sz w:val="22"/>
            <w:szCs w:val="22"/>
            <w:lang w:val="en-US"/>
          </w:rPr>
          <w:tab/>
        </w:r>
        <w:r w:rsidRPr="00E86DC4">
          <w:rPr>
            <w:rPrChange w:id="270" w:author="nmbinh" w:date="2010-07-06T18:23:00Z">
              <w:rPr>
                <w:rStyle w:val="Hyperlink"/>
                <w:rFonts w:ascii="Times New Roman" w:hAnsi="Times New Roman"/>
                <w:lang w:val="en-US"/>
              </w:rPr>
            </w:rPrChange>
          </w:rPr>
          <w:delText>Hiện trạng: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880"/>
          <w:tab w:val="right" w:leader="dot" w:pos="9350"/>
        </w:tabs>
        <w:spacing w:after="200"/>
        <w:rPr>
          <w:del w:id="271" w:author="nmbinh" w:date="2010-07-06T18:23:00Z"/>
          <w:rFonts w:cs="Times New Roman"/>
          <w:sz w:val="22"/>
          <w:szCs w:val="22"/>
          <w:lang w:val="en-US"/>
        </w:rPr>
      </w:pPr>
      <w:del w:id="272" w:author="nmbinh" w:date="2010-07-06T18:23:00Z">
        <w:r w:rsidRPr="00E86DC4">
          <w:rPr>
            <w:rPrChange w:id="273" w:author="nmbinh" w:date="2010-07-06T18:23:00Z">
              <w:rPr>
                <w:rStyle w:val="Hyperlink"/>
                <w:rFonts w:ascii="Times New Roman" w:hAnsi="Times New Roman"/>
                <w:lang w:val="en-US"/>
              </w:rPr>
            </w:rPrChange>
          </w:rPr>
          <w:delText>b.</w:delText>
        </w:r>
        <w:r w:rsidR="00AD09BC" w:rsidDel="003A3888">
          <w:rPr>
            <w:rFonts w:cs="Times New Roman"/>
            <w:sz w:val="22"/>
            <w:szCs w:val="22"/>
            <w:lang w:val="en-US"/>
          </w:rPr>
          <w:tab/>
        </w:r>
        <w:r w:rsidRPr="00E86DC4">
          <w:rPr>
            <w:rPrChange w:id="274" w:author="nmbinh" w:date="2010-07-06T18:23:00Z">
              <w:rPr>
                <w:rStyle w:val="Hyperlink"/>
                <w:rFonts w:ascii="Times New Roman" w:hAnsi="Times New Roman"/>
                <w:lang w:val="en-US"/>
              </w:rPr>
            </w:rPrChange>
          </w:rPr>
          <w:delText>Nhu cầu:</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880"/>
          <w:tab w:val="right" w:leader="dot" w:pos="9350"/>
        </w:tabs>
        <w:spacing w:after="200"/>
        <w:rPr>
          <w:del w:id="275" w:author="nmbinh" w:date="2010-07-06T18:23:00Z"/>
          <w:rFonts w:cs="Times New Roman"/>
          <w:sz w:val="22"/>
          <w:szCs w:val="22"/>
          <w:lang w:val="en-US"/>
        </w:rPr>
      </w:pPr>
      <w:del w:id="276" w:author="nmbinh" w:date="2010-07-06T18:23:00Z">
        <w:r w:rsidRPr="00E86DC4">
          <w:rPr>
            <w:rPrChange w:id="277" w:author="nmbinh" w:date="2010-07-06T18:23:00Z">
              <w:rPr>
                <w:rStyle w:val="Hyperlink"/>
                <w:rFonts w:ascii="Times New Roman" w:hAnsi="Times New Roman"/>
                <w:lang w:val="en-US"/>
              </w:rPr>
            </w:rPrChange>
          </w:rPr>
          <w:delText>c.</w:delText>
        </w:r>
        <w:r w:rsidR="00AD09BC" w:rsidDel="003A3888">
          <w:rPr>
            <w:rFonts w:cs="Times New Roman"/>
            <w:sz w:val="22"/>
            <w:szCs w:val="22"/>
            <w:lang w:val="en-US"/>
          </w:rPr>
          <w:tab/>
        </w:r>
        <w:r w:rsidRPr="00E86DC4">
          <w:rPr>
            <w:rPrChange w:id="278" w:author="nmbinh" w:date="2010-07-06T18:23:00Z">
              <w:rPr>
                <w:rStyle w:val="Hyperlink"/>
                <w:rFonts w:ascii="Times New Roman" w:hAnsi="Times New Roman"/>
                <w:lang w:val="en-US"/>
              </w:rPr>
            </w:rPrChange>
          </w:rPr>
          <w:delText>Các công nghệ:</w:delText>
        </w:r>
        <w:r w:rsidR="00AD09BC" w:rsidDel="003A3888">
          <w:rPr>
            <w:webHidden/>
          </w:rPr>
          <w:tab/>
        </w:r>
      </w:del>
      <w:ins w:id="279" w:author="DONGTHUY" w:date="2010-07-06T11:30:00Z">
        <w:del w:id="280" w:author="nmbinh" w:date="2010-07-06T18:23:00Z">
          <w:r w:rsidR="006C2A2B" w:rsidDel="003A3888">
            <w:rPr>
              <w:webHidden/>
            </w:rPr>
            <w:delText>13</w:delText>
          </w:r>
        </w:del>
      </w:ins>
      <w:del w:id="281"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282" w:author="nmbinh" w:date="2010-07-06T18:23:00Z"/>
          <w:rFonts w:cs="Times New Roman"/>
          <w:sz w:val="22"/>
          <w:szCs w:val="22"/>
          <w:lang w:val="en-US"/>
        </w:rPr>
      </w:pPr>
      <w:del w:id="283" w:author="nmbinh" w:date="2010-07-06T18:23:00Z">
        <w:r w:rsidRPr="00E86DC4">
          <w:rPr>
            <w:rPrChange w:id="284" w:author="nmbinh" w:date="2010-07-06T18:23:00Z">
              <w:rPr>
                <w:rStyle w:val="Hyperlink"/>
                <w:rFonts w:ascii="Times New Roman" w:hAnsi="Times New Roman"/>
                <w:lang w:val="en-US"/>
              </w:rPr>
            </w:rPrChange>
          </w:rPr>
          <w:delText>3.2.2.</w:delText>
        </w:r>
        <w:r w:rsidR="00AD09BC" w:rsidDel="003A3888">
          <w:rPr>
            <w:rFonts w:cs="Times New Roman"/>
            <w:sz w:val="22"/>
            <w:szCs w:val="22"/>
            <w:lang w:val="en-US"/>
          </w:rPr>
          <w:tab/>
        </w:r>
        <w:r w:rsidRPr="00E86DC4">
          <w:rPr>
            <w:rPrChange w:id="285" w:author="nmbinh" w:date="2010-07-06T18:23:00Z">
              <w:rPr>
                <w:rStyle w:val="Hyperlink"/>
                <w:rFonts w:ascii="Times New Roman" w:hAnsi="Times New Roman"/>
                <w:lang w:val="en-US"/>
              </w:rPr>
            </w:rPrChange>
          </w:rPr>
          <w:delText>Lựa chọn môi trường:</w:delText>
        </w:r>
        <w:r w:rsidR="00AD09BC" w:rsidDel="003A3888">
          <w:rPr>
            <w:webHidden/>
          </w:rPr>
          <w:tab/>
        </w:r>
      </w:del>
      <w:ins w:id="286" w:author="DONGTHUY" w:date="2010-07-06T11:30:00Z">
        <w:del w:id="287" w:author="nmbinh" w:date="2010-07-06T18:23:00Z">
          <w:r w:rsidR="006C2A2B" w:rsidDel="003A3888">
            <w:rPr>
              <w:webHidden/>
            </w:rPr>
            <w:delText>13</w:delText>
          </w:r>
        </w:del>
      </w:ins>
      <w:del w:id="288" w:author="nmbinh" w:date="2010-07-06T18:23:00Z">
        <w:r w:rsidR="00981642" w:rsidDel="003A3888">
          <w:rPr>
            <w:webHidden/>
          </w:rPr>
          <w:delText>2</w:delText>
        </w:r>
      </w:del>
    </w:p>
    <w:p w:rsidR="00AD09BC" w:rsidDel="003A3888" w:rsidRDefault="00E86DC4" w:rsidP="00784A8E">
      <w:pPr>
        <w:pStyle w:val="TOC1"/>
        <w:tabs>
          <w:tab w:val="left" w:pos="440"/>
          <w:tab w:val="right" w:leader="dot" w:pos="9350"/>
        </w:tabs>
        <w:spacing w:before="0" w:after="200"/>
        <w:rPr>
          <w:del w:id="289" w:author="nmbinh" w:date="2010-07-06T18:23:00Z"/>
          <w:rFonts w:ascii="Calibri" w:hAnsi="Calibri"/>
          <w:b w:val="0"/>
          <w:bCs w:val="0"/>
          <w:caps w:val="0"/>
          <w:sz w:val="22"/>
          <w:szCs w:val="22"/>
          <w:lang w:val="en-US"/>
        </w:rPr>
      </w:pPr>
      <w:del w:id="290" w:author="nmbinh" w:date="2010-07-06T18:23:00Z">
        <w:r w:rsidRPr="00E86DC4">
          <w:rPr>
            <w:rPrChange w:id="291" w:author="nmbinh" w:date="2010-07-06T18:23:00Z">
              <w:rPr>
                <w:rStyle w:val="Hyperlink"/>
                <w:rFonts w:ascii="Times New Roman" w:hAnsi="Times New Roman"/>
                <w:lang w:val="en-US"/>
              </w:rPr>
            </w:rPrChange>
          </w:rPr>
          <w:delText>4.</w:delText>
        </w:r>
        <w:r w:rsidR="00AD09BC" w:rsidDel="003A3888">
          <w:rPr>
            <w:rFonts w:ascii="Calibri" w:hAnsi="Calibri"/>
            <w:b w:val="0"/>
            <w:bCs w:val="0"/>
            <w:caps w:val="0"/>
            <w:sz w:val="22"/>
            <w:szCs w:val="22"/>
            <w:lang w:val="en-US"/>
          </w:rPr>
          <w:tab/>
        </w:r>
        <w:r w:rsidRPr="00E86DC4">
          <w:rPr>
            <w:rPrChange w:id="292" w:author="nmbinh" w:date="2010-07-06T18:23:00Z">
              <w:rPr>
                <w:rStyle w:val="Hyperlink"/>
                <w:rFonts w:ascii="Times New Roman" w:hAnsi="Times New Roman"/>
                <w:lang w:val="en-US"/>
              </w:rPr>
            </w:rPrChange>
          </w:rPr>
          <w:delText>Bố cục khóa luận tốt nghiệp</w:delText>
        </w:r>
        <w:r w:rsidR="00AD09BC" w:rsidDel="003A3888">
          <w:rPr>
            <w:webHidden/>
          </w:rPr>
          <w:tab/>
        </w:r>
      </w:del>
      <w:ins w:id="293" w:author="DONGTHUY" w:date="2010-07-06T11:30:00Z">
        <w:del w:id="294" w:author="nmbinh" w:date="2010-07-06T18:23:00Z">
          <w:r w:rsidR="006C2A2B" w:rsidDel="003A3888">
            <w:rPr>
              <w:webHidden/>
            </w:rPr>
            <w:delText>14</w:delText>
          </w:r>
        </w:del>
      </w:ins>
      <w:del w:id="295" w:author="nmbinh" w:date="2010-07-06T18:23:00Z">
        <w:r w:rsidR="00981642" w:rsidDel="003A3888">
          <w:rPr>
            <w:webHidden/>
          </w:rPr>
          <w:delText>2</w:delText>
        </w:r>
      </w:del>
    </w:p>
    <w:p w:rsidR="00AD09BC" w:rsidDel="003A3888" w:rsidRDefault="00E86DC4" w:rsidP="00784A8E">
      <w:pPr>
        <w:pStyle w:val="TOC1"/>
        <w:tabs>
          <w:tab w:val="right" w:leader="dot" w:pos="9350"/>
        </w:tabs>
        <w:spacing w:before="0" w:after="200"/>
        <w:rPr>
          <w:del w:id="296" w:author="nmbinh" w:date="2010-07-06T18:23:00Z"/>
          <w:rFonts w:ascii="Calibri" w:hAnsi="Calibri"/>
          <w:b w:val="0"/>
          <w:bCs w:val="0"/>
          <w:caps w:val="0"/>
          <w:sz w:val="22"/>
          <w:szCs w:val="22"/>
          <w:lang w:val="en-US"/>
        </w:rPr>
      </w:pPr>
      <w:del w:id="297" w:author="nmbinh" w:date="2010-07-06T18:23:00Z">
        <w:r w:rsidRPr="00E86DC4">
          <w:rPr>
            <w:rPrChange w:id="298" w:author="nmbinh" w:date="2010-07-06T18:23:00Z">
              <w:rPr>
                <w:rStyle w:val="Hyperlink"/>
                <w:rFonts w:ascii="Times New Roman" w:hAnsi="Times New Roman"/>
                <w:lang w:val="en-US"/>
              </w:rPr>
            </w:rPrChange>
          </w:rPr>
          <w:delText>Chương 2</w:delText>
        </w:r>
        <w:r w:rsidR="00AD09BC" w:rsidDel="003A3888">
          <w:rPr>
            <w:webHidden/>
          </w:rPr>
          <w:tab/>
        </w:r>
      </w:del>
      <w:ins w:id="299" w:author="DONGTHUY" w:date="2010-07-06T11:30:00Z">
        <w:del w:id="300" w:author="nmbinh" w:date="2010-07-06T18:23:00Z">
          <w:r w:rsidR="006C2A2B" w:rsidDel="003A3888">
            <w:rPr>
              <w:webHidden/>
            </w:rPr>
            <w:delText>16</w:delText>
          </w:r>
        </w:del>
      </w:ins>
      <w:del w:id="301" w:author="nmbinh" w:date="2010-07-06T18:23:00Z">
        <w:r w:rsidR="00981642" w:rsidDel="003A3888">
          <w:rPr>
            <w:webHidden/>
          </w:rPr>
          <w:delText>2</w:delText>
        </w:r>
      </w:del>
    </w:p>
    <w:p w:rsidR="00AD09BC" w:rsidDel="003A3888" w:rsidRDefault="00E86DC4" w:rsidP="00784A8E">
      <w:pPr>
        <w:pStyle w:val="TOC1"/>
        <w:tabs>
          <w:tab w:val="right" w:leader="dot" w:pos="9350"/>
        </w:tabs>
        <w:spacing w:before="0" w:after="200"/>
        <w:rPr>
          <w:del w:id="302" w:author="nmbinh" w:date="2010-07-06T18:23:00Z"/>
          <w:rFonts w:ascii="Calibri" w:hAnsi="Calibri"/>
          <w:b w:val="0"/>
          <w:bCs w:val="0"/>
          <w:caps w:val="0"/>
          <w:sz w:val="22"/>
          <w:szCs w:val="22"/>
          <w:lang w:val="en-US"/>
        </w:rPr>
      </w:pPr>
      <w:del w:id="303" w:author="nmbinh" w:date="2010-07-06T18:23:00Z">
        <w:r w:rsidRPr="00E86DC4">
          <w:rPr>
            <w:rPrChange w:id="304" w:author="nmbinh" w:date="2010-07-06T18:23:00Z">
              <w:rPr>
                <w:rStyle w:val="Hyperlink"/>
                <w:rFonts w:ascii="Times New Roman" w:hAnsi="Times New Roman"/>
                <w:lang w:val="en-US"/>
              </w:rPr>
            </w:rPrChange>
          </w:rPr>
          <w:delText>Ứng Dụng</w:delText>
        </w:r>
        <w:r w:rsidR="00AD09BC" w:rsidDel="003A3888">
          <w:rPr>
            <w:webHidden/>
          </w:rPr>
          <w:tab/>
        </w:r>
      </w:del>
      <w:ins w:id="305" w:author="DONGTHUY" w:date="2010-07-06T11:30:00Z">
        <w:del w:id="306" w:author="nmbinh" w:date="2010-07-06T18:23:00Z">
          <w:r w:rsidR="006C2A2B" w:rsidDel="003A3888">
            <w:rPr>
              <w:webHidden/>
            </w:rPr>
            <w:delText>16</w:delText>
          </w:r>
        </w:del>
      </w:ins>
      <w:del w:id="307" w:author="nmbinh" w:date="2010-07-06T18:23:00Z">
        <w:r w:rsidR="00981642" w:rsidDel="003A3888">
          <w:rPr>
            <w:webHidden/>
          </w:rPr>
          <w:delText>2</w:delText>
        </w:r>
      </w:del>
    </w:p>
    <w:p w:rsidR="00AD09BC" w:rsidDel="003A3888" w:rsidRDefault="00E86DC4" w:rsidP="00784A8E">
      <w:pPr>
        <w:pStyle w:val="TOC1"/>
        <w:tabs>
          <w:tab w:val="left" w:pos="440"/>
          <w:tab w:val="right" w:leader="dot" w:pos="9350"/>
        </w:tabs>
        <w:spacing w:before="0" w:after="200"/>
        <w:rPr>
          <w:del w:id="308" w:author="nmbinh" w:date="2010-07-06T18:23:00Z"/>
          <w:rFonts w:ascii="Calibri" w:hAnsi="Calibri"/>
          <w:b w:val="0"/>
          <w:bCs w:val="0"/>
          <w:caps w:val="0"/>
          <w:sz w:val="22"/>
          <w:szCs w:val="22"/>
          <w:lang w:val="en-US"/>
        </w:rPr>
      </w:pPr>
      <w:del w:id="309" w:author="nmbinh" w:date="2010-07-06T18:23:00Z">
        <w:r w:rsidRPr="00E86DC4">
          <w:rPr>
            <w:rPrChange w:id="310" w:author="nmbinh" w:date="2010-07-06T18:23:00Z">
              <w:rPr>
                <w:rStyle w:val="Hyperlink"/>
                <w:rFonts w:ascii="Times New Roman" w:hAnsi="Times New Roman"/>
                <w:lang w:val="en-US"/>
              </w:rPr>
            </w:rPrChange>
          </w:rPr>
          <w:delText>1.</w:delText>
        </w:r>
        <w:r w:rsidR="00AD09BC" w:rsidDel="003A3888">
          <w:rPr>
            <w:rFonts w:ascii="Calibri" w:hAnsi="Calibri"/>
            <w:b w:val="0"/>
            <w:bCs w:val="0"/>
            <w:caps w:val="0"/>
            <w:sz w:val="22"/>
            <w:szCs w:val="22"/>
            <w:lang w:val="en-US"/>
          </w:rPr>
          <w:tab/>
        </w:r>
        <w:r w:rsidRPr="00E86DC4">
          <w:rPr>
            <w:rPrChange w:id="311" w:author="nmbinh" w:date="2010-07-06T18:23:00Z">
              <w:rPr>
                <w:rStyle w:val="Hyperlink"/>
                <w:rFonts w:ascii="Times New Roman" w:hAnsi="Times New Roman"/>
                <w:lang w:val="en-US"/>
              </w:rPr>
            </w:rPrChange>
          </w:rPr>
          <w:delText>Đặc tả quy trình nghiệp vụ.</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2"/>
        <w:tabs>
          <w:tab w:val="left" w:pos="660"/>
          <w:tab w:val="right" w:leader="dot" w:pos="9350"/>
        </w:tabs>
        <w:spacing w:before="0" w:after="200"/>
        <w:rPr>
          <w:del w:id="312" w:author="nmbinh" w:date="2010-07-06T18:23:00Z"/>
          <w:rFonts w:cs="Times New Roman"/>
          <w:b w:val="0"/>
          <w:bCs w:val="0"/>
          <w:sz w:val="22"/>
          <w:szCs w:val="22"/>
          <w:lang w:val="en-US"/>
        </w:rPr>
      </w:pPr>
      <w:del w:id="313" w:author="nmbinh" w:date="2010-07-06T18:23:00Z">
        <w:r w:rsidRPr="00E86DC4">
          <w:rPr>
            <w:rPrChange w:id="314" w:author="nmbinh" w:date="2010-07-06T18:23:00Z">
              <w:rPr>
                <w:rStyle w:val="Hyperlink"/>
                <w:rFonts w:ascii="Times New Roman" w:hAnsi="Times New Roman"/>
                <w:lang w:val="en-US"/>
              </w:rPr>
            </w:rPrChange>
          </w:rPr>
          <w:delText>1.1.</w:delText>
        </w:r>
        <w:r w:rsidR="00AD09BC" w:rsidDel="003A3888">
          <w:rPr>
            <w:rFonts w:cs="Times New Roman"/>
            <w:b w:val="0"/>
            <w:bCs w:val="0"/>
            <w:sz w:val="22"/>
            <w:szCs w:val="22"/>
            <w:lang w:val="en-US"/>
          </w:rPr>
          <w:tab/>
        </w:r>
        <w:r w:rsidRPr="00E86DC4">
          <w:rPr>
            <w:rPrChange w:id="315" w:author="nmbinh" w:date="2010-07-06T18:23:00Z">
              <w:rPr>
                <w:rStyle w:val="Hyperlink"/>
                <w:rFonts w:ascii="Times New Roman" w:hAnsi="Times New Roman"/>
                <w:lang w:val="en-US"/>
              </w:rPr>
            </w:rPrChange>
          </w:rPr>
          <w:delText>Phạm vi</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2"/>
        <w:tabs>
          <w:tab w:val="left" w:pos="660"/>
          <w:tab w:val="right" w:leader="dot" w:pos="9350"/>
        </w:tabs>
        <w:spacing w:before="0" w:after="200"/>
        <w:rPr>
          <w:del w:id="316" w:author="nmbinh" w:date="2010-07-06T18:23:00Z"/>
          <w:rFonts w:cs="Times New Roman"/>
          <w:b w:val="0"/>
          <w:bCs w:val="0"/>
          <w:sz w:val="22"/>
          <w:szCs w:val="22"/>
          <w:lang w:val="en-US"/>
        </w:rPr>
      </w:pPr>
      <w:del w:id="317" w:author="nmbinh" w:date="2010-07-06T18:23:00Z">
        <w:r w:rsidRPr="00E86DC4">
          <w:rPr>
            <w:rPrChange w:id="318" w:author="nmbinh" w:date="2010-07-06T18:23:00Z">
              <w:rPr>
                <w:rStyle w:val="Hyperlink"/>
                <w:rFonts w:ascii="Times New Roman" w:hAnsi="Times New Roman"/>
              </w:rPr>
            </w:rPrChange>
          </w:rPr>
          <w:delText>1.2.</w:delText>
        </w:r>
        <w:r w:rsidR="00AD09BC" w:rsidDel="003A3888">
          <w:rPr>
            <w:rFonts w:cs="Times New Roman"/>
            <w:b w:val="0"/>
            <w:bCs w:val="0"/>
            <w:sz w:val="22"/>
            <w:szCs w:val="22"/>
            <w:lang w:val="en-US"/>
          </w:rPr>
          <w:tab/>
        </w:r>
        <w:r w:rsidRPr="00E86DC4">
          <w:rPr>
            <w:rPrChange w:id="319" w:author="nmbinh" w:date="2010-07-06T18:23:00Z">
              <w:rPr>
                <w:rStyle w:val="Hyperlink"/>
                <w:rFonts w:ascii="Times New Roman" w:hAnsi="Times New Roman"/>
                <w:lang w:val="en-US"/>
              </w:rPr>
            </w:rPrChange>
          </w:rPr>
          <w:delText>Nội dung đặc tả:</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320" w:author="nmbinh" w:date="2010-07-06T18:23:00Z"/>
          <w:rFonts w:cs="Times New Roman"/>
          <w:sz w:val="22"/>
          <w:szCs w:val="22"/>
          <w:lang w:val="en-US"/>
        </w:rPr>
      </w:pPr>
      <w:del w:id="321" w:author="nmbinh" w:date="2010-07-06T18:23:00Z">
        <w:r w:rsidRPr="00E86DC4">
          <w:rPr>
            <w:rPrChange w:id="322" w:author="nmbinh" w:date="2010-07-06T18:23:00Z">
              <w:rPr>
                <w:rStyle w:val="Hyperlink"/>
                <w:rFonts w:ascii="Times New Roman" w:hAnsi="Times New Roman"/>
                <w:b/>
              </w:rPr>
            </w:rPrChange>
          </w:rPr>
          <w:delText>1.2.1.</w:delText>
        </w:r>
        <w:r w:rsidR="00AD09BC" w:rsidDel="003A3888">
          <w:rPr>
            <w:rFonts w:cs="Times New Roman"/>
            <w:sz w:val="22"/>
            <w:szCs w:val="22"/>
            <w:lang w:val="en-US"/>
          </w:rPr>
          <w:tab/>
        </w:r>
        <w:r w:rsidRPr="00E86DC4">
          <w:rPr>
            <w:rPrChange w:id="323" w:author="nmbinh" w:date="2010-07-06T18:23:00Z">
              <w:rPr>
                <w:rStyle w:val="Hyperlink"/>
                <w:rFonts w:ascii="Times New Roman" w:hAnsi="Times New Roman"/>
                <w:b/>
              </w:rPr>
            </w:rPrChange>
          </w:rPr>
          <w:delText>Giới thiệu tổng quan về hệ thống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324" w:author="nmbinh" w:date="2010-07-06T18:23:00Z"/>
          <w:rFonts w:cs="Times New Roman"/>
          <w:sz w:val="22"/>
          <w:szCs w:val="22"/>
          <w:lang w:val="en-US"/>
        </w:rPr>
      </w:pPr>
      <w:del w:id="325" w:author="nmbinh" w:date="2010-07-06T18:23:00Z">
        <w:r w:rsidRPr="00E86DC4">
          <w:rPr>
            <w:rPrChange w:id="326" w:author="nmbinh" w:date="2010-07-06T18:23:00Z">
              <w:rPr>
                <w:rStyle w:val="Hyperlink"/>
                <w:rFonts w:ascii="Times New Roman" w:hAnsi="Times New Roman"/>
                <w:b/>
              </w:rPr>
            </w:rPrChange>
          </w:rPr>
          <w:delText>1.2.2.</w:delText>
        </w:r>
        <w:r w:rsidR="00AD09BC" w:rsidDel="003A3888">
          <w:rPr>
            <w:rFonts w:cs="Times New Roman"/>
            <w:sz w:val="22"/>
            <w:szCs w:val="22"/>
            <w:lang w:val="en-US"/>
          </w:rPr>
          <w:tab/>
        </w:r>
        <w:r w:rsidRPr="00E86DC4">
          <w:rPr>
            <w:rPrChange w:id="327" w:author="nmbinh" w:date="2010-07-06T18:23:00Z">
              <w:rPr>
                <w:rStyle w:val="Hyperlink"/>
                <w:rFonts w:ascii="Times New Roman" w:hAnsi="Times New Roman"/>
                <w:b/>
              </w:rPr>
            </w:rPrChange>
          </w:rPr>
          <w:delText>Các quy trình hệ thống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328" w:author="nmbinh" w:date="2010-07-06T18:23:00Z"/>
          <w:rFonts w:cs="Times New Roman"/>
          <w:sz w:val="22"/>
          <w:szCs w:val="22"/>
          <w:lang w:val="en-US"/>
        </w:rPr>
      </w:pPr>
      <w:del w:id="329" w:author="nmbinh" w:date="2010-07-06T18:23:00Z">
        <w:r w:rsidRPr="00E86DC4">
          <w:rPr>
            <w:rPrChange w:id="330" w:author="nmbinh" w:date="2010-07-06T18:23:00Z">
              <w:rPr>
                <w:rStyle w:val="Hyperlink"/>
                <w:rFonts w:ascii="Times New Roman" w:hAnsi="Times New Roman"/>
                <w:b/>
              </w:rPr>
            </w:rPrChange>
          </w:rPr>
          <w:delText>1.2.2.1.</w:delText>
        </w:r>
        <w:r w:rsidR="00AD09BC" w:rsidDel="003A3888">
          <w:rPr>
            <w:rFonts w:cs="Times New Roman"/>
            <w:sz w:val="22"/>
            <w:szCs w:val="22"/>
            <w:lang w:val="en-US"/>
          </w:rPr>
          <w:tab/>
        </w:r>
        <w:r w:rsidRPr="00E86DC4">
          <w:rPr>
            <w:rPrChange w:id="331" w:author="nmbinh" w:date="2010-07-06T18:23:00Z">
              <w:rPr>
                <w:rStyle w:val="Hyperlink"/>
                <w:rFonts w:ascii="Times New Roman" w:hAnsi="Times New Roman"/>
                <w:b/>
              </w:rPr>
            </w:rPrChange>
          </w:rPr>
          <w:delText>Quy trình Tổ chức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32" w:author="nmbinh" w:date="2010-07-06T18:23:00Z"/>
          <w:rFonts w:cs="Times New Roman"/>
          <w:sz w:val="22"/>
          <w:szCs w:val="22"/>
          <w:lang w:val="en-US"/>
        </w:rPr>
      </w:pPr>
      <w:del w:id="333" w:author="nmbinh" w:date="2010-07-06T18:23:00Z">
        <w:r w:rsidRPr="00E86DC4">
          <w:rPr>
            <w:rPrChange w:id="334" w:author="nmbinh" w:date="2010-07-06T18:23:00Z">
              <w:rPr>
                <w:rStyle w:val="Hyperlink"/>
                <w:rFonts w:ascii="Times New Roman" w:hAnsi="Times New Roman"/>
                <w:b/>
              </w:rPr>
            </w:rPrChange>
          </w:rPr>
          <w:delText>1.2.2.1.1.</w:delText>
        </w:r>
        <w:r w:rsidR="00AD09BC" w:rsidDel="003A3888">
          <w:rPr>
            <w:rFonts w:cs="Times New Roman"/>
            <w:sz w:val="22"/>
            <w:szCs w:val="22"/>
            <w:lang w:val="en-US"/>
          </w:rPr>
          <w:tab/>
        </w:r>
        <w:r w:rsidRPr="00E86DC4">
          <w:rPr>
            <w:rPrChange w:id="335" w:author="nmbinh" w:date="2010-07-06T18:23:00Z">
              <w:rPr>
                <w:rStyle w:val="Hyperlink"/>
                <w:rFonts w:ascii="Times New Roman" w:hAnsi="Times New Roman"/>
                <w:b/>
              </w:rPr>
            </w:rPrChange>
          </w:rPr>
          <w:delText>Nhận hồ sơ đăng ký dự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36" w:author="nmbinh" w:date="2010-07-06T18:23:00Z"/>
          <w:rFonts w:cs="Times New Roman"/>
          <w:sz w:val="22"/>
          <w:szCs w:val="22"/>
          <w:lang w:val="en-US"/>
        </w:rPr>
      </w:pPr>
      <w:del w:id="337" w:author="nmbinh" w:date="2010-07-06T18:23:00Z">
        <w:r w:rsidRPr="00E86DC4">
          <w:rPr>
            <w:rPrChange w:id="338" w:author="nmbinh" w:date="2010-07-06T18:23:00Z">
              <w:rPr>
                <w:rStyle w:val="Hyperlink"/>
                <w:rFonts w:ascii="Times New Roman" w:hAnsi="Times New Roman"/>
              </w:rPr>
            </w:rPrChange>
          </w:rPr>
          <w:delText>1.2.2.1.2.</w:delText>
        </w:r>
        <w:r w:rsidR="00AD09BC" w:rsidDel="003A3888">
          <w:rPr>
            <w:rFonts w:cs="Times New Roman"/>
            <w:sz w:val="22"/>
            <w:szCs w:val="22"/>
            <w:lang w:val="en-US"/>
          </w:rPr>
          <w:tab/>
        </w:r>
        <w:r w:rsidRPr="00E86DC4">
          <w:rPr>
            <w:rPrChange w:id="339" w:author="nmbinh" w:date="2010-07-06T18:23:00Z">
              <w:rPr>
                <w:rStyle w:val="Hyperlink"/>
                <w:rFonts w:ascii="Times New Roman" w:hAnsi="Times New Roman"/>
              </w:rPr>
            </w:rPrChange>
          </w:rPr>
          <w:delText>Phân công cán bộ coi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40" w:author="nmbinh" w:date="2010-07-06T18:23:00Z"/>
          <w:rFonts w:cs="Times New Roman"/>
          <w:sz w:val="22"/>
          <w:szCs w:val="22"/>
          <w:lang w:val="en-US"/>
        </w:rPr>
      </w:pPr>
      <w:del w:id="341" w:author="nmbinh" w:date="2010-07-06T18:23:00Z">
        <w:r w:rsidRPr="00E86DC4">
          <w:rPr>
            <w:rPrChange w:id="342" w:author="nmbinh" w:date="2010-07-06T18:23:00Z">
              <w:rPr>
                <w:rStyle w:val="Hyperlink"/>
                <w:rFonts w:ascii="Times New Roman" w:hAnsi="Times New Roman"/>
              </w:rPr>
            </w:rPrChange>
          </w:rPr>
          <w:delText>1.2.2.1.3.</w:delText>
        </w:r>
        <w:r w:rsidR="00AD09BC" w:rsidDel="003A3888">
          <w:rPr>
            <w:rFonts w:cs="Times New Roman"/>
            <w:sz w:val="22"/>
            <w:szCs w:val="22"/>
            <w:lang w:val="en-US"/>
          </w:rPr>
          <w:tab/>
        </w:r>
        <w:r w:rsidRPr="00E86DC4">
          <w:rPr>
            <w:rPrChange w:id="343" w:author="nmbinh" w:date="2010-07-06T18:23:00Z">
              <w:rPr>
                <w:rStyle w:val="Hyperlink"/>
                <w:rFonts w:ascii="Times New Roman" w:hAnsi="Times New Roman"/>
              </w:rPr>
            </w:rPrChange>
          </w:rPr>
          <w:delText>Chuẩn bị đề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44" w:author="nmbinh" w:date="2010-07-06T18:23:00Z"/>
          <w:rFonts w:cs="Times New Roman"/>
          <w:sz w:val="22"/>
          <w:szCs w:val="22"/>
          <w:lang w:val="en-US"/>
        </w:rPr>
      </w:pPr>
      <w:del w:id="345" w:author="nmbinh" w:date="2010-07-06T18:23:00Z">
        <w:r w:rsidRPr="00E86DC4">
          <w:rPr>
            <w:rPrChange w:id="346" w:author="nmbinh" w:date="2010-07-06T18:23:00Z">
              <w:rPr>
                <w:rStyle w:val="Hyperlink"/>
                <w:rFonts w:ascii="Times New Roman" w:hAnsi="Times New Roman"/>
              </w:rPr>
            </w:rPrChange>
          </w:rPr>
          <w:delText>1.2.2.1.4.</w:delText>
        </w:r>
        <w:r w:rsidR="00AD09BC" w:rsidDel="003A3888">
          <w:rPr>
            <w:rFonts w:cs="Times New Roman"/>
            <w:sz w:val="22"/>
            <w:szCs w:val="22"/>
            <w:lang w:val="en-US"/>
          </w:rPr>
          <w:tab/>
        </w:r>
        <w:r w:rsidRPr="00E86DC4">
          <w:rPr>
            <w:rPrChange w:id="347" w:author="nmbinh" w:date="2010-07-06T18:23:00Z">
              <w:rPr>
                <w:rStyle w:val="Hyperlink"/>
                <w:rFonts w:ascii="Times New Roman" w:hAnsi="Times New Roman"/>
              </w:rPr>
            </w:rPrChange>
          </w:rPr>
          <w:delText>Chuẩn bị hồ sơ tổ chức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48" w:author="nmbinh" w:date="2010-07-06T18:23:00Z"/>
          <w:rFonts w:cs="Times New Roman"/>
          <w:sz w:val="22"/>
          <w:szCs w:val="22"/>
          <w:lang w:val="en-US"/>
        </w:rPr>
      </w:pPr>
      <w:del w:id="349" w:author="nmbinh" w:date="2010-07-06T18:23:00Z">
        <w:r w:rsidRPr="00E86DC4">
          <w:rPr>
            <w:rPrChange w:id="350" w:author="nmbinh" w:date="2010-07-06T18:23:00Z">
              <w:rPr>
                <w:rStyle w:val="Hyperlink"/>
                <w:rFonts w:ascii="Times New Roman" w:hAnsi="Times New Roman"/>
                <w:lang w:val="nl-NL"/>
              </w:rPr>
            </w:rPrChange>
          </w:rPr>
          <w:delText>1.2.2.1.5.</w:delText>
        </w:r>
        <w:r w:rsidR="00AD09BC" w:rsidDel="003A3888">
          <w:rPr>
            <w:rFonts w:cs="Times New Roman"/>
            <w:sz w:val="22"/>
            <w:szCs w:val="22"/>
            <w:lang w:val="en-US"/>
          </w:rPr>
          <w:tab/>
        </w:r>
        <w:r w:rsidRPr="00E86DC4">
          <w:rPr>
            <w:rPrChange w:id="351" w:author="nmbinh" w:date="2010-07-06T18:23:00Z">
              <w:rPr>
                <w:rStyle w:val="Hyperlink"/>
                <w:rFonts w:ascii="Times New Roman" w:hAnsi="Times New Roman"/>
                <w:lang w:val="nl-NL"/>
              </w:rPr>
            </w:rPrChange>
          </w:rPr>
          <w:delText>Phân công chấm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52" w:author="nmbinh" w:date="2010-07-06T18:23:00Z"/>
          <w:rFonts w:cs="Times New Roman"/>
          <w:sz w:val="22"/>
          <w:szCs w:val="22"/>
          <w:lang w:val="en-US"/>
        </w:rPr>
      </w:pPr>
      <w:del w:id="353" w:author="nmbinh" w:date="2010-07-06T18:23:00Z">
        <w:r w:rsidRPr="00E86DC4">
          <w:rPr>
            <w:rPrChange w:id="354" w:author="nmbinh" w:date="2010-07-06T18:23:00Z">
              <w:rPr>
                <w:rStyle w:val="Hyperlink"/>
                <w:rFonts w:ascii="Times New Roman" w:hAnsi="Times New Roman"/>
                <w:lang w:val="nl-NL"/>
              </w:rPr>
            </w:rPrChange>
          </w:rPr>
          <w:delText>1.2.2.1.6.</w:delText>
        </w:r>
        <w:r w:rsidR="00AD09BC" w:rsidDel="003A3888">
          <w:rPr>
            <w:rFonts w:cs="Times New Roman"/>
            <w:sz w:val="22"/>
            <w:szCs w:val="22"/>
            <w:lang w:val="en-US"/>
          </w:rPr>
          <w:tab/>
        </w:r>
        <w:r w:rsidRPr="00E86DC4">
          <w:rPr>
            <w:rPrChange w:id="355" w:author="nmbinh" w:date="2010-07-06T18:23:00Z">
              <w:rPr>
                <w:rStyle w:val="Hyperlink"/>
                <w:rFonts w:ascii="Times New Roman" w:hAnsi="Times New Roman"/>
                <w:lang w:val="nl-NL"/>
              </w:rPr>
            </w:rPrChange>
          </w:rPr>
          <w:delText>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56" w:author="nmbinh" w:date="2010-07-06T18:23:00Z"/>
          <w:rFonts w:cs="Times New Roman"/>
          <w:sz w:val="22"/>
          <w:szCs w:val="22"/>
          <w:lang w:val="en-US"/>
        </w:rPr>
      </w:pPr>
      <w:del w:id="357" w:author="nmbinh" w:date="2010-07-06T18:23:00Z">
        <w:r w:rsidRPr="00E86DC4">
          <w:rPr>
            <w:rPrChange w:id="358" w:author="nmbinh" w:date="2010-07-06T18:23:00Z">
              <w:rPr>
                <w:rStyle w:val="Hyperlink"/>
                <w:rFonts w:ascii="Times New Roman" w:hAnsi="Times New Roman"/>
              </w:rPr>
            </w:rPrChange>
          </w:rPr>
          <w:delText>1.2.2.1.7.</w:delText>
        </w:r>
        <w:r w:rsidR="00AD09BC" w:rsidDel="003A3888">
          <w:rPr>
            <w:rFonts w:cs="Times New Roman"/>
            <w:sz w:val="22"/>
            <w:szCs w:val="22"/>
            <w:lang w:val="en-US"/>
          </w:rPr>
          <w:tab/>
        </w:r>
        <w:r w:rsidRPr="00E86DC4">
          <w:rPr>
            <w:rPrChange w:id="359" w:author="nmbinh" w:date="2010-07-06T18:23:00Z">
              <w:rPr>
                <w:rStyle w:val="Hyperlink"/>
                <w:rFonts w:ascii="Times New Roman" w:hAnsi="Times New Roman"/>
              </w:rPr>
            </w:rPrChange>
          </w:rPr>
          <w:delText>Chấm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60" w:author="nmbinh" w:date="2010-07-06T18:23:00Z"/>
          <w:rFonts w:cs="Times New Roman"/>
          <w:sz w:val="22"/>
          <w:szCs w:val="22"/>
          <w:lang w:val="en-US"/>
        </w:rPr>
      </w:pPr>
      <w:del w:id="361" w:author="nmbinh" w:date="2010-07-06T18:23:00Z">
        <w:r w:rsidRPr="00E86DC4">
          <w:rPr>
            <w:rPrChange w:id="362" w:author="nmbinh" w:date="2010-07-06T18:23:00Z">
              <w:rPr>
                <w:rStyle w:val="Hyperlink"/>
                <w:rFonts w:ascii="Times New Roman" w:hAnsi="Times New Roman"/>
                <w:lang w:val="nl-NL"/>
              </w:rPr>
            </w:rPrChange>
          </w:rPr>
          <w:delText>1.2.2.1.8.</w:delText>
        </w:r>
        <w:r w:rsidR="00AD09BC" w:rsidDel="003A3888">
          <w:rPr>
            <w:rFonts w:cs="Times New Roman"/>
            <w:sz w:val="22"/>
            <w:szCs w:val="22"/>
            <w:lang w:val="en-US"/>
          </w:rPr>
          <w:tab/>
        </w:r>
        <w:r w:rsidRPr="00E86DC4">
          <w:rPr>
            <w:rPrChange w:id="363" w:author="nmbinh" w:date="2010-07-06T18:23:00Z">
              <w:rPr>
                <w:rStyle w:val="Hyperlink"/>
                <w:rFonts w:ascii="Times New Roman" w:hAnsi="Times New Roman"/>
                <w:lang w:val="nl-NL"/>
              </w:rPr>
            </w:rPrChange>
          </w:rPr>
          <w:delText>Kiểm tra điểm thi và nộp bảng điểm gốc.</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64" w:author="nmbinh" w:date="2010-07-06T18:23:00Z"/>
          <w:rFonts w:cs="Times New Roman"/>
          <w:sz w:val="22"/>
          <w:szCs w:val="22"/>
          <w:lang w:val="en-US"/>
        </w:rPr>
      </w:pPr>
      <w:del w:id="365" w:author="nmbinh" w:date="2010-07-06T18:23:00Z">
        <w:r w:rsidRPr="00E86DC4">
          <w:rPr>
            <w:rPrChange w:id="366" w:author="nmbinh" w:date="2010-07-06T18:23:00Z">
              <w:rPr>
                <w:rStyle w:val="Hyperlink"/>
                <w:rFonts w:ascii="Times New Roman" w:hAnsi="Times New Roman"/>
              </w:rPr>
            </w:rPrChange>
          </w:rPr>
          <w:delText>1.2.2.1.9.</w:delText>
        </w:r>
        <w:r w:rsidR="00AD09BC" w:rsidDel="003A3888">
          <w:rPr>
            <w:rFonts w:cs="Times New Roman"/>
            <w:sz w:val="22"/>
            <w:szCs w:val="22"/>
            <w:lang w:val="en-US"/>
          </w:rPr>
          <w:tab/>
        </w:r>
        <w:r w:rsidRPr="00E86DC4">
          <w:rPr>
            <w:rPrChange w:id="367" w:author="nmbinh" w:date="2010-07-06T18:23:00Z">
              <w:rPr>
                <w:rStyle w:val="Hyperlink"/>
                <w:rFonts w:ascii="Times New Roman" w:hAnsi="Times New Roman"/>
              </w:rPr>
            </w:rPrChange>
          </w:rPr>
          <w:delText>Công bố kết quả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68" w:author="nmbinh" w:date="2010-07-06T18:23:00Z"/>
          <w:rFonts w:cs="Times New Roman"/>
          <w:sz w:val="22"/>
          <w:szCs w:val="22"/>
          <w:lang w:val="en-US"/>
        </w:rPr>
      </w:pPr>
      <w:del w:id="369" w:author="nmbinh" w:date="2010-07-06T18:23:00Z">
        <w:r w:rsidRPr="00E86DC4">
          <w:rPr>
            <w:rPrChange w:id="370" w:author="nmbinh" w:date="2010-07-06T18:23:00Z">
              <w:rPr>
                <w:rStyle w:val="Hyperlink"/>
                <w:rFonts w:ascii="Times New Roman" w:hAnsi="Times New Roman"/>
                <w:lang w:val="nl-NL"/>
              </w:rPr>
            </w:rPrChange>
          </w:rPr>
          <w:delText>1.2.2.1.10.</w:delText>
        </w:r>
        <w:r w:rsidR="00AD09BC" w:rsidDel="003A3888">
          <w:rPr>
            <w:rFonts w:cs="Times New Roman"/>
            <w:sz w:val="22"/>
            <w:szCs w:val="22"/>
            <w:lang w:val="en-US"/>
          </w:rPr>
          <w:tab/>
        </w:r>
        <w:r w:rsidRPr="00E86DC4">
          <w:rPr>
            <w:rPrChange w:id="371" w:author="nmbinh" w:date="2010-07-06T18:23:00Z">
              <w:rPr>
                <w:rStyle w:val="Hyperlink"/>
                <w:rFonts w:ascii="Times New Roman" w:hAnsi="Times New Roman"/>
                <w:lang w:val="nl-NL"/>
              </w:rPr>
            </w:rPrChange>
          </w:rPr>
          <w:delText>Nhận đăng ký phúc khảo.</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72" w:author="nmbinh" w:date="2010-07-06T18:23:00Z"/>
          <w:rFonts w:cs="Times New Roman"/>
          <w:sz w:val="22"/>
          <w:szCs w:val="22"/>
          <w:lang w:val="en-US"/>
        </w:rPr>
      </w:pPr>
      <w:del w:id="373" w:author="nmbinh" w:date="2010-07-06T18:23:00Z">
        <w:r w:rsidRPr="00E86DC4">
          <w:rPr>
            <w:rPrChange w:id="374" w:author="nmbinh" w:date="2010-07-06T18:23:00Z">
              <w:rPr>
                <w:rStyle w:val="Hyperlink"/>
                <w:rFonts w:ascii="Times New Roman" w:hAnsi="Times New Roman"/>
              </w:rPr>
            </w:rPrChange>
          </w:rPr>
          <w:delText>1.2.2.1.11.</w:delText>
        </w:r>
        <w:r w:rsidR="00AD09BC" w:rsidDel="003A3888">
          <w:rPr>
            <w:rFonts w:cs="Times New Roman"/>
            <w:sz w:val="22"/>
            <w:szCs w:val="22"/>
            <w:lang w:val="en-US"/>
          </w:rPr>
          <w:tab/>
        </w:r>
        <w:r w:rsidRPr="00E86DC4">
          <w:rPr>
            <w:rPrChange w:id="375" w:author="nmbinh" w:date="2010-07-06T18:23:00Z">
              <w:rPr>
                <w:rStyle w:val="Hyperlink"/>
                <w:rFonts w:ascii="Times New Roman" w:hAnsi="Times New Roman"/>
              </w:rPr>
            </w:rPrChange>
          </w:rPr>
          <w:delText>Chấm phúc khảo.</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376" w:author="nmbinh" w:date="2010-07-06T18:23:00Z"/>
          <w:rFonts w:cs="Times New Roman"/>
          <w:sz w:val="22"/>
          <w:szCs w:val="22"/>
          <w:lang w:val="en-US"/>
        </w:rPr>
      </w:pPr>
      <w:del w:id="377" w:author="nmbinh" w:date="2010-07-06T18:23:00Z">
        <w:r w:rsidRPr="00E86DC4">
          <w:rPr>
            <w:rPrChange w:id="378" w:author="nmbinh" w:date="2010-07-06T18:23:00Z">
              <w:rPr>
                <w:rStyle w:val="Hyperlink"/>
                <w:rFonts w:ascii="Times New Roman" w:hAnsi="Times New Roman"/>
                <w:lang w:val="nl-NL"/>
              </w:rPr>
            </w:rPrChange>
          </w:rPr>
          <w:delText>1.2.2.1.12.</w:delText>
        </w:r>
        <w:r w:rsidR="00AD09BC" w:rsidDel="003A3888">
          <w:rPr>
            <w:rFonts w:cs="Times New Roman"/>
            <w:sz w:val="22"/>
            <w:szCs w:val="22"/>
            <w:lang w:val="en-US"/>
          </w:rPr>
          <w:tab/>
        </w:r>
        <w:r w:rsidRPr="00E86DC4">
          <w:rPr>
            <w:rPrChange w:id="379" w:author="nmbinh" w:date="2010-07-06T18:23:00Z">
              <w:rPr>
                <w:rStyle w:val="Hyperlink"/>
                <w:rFonts w:ascii="Times New Roman" w:hAnsi="Times New Roman"/>
                <w:lang w:val="nl-NL"/>
              </w:rPr>
            </w:rPrChange>
          </w:rPr>
          <w:delText>Công bố kết quả phúc khảo.</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380" w:author="nmbinh" w:date="2010-07-06T18:23:00Z"/>
          <w:rFonts w:cs="Times New Roman"/>
          <w:sz w:val="22"/>
          <w:szCs w:val="22"/>
          <w:lang w:val="en-US"/>
        </w:rPr>
      </w:pPr>
      <w:del w:id="381" w:author="nmbinh" w:date="2010-07-06T18:23:00Z">
        <w:r w:rsidRPr="00E86DC4">
          <w:rPr>
            <w:rPrChange w:id="382" w:author="nmbinh" w:date="2010-07-06T18:23:00Z">
              <w:rPr>
                <w:rStyle w:val="Hyperlink"/>
                <w:rFonts w:ascii="Times New Roman" w:hAnsi="Times New Roman"/>
                <w:i/>
              </w:rPr>
            </w:rPrChange>
          </w:rPr>
          <w:delText>1.2.2.2.</w:delText>
        </w:r>
        <w:r w:rsidR="00AD09BC" w:rsidDel="003A3888">
          <w:rPr>
            <w:rFonts w:cs="Times New Roman"/>
            <w:sz w:val="22"/>
            <w:szCs w:val="22"/>
            <w:lang w:val="en-US"/>
          </w:rPr>
          <w:tab/>
        </w:r>
        <w:r w:rsidRPr="00E86DC4">
          <w:rPr>
            <w:rPrChange w:id="383" w:author="nmbinh" w:date="2010-07-06T18:23:00Z">
              <w:rPr>
                <w:rStyle w:val="Hyperlink"/>
                <w:rFonts w:ascii="Times New Roman" w:hAnsi="Times New Roman"/>
                <w:i/>
              </w:rPr>
            </w:rPrChange>
          </w:rPr>
          <w:delText>Quy trình Cấp chứng chỉ</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2"/>
        <w:tabs>
          <w:tab w:val="left" w:pos="880"/>
          <w:tab w:val="right" w:leader="dot" w:pos="9350"/>
        </w:tabs>
        <w:spacing w:before="0" w:after="200"/>
        <w:rPr>
          <w:del w:id="384" w:author="nmbinh" w:date="2010-07-06T18:23:00Z"/>
          <w:rFonts w:cs="Times New Roman"/>
          <w:b w:val="0"/>
          <w:bCs w:val="0"/>
          <w:sz w:val="22"/>
          <w:szCs w:val="22"/>
          <w:lang w:val="en-US"/>
        </w:rPr>
      </w:pPr>
      <w:del w:id="385" w:author="nmbinh" w:date="2010-07-06T18:23:00Z">
        <w:r w:rsidRPr="00E86DC4">
          <w:rPr>
            <w:rPrChange w:id="386" w:author="nmbinh" w:date="2010-07-06T18:23:00Z">
              <w:rPr>
                <w:rStyle w:val="Hyperlink"/>
                <w:rFonts w:ascii="Times New Roman" w:hAnsi="Times New Roman"/>
              </w:rPr>
            </w:rPrChange>
          </w:rPr>
          <w:delText>1.2.3.</w:delText>
        </w:r>
        <w:r w:rsidR="00AD09BC" w:rsidDel="003A3888">
          <w:rPr>
            <w:rFonts w:cs="Times New Roman"/>
            <w:b w:val="0"/>
            <w:bCs w:val="0"/>
            <w:sz w:val="22"/>
            <w:szCs w:val="22"/>
            <w:lang w:val="en-US"/>
          </w:rPr>
          <w:tab/>
        </w:r>
        <w:r w:rsidRPr="00E86DC4">
          <w:rPr>
            <w:rPrChange w:id="387" w:author="nmbinh" w:date="2010-07-06T18:23:00Z">
              <w:rPr>
                <w:rStyle w:val="Hyperlink"/>
                <w:rFonts w:ascii="Times New Roman" w:hAnsi="Times New Roman"/>
              </w:rPr>
            </w:rPrChange>
          </w:rPr>
          <w:delText>Các vấn đề còn tồn tại trong việc thực hiện quy trình.</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1"/>
        <w:tabs>
          <w:tab w:val="left" w:pos="440"/>
          <w:tab w:val="right" w:leader="dot" w:pos="9350"/>
        </w:tabs>
        <w:spacing w:before="0" w:after="200"/>
        <w:rPr>
          <w:del w:id="388" w:author="nmbinh" w:date="2010-07-06T18:23:00Z"/>
          <w:rFonts w:ascii="Calibri" w:hAnsi="Calibri"/>
          <w:b w:val="0"/>
          <w:bCs w:val="0"/>
          <w:caps w:val="0"/>
          <w:sz w:val="22"/>
          <w:szCs w:val="22"/>
          <w:lang w:val="en-US"/>
        </w:rPr>
      </w:pPr>
      <w:del w:id="389" w:author="nmbinh" w:date="2010-07-06T18:23:00Z">
        <w:r w:rsidRPr="00E86DC4">
          <w:rPr>
            <w:rPrChange w:id="390" w:author="nmbinh" w:date="2010-07-06T18:23:00Z">
              <w:rPr>
                <w:rStyle w:val="Hyperlink"/>
                <w:rFonts w:ascii="Times New Roman" w:hAnsi="Times New Roman"/>
                <w:i/>
              </w:rPr>
            </w:rPrChange>
          </w:rPr>
          <w:delText>2.</w:delText>
        </w:r>
        <w:r w:rsidR="00AD09BC" w:rsidDel="003A3888">
          <w:rPr>
            <w:rFonts w:ascii="Calibri" w:hAnsi="Calibri"/>
            <w:b w:val="0"/>
            <w:bCs w:val="0"/>
            <w:caps w:val="0"/>
            <w:sz w:val="22"/>
            <w:szCs w:val="22"/>
            <w:lang w:val="en-US"/>
          </w:rPr>
          <w:tab/>
        </w:r>
        <w:r w:rsidRPr="00E86DC4">
          <w:rPr>
            <w:rPrChange w:id="391" w:author="nmbinh" w:date="2010-07-06T18:23:00Z">
              <w:rPr>
                <w:rStyle w:val="Hyperlink"/>
                <w:rFonts w:ascii="Times New Roman" w:hAnsi="Times New Roman"/>
                <w:i/>
              </w:rPr>
            </w:rPrChange>
          </w:rPr>
          <w:delText>Đặc tả chi tiết các yêu cầu hệ thống</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2"/>
        <w:tabs>
          <w:tab w:val="left" w:pos="660"/>
          <w:tab w:val="right" w:leader="dot" w:pos="9350"/>
        </w:tabs>
        <w:spacing w:before="0" w:after="200"/>
        <w:rPr>
          <w:del w:id="392" w:author="nmbinh" w:date="2010-07-06T18:23:00Z"/>
          <w:rFonts w:cs="Times New Roman"/>
          <w:b w:val="0"/>
          <w:bCs w:val="0"/>
          <w:sz w:val="22"/>
          <w:szCs w:val="22"/>
          <w:lang w:val="en-US"/>
        </w:rPr>
      </w:pPr>
      <w:del w:id="393" w:author="nmbinh" w:date="2010-07-06T18:23:00Z">
        <w:r w:rsidRPr="00E86DC4">
          <w:rPr>
            <w:rPrChange w:id="394" w:author="nmbinh" w:date="2010-07-06T18:23:00Z">
              <w:rPr>
                <w:rStyle w:val="Hyperlink"/>
                <w:rFonts w:ascii="Times New Roman" w:hAnsi="Times New Roman"/>
                <w:i/>
              </w:rPr>
            </w:rPrChange>
          </w:rPr>
          <w:delText>2.1.</w:delText>
        </w:r>
        <w:r w:rsidR="00AD09BC" w:rsidDel="003A3888">
          <w:rPr>
            <w:rFonts w:cs="Times New Roman"/>
            <w:b w:val="0"/>
            <w:bCs w:val="0"/>
            <w:sz w:val="22"/>
            <w:szCs w:val="22"/>
            <w:lang w:val="en-US"/>
          </w:rPr>
          <w:tab/>
        </w:r>
        <w:r w:rsidRPr="00E86DC4">
          <w:rPr>
            <w:rPrChange w:id="395" w:author="nmbinh" w:date="2010-07-06T18:23:00Z">
              <w:rPr>
                <w:rStyle w:val="Hyperlink"/>
                <w:rFonts w:ascii="Times New Roman" w:hAnsi="Times New Roman"/>
                <w:i/>
              </w:rPr>
            </w:rPrChange>
          </w:rPr>
          <w:delText>Yêu cầu chức năng</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2"/>
        <w:tabs>
          <w:tab w:val="left" w:pos="880"/>
          <w:tab w:val="right" w:leader="dot" w:pos="9350"/>
        </w:tabs>
        <w:spacing w:before="0" w:after="200"/>
        <w:rPr>
          <w:del w:id="396" w:author="nmbinh" w:date="2010-07-06T18:23:00Z"/>
          <w:rFonts w:cs="Times New Roman"/>
          <w:b w:val="0"/>
          <w:bCs w:val="0"/>
          <w:sz w:val="22"/>
          <w:szCs w:val="22"/>
          <w:lang w:val="en-US"/>
        </w:rPr>
      </w:pPr>
      <w:del w:id="397" w:author="nmbinh" w:date="2010-07-06T18:23:00Z">
        <w:r w:rsidRPr="00E86DC4">
          <w:rPr>
            <w:rPrChange w:id="398" w:author="nmbinh" w:date="2010-07-06T18:23:00Z">
              <w:rPr>
                <w:rStyle w:val="Hyperlink"/>
                <w:rFonts w:ascii="Times New Roman" w:hAnsi="Times New Roman"/>
              </w:rPr>
            </w:rPrChange>
          </w:rPr>
          <w:delText>2.1.1.</w:delText>
        </w:r>
        <w:r w:rsidR="00AD09BC" w:rsidDel="003A3888">
          <w:rPr>
            <w:rFonts w:cs="Times New Roman"/>
            <w:b w:val="0"/>
            <w:bCs w:val="0"/>
            <w:sz w:val="22"/>
            <w:szCs w:val="22"/>
            <w:lang w:val="en-US"/>
          </w:rPr>
          <w:tab/>
        </w:r>
        <w:r w:rsidRPr="00E86DC4">
          <w:rPr>
            <w:rPrChange w:id="399" w:author="nmbinh" w:date="2010-07-06T18:23:00Z">
              <w:rPr>
                <w:rStyle w:val="Hyperlink"/>
                <w:rFonts w:ascii="Times New Roman" w:hAnsi="Times New Roman"/>
              </w:rPr>
            </w:rPrChange>
          </w:rPr>
          <w:delText>Chức năng thông báo:</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2"/>
        <w:tabs>
          <w:tab w:val="left" w:pos="880"/>
          <w:tab w:val="right" w:leader="dot" w:pos="9350"/>
        </w:tabs>
        <w:spacing w:before="0" w:after="200"/>
        <w:rPr>
          <w:del w:id="400" w:author="nmbinh" w:date="2010-07-06T18:23:00Z"/>
          <w:rFonts w:cs="Times New Roman"/>
          <w:b w:val="0"/>
          <w:bCs w:val="0"/>
          <w:sz w:val="22"/>
          <w:szCs w:val="22"/>
          <w:lang w:val="en-US"/>
        </w:rPr>
      </w:pPr>
      <w:del w:id="401" w:author="nmbinh" w:date="2010-07-06T18:23:00Z">
        <w:r w:rsidRPr="00E86DC4">
          <w:rPr>
            <w:rPrChange w:id="402" w:author="nmbinh" w:date="2010-07-06T18:23:00Z">
              <w:rPr>
                <w:rStyle w:val="Hyperlink"/>
                <w:rFonts w:ascii="Times New Roman" w:hAnsi="Times New Roman"/>
              </w:rPr>
            </w:rPrChange>
          </w:rPr>
          <w:delText>2.1.2.</w:delText>
        </w:r>
        <w:r w:rsidR="00AD09BC" w:rsidDel="003A3888">
          <w:rPr>
            <w:rFonts w:cs="Times New Roman"/>
            <w:b w:val="0"/>
            <w:bCs w:val="0"/>
            <w:sz w:val="22"/>
            <w:szCs w:val="22"/>
            <w:lang w:val="en-US"/>
          </w:rPr>
          <w:tab/>
        </w:r>
        <w:r w:rsidRPr="00E86DC4">
          <w:rPr>
            <w:rPrChange w:id="403" w:author="nmbinh" w:date="2010-07-06T18:23:00Z">
              <w:rPr>
                <w:rStyle w:val="Hyperlink"/>
                <w:rFonts w:ascii="Times New Roman" w:hAnsi="Times New Roman"/>
              </w:rPr>
            </w:rPrChange>
          </w:rPr>
          <w:delText>Chức năng theo dõi công việc</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404" w:author="nmbinh" w:date="2010-07-06T18:23:00Z"/>
          <w:rFonts w:cs="Times New Roman"/>
          <w:sz w:val="22"/>
          <w:szCs w:val="22"/>
          <w:lang w:val="en-US"/>
        </w:rPr>
      </w:pPr>
      <w:del w:id="405" w:author="nmbinh" w:date="2010-07-06T18:23:00Z">
        <w:r w:rsidRPr="00E86DC4">
          <w:rPr>
            <w:rPrChange w:id="406" w:author="nmbinh" w:date="2010-07-06T18:23:00Z">
              <w:rPr>
                <w:rStyle w:val="Hyperlink"/>
                <w:rFonts w:ascii="Times New Roman" w:hAnsi="Times New Roman"/>
              </w:rPr>
            </w:rPrChange>
          </w:rPr>
          <w:delText>2.1.2.1.</w:delText>
        </w:r>
        <w:r w:rsidR="00AD09BC" w:rsidDel="003A3888">
          <w:rPr>
            <w:rFonts w:cs="Times New Roman"/>
            <w:sz w:val="22"/>
            <w:szCs w:val="22"/>
            <w:lang w:val="en-US"/>
          </w:rPr>
          <w:tab/>
        </w:r>
        <w:r w:rsidRPr="00E86DC4">
          <w:rPr>
            <w:rPrChange w:id="407" w:author="nmbinh" w:date="2010-07-06T18:23:00Z">
              <w:rPr>
                <w:rStyle w:val="Hyperlink"/>
                <w:rFonts w:ascii="Times New Roman" w:hAnsi="Times New Roman"/>
                <w:i/>
              </w:rPr>
            </w:rPrChange>
          </w:rPr>
          <w:delText>Đối với các nhân viên thực hiện các công việc:</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408" w:author="nmbinh" w:date="2010-07-06T18:23:00Z"/>
          <w:rFonts w:cs="Times New Roman"/>
          <w:sz w:val="22"/>
          <w:szCs w:val="22"/>
          <w:lang w:val="en-US"/>
        </w:rPr>
      </w:pPr>
      <w:del w:id="409" w:author="nmbinh" w:date="2010-07-06T18:23:00Z">
        <w:r w:rsidRPr="00E86DC4">
          <w:rPr>
            <w:rPrChange w:id="410" w:author="nmbinh" w:date="2010-07-06T18:23:00Z">
              <w:rPr>
                <w:rStyle w:val="Hyperlink"/>
                <w:rFonts w:ascii="Times New Roman" w:hAnsi="Times New Roman"/>
                <w:i/>
              </w:rPr>
            </w:rPrChange>
          </w:rPr>
          <w:delText>2.1.2.2.</w:delText>
        </w:r>
        <w:r w:rsidR="00AD09BC" w:rsidDel="003A3888">
          <w:rPr>
            <w:rFonts w:cs="Times New Roman"/>
            <w:sz w:val="22"/>
            <w:szCs w:val="22"/>
            <w:lang w:val="en-US"/>
          </w:rPr>
          <w:tab/>
        </w:r>
        <w:r w:rsidRPr="00E86DC4">
          <w:rPr>
            <w:rPrChange w:id="411" w:author="nmbinh" w:date="2010-07-06T18:23:00Z">
              <w:rPr>
                <w:rStyle w:val="Hyperlink"/>
                <w:rFonts w:ascii="Times New Roman" w:hAnsi="Times New Roman"/>
                <w:i/>
              </w:rPr>
            </w:rPrChange>
          </w:rPr>
          <w:delText>Đối với người quản lý:</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412" w:author="nmbinh" w:date="2010-07-06T18:23:00Z"/>
          <w:rFonts w:cs="Times New Roman"/>
          <w:sz w:val="22"/>
          <w:szCs w:val="22"/>
          <w:lang w:val="en-US"/>
        </w:rPr>
      </w:pPr>
      <w:del w:id="413" w:author="nmbinh" w:date="2010-07-06T18:23:00Z">
        <w:r w:rsidRPr="00E86DC4">
          <w:rPr>
            <w:rPrChange w:id="414" w:author="nmbinh" w:date="2010-07-06T18:23:00Z">
              <w:rPr>
                <w:rStyle w:val="Hyperlink"/>
                <w:rFonts w:ascii="Times New Roman" w:hAnsi="Times New Roman"/>
                <w:b/>
              </w:rPr>
            </w:rPrChange>
          </w:rPr>
          <w:delText>2.1.3.</w:delText>
        </w:r>
        <w:r w:rsidR="00AD09BC" w:rsidDel="003A3888">
          <w:rPr>
            <w:rFonts w:cs="Times New Roman"/>
            <w:sz w:val="22"/>
            <w:szCs w:val="22"/>
            <w:lang w:val="en-US"/>
          </w:rPr>
          <w:tab/>
        </w:r>
        <w:r w:rsidRPr="00E86DC4">
          <w:rPr>
            <w:rPrChange w:id="415" w:author="nmbinh" w:date="2010-07-06T18:23:00Z">
              <w:rPr>
                <w:rStyle w:val="Hyperlink"/>
                <w:rFonts w:ascii="Times New Roman" w:hAnsi="Times New Roman"/>
                <w:b/>
              </w:rPr>
            </w:rPrChange>
          </w:rPr>
          <w:delText>Chức năng cập nhật thông tin</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416" w:author="nmbinh" w:date="2010-07-06T18:23:00Z"/>
          <w:rFonts w:cs="Times New Roman"/>
          <w:sz w:val="22"/>
          <w:szCs w:val="22"/>
          <w:lang w:val="en-US"/>
        </w:rPr>
      </w:pPr>
      <w:del w:id="417" w:author="nmbinh" w:date="2010-07-06T18:23:00Z">
        <w:r w:rsidRPr="00E86DC4">
          <w:rPr>
            <w:rPrChange w:id="418" w:author="nmbinh" w:date="2010-07-06T18:23:00Z">
              <w:rPr>
                <w:rStyle w:val="Hyperlink"/>
                <w:rFonts w:ascii="Times New Roman" w:hAnsi="Times New Roman"/>
                <w:b/>
              </w:rPr>
            </w:rPrChange>
          </w:rPr>
          <w:delText>2.1.4.</w:delText>
        </w:r>
        <w:r w:rsidR="00AD09BC" w:rsidDel="003A3888">
          <w:rPr>
            <w:rFonts w:cs="Times New Roman"/>
            <w:sz w:val="22"/>
            <w:szCs w:val="22"/>
            <w:lang w:val="en-US"/>
          </w:rPr>
          <w:tab/>
        </w:r>
        <w:r w:rsidRPr="00E86DC4">
          <w:rPr>
            <w:rPrChange w:id="419" w:author="nmbinh" w:date="2010-07-06T18:23:00Z">
              <w:rPr>
                <w:rStyle w:val="Hyperlink"/>
                <w:rFonts w:ascii="Times New Roman" w:hAnsi="Times New Roman"/>
                <w:b/>
              </w:rPr>
            </w:rPrChange>
          </w:rPr>
          <w:delText>Chức năng thống kê</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420" w:author="nmbinh" w:date="2010-07-06T18:23:00Z"/>
          <w:rFonts w:cs="Times New Roman"/>
          <w:sz w:val="22"/>
          <w:szCs w:val="22"/>
          <w:lang w:val="en-US"/>
        </w:rPr>
      </w:pPr>
      <w:del w:id="421" w:author="nmbinh" w:date="2010-07-06T18:23:00Z">
        <w:r w:rsidRPr="00E86DC4">
          <w:rPr>
            <w:rPrChange w:id="422" w:author="nmbinh" w:date="2010-07-06T18:23:00Z">
              <w:rPr>
                <w:rStyle w:val="Hyperlink"/>
                <w:rFonts w:ascii="Times New Roman" w:hAnsi="Times New Roman"/>
                <w:i/>
              </w:rPr>
            </w:rPrChange>
          </w:rPr>
          <w:delText>2.1.4.1.</w:delText>
        </w:r>
        <w:r w:rsidR="00AD09BC" w:rsidDel="003A3888">
          <w:rPr>
            <w:rFonts w:cs="Times New Roman"/>
            <w:sz w:val="22"/>
            <w:szCs w:val="22"/>
            <w:lang w:val="en-US"/>
          </w:rPr>
          <w:tab/>
        </w:r>
        <w:r w:rsidRPr="00E86DC4">
          <w:rPr>
            <w:rPrChange w:id="423" w:author="nmbinh" w:date="2010-07-06T18:23:00Z">
              <w:rPr>
                <w:rStyle w:val="Hyperlink"/>
                <w:rFonts w:ascii="Times New Roman" w:hAnsi="Times New Roman"/>
                <w:i/>
              </w:rPr>
            </w:rPrChange>
          </w:rPr>
          <w:delText>Thống kê tổng thể:</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424" w:author="nmbinh" w:date="2010-07-06T18:23:00Z"/>
          <w:rFonts w:cs="Times New Roman"/>
          <w:sz w:val="22"/>
          <w:szCs w:val="22"/>
          <w:lang w:val="en-US"/>
        </w:rPr>
      </w:pPr>
      <w:del w:id="425" w:author="nmbinh" w:date="2010-07-06T18:23:00Z">
        <w:r w:rsidRPr="00E86DC4">
          <w:rPr>
            <w:rPrChange w:id="426" w:author="nmbinh" w:date="2010-07-06T18:23:00Z">
              <w:rPr>
                <w:rStyle w:val="Hyperlink"/>
                <w:rFonts w:ascii="Times New Roman" w:hAnsi="Times New Roman"/>
                <w:i/>
              </w:rPr>
            </w:rPrChange>
          </w:rPr>
          <w:delText>2.1.4.2.</w:delText>
        </w:r>
        <w:r w:rsidR="00AD09BC" w:rsidDel="003A3888">
          <w:rPr>
            <w:rFonts w:cs="Times New Roman"/>
            <w:sz w:val="22"/>
            <w:szCs w:val="22"/>
            <w:lang w:val="en-US"/>
          </w:rPr>
          <w:tab/>
        </w:r>
        <w:r w:rsidRPr="00E86DC4">
          <w:rPr>
            <w:rPrChange w:id="427" w:author="nmbinh" w:date="2010-07-06T18:23:00Z">
              <w:rPr>
                <w:rStyle w:val="Hyperlink"/>
                <w:rFonts w:ascii="Times New Roman" w:hAnsi="Times New Roman"/>
                <w:i/>
              </w:rPr>
            </w:rPrChange>
          </w:rPr>
          <w:delText>Thống kê chi tiết:</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428" w:author="nmbinh" w:date="2010-07-06T18:23:00Z"/>
          <w:rFonts w:cs="Times New Roman"/>
          <w:sz w:val="22"/>
          <w:szCs w:val="22"/>
          <w:lang w:val="en-US"/>
        </w:rPr>
      </w:pPr>
      <w:del w:id="429" w:author="nmbinh" w:date="2010-07-06T18:23:00Z">
        <w:r w:rsidRPr="00E86DC4">
          <w:rPr>
            <w:rPrChange w:id="430" w:author="nmbinh" w:date="2010-07-06T18:23:00Z">
              <w:rPr>
                <w:rStyle w:val="Hyperlink"/>
                <w:rFonts w:ascii="Times New Roman" w:hAnsi="Times New Roman"/>
                <w:i/>
              </w:rPr>
            </w:rPrChange>
          </w:rPr>
          <w:delText>2.1.4.3.</w:delText>
        </w:r>
        <w:r w:rsidR="00AD09BC" w:rsidDel="003A3888">
          <w:rPr>
            <w:rFonts w:cs="Times New Roman"/>
            <w:sz w:val="22"/>
            <w:szCs w:val="22"/>
            <w:lang w:val="en-US"/>
          </w:rPr>
          <w:tab/>
        </w:r>
        <w:r w:rsidRPr="00E86DC4">
          <w:rPr>
            <w:rPrChange w:id="431" w:author="nmbinh" w:date="2010-07-06T18:23:00Z">
              <w:rPr>
                <w:rStyle w:val="Hyperlink"/>
                <w:rFonts w:ascii="Times New Roman" w:hAnsi="Times New Roman"/>
                <w:i/>
              </w:rPr>
            </w:rPrChange>
          </w:rPr>
          <w:delText>Thống kê so sánh:</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432" w:author="nmbinh" w:date="2010-07-06T18:23:00Z"/>
          <w:rFonts w:cs="Times New Roman"/>
          <w:sz w:val="22"/>
          <w:szCs w:val="22"/>
          <w:lang w:val="en-US"/>
        </w:rPr>
      </w:pPr>
      <w:del w:id="433" w:author="nmbinh" w:date="2010-07-06T18:23:00Z">
        <w:r w:rsidRPr="00E86DC4">
          <w:rPr>
            <w:rPrChange w:id="434" w:author="nmbinh" w:date="2010-07-06T18:23:00Z">
              <w:rPr>
                <w:rStyle w:val="Hyperlink"/>
                <w:rFonts w:ascii="Times New Roman" w:hAnsi="Times New Roman"/>
                <w:b/>
              </w:rPr>
            </w:rPrChange>
          </w:rPr>
          <w:delText>2.1.5.</w:delText>
        </w:r>
        <w:r w:rsidR="00AD09BC" w:rsidDel="003A3888">
          <w:rPr>
            <w:rFonts w:cs="Times New Roman"/>
            <w:sz w:val="22"/>
            <w:szCs w:val="22"/>
            <w:lang w:val="en-US"/>
          </w:rPr>
          <w:tab/>
        </w:r>
        <w:r w:rsidRPr="00E86DC4">
          <w:rPr>
            <w:rPrChange w:id="435" w:author="nmbinh" w:date="2010-07-06T18:23:00Z">
              <w:rPr>
                <w:rStyle w:val="Hyperlink"/>
                <w:rFonts w:ascii="Times New Roman" w:hAnsi="Times New Roman"/>
                <w:b/>
              </w:rPr>
            </w:rPrChange>
          </w:rPr>
          <w:delText>Chức năng cảnh báo:</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436" w:author="nmbinh" w:date="2010-07-06T18:23:00Z"/>
          <w:rFonts w:cs="Times New Roman"/>
          <w:sz w:val="22"/>
          <w:szCs w:val="22"/>
          <w:lang w:val="en-US"/>
        </w:rPr>
      </w:pPr>
      <w:del w:id="437" w:author="nmbinh" w:date="2010-07-06T18:23:00Z">
        <w:r w:rsidRPr="00E86DC4">
          <w:rPr>
            <w:rPrChange w:id="438" w:author="nmbinh" w:date="2010-07-06T18:23:00Z">
              <w:rPr>
                <w:rStyle w:val="Hyperlink"/>
                <w:rFonts w:ascii="Times New Roman" w:hAnsi="Times New Roman"/>
                <w:b/>
              </w:rPr>
            </w:rPrChange>
          </w:rPr>
          <w:delText>2.1.6.</w:delText>
        </w:r>
        <w:r w:rsidR="00AD09BC" w:rsidDel="003A3888">
          <w:rPr>
            <w:rFonts w:cs="Times New Roman"/>
            <w:sz w:val="22"/>
            <w:szCs w:val="22"/>
            <w:lang w:val="en-US"/>
          </w:rPr>
          <w:tab/>
        </w:r>
        <w:r w:rsidRPr="00E86DC4">
          <w:rPr>
            <w:rPrChange w:id="439" w:author="nmbinh" w:date="2010-07-06T18:23:00Z">
              <w:rPr>
                <w:rStyle w:val="Hyperlink"/>
                <w:rFonts w:ascii="Times New Roman" w:hAnsi="Times New Roman"/>
                <w:b/>
              </w:rPr>
            </w:rPrChange>
          </w:rPr>
          <w:delText>Chức năng phân quyền hệ thống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left" w:pos="1100"/>
          <w:tab w:val="right" w:leader="dot" w:pos="9350"/>
        </w:tabs>
        <w:spacing w:after="200"/>
        <w:rPr>
          <w:del w:id="440" w:author="nmbinh" w:date="2010-07-06T18:23:00Z"/>
          <w:rFonts w:cs="Times New Roman"/>
          <w:sz w:val="22"/>
          <w:szCs w:val="22"/>
          <w:lang w:val="en-US"/>
        </w:rPr>
      </w:pPr>
      <w:del w:id="441" w:author="nmbinh" w:date="2010-07-06T18:23:00Z">
        <w:r w:rsidRPr="00E86DC4">
          <w:rPr>
            <w:rPrChange w:id="442" w:author="nmbinh" w:date="2010-07-06T18:23:00Z">
              <w:rPr>
                <w:rStyle w:val="Hyperlink"/>
                <w:rFonts w:ascii="Times New Roman" w:hAnsi="Times New Roman"/>
                <w:b/>
              </w:rPr>
            </w:rPrChange>
          </w:rPr>
          <w:delText>2.1.7.</w:delText>
        </w:r>
        <w:r w:rsidR="00AD09BC" w:rsidDel="003A3888">
          <w:rPr>
            <w:rFonts w:cs="Times New Roman"/>
            <w:sz w:val="22"/>
            <w:szCs w:val="22"/>
            <w:lang w:val="en-US"/>
          </w:rPr>
          <w:tab/>
        </w:r>
        <w:r w:rsidRPr="00E86DC4">
          <w:rPr>
            <w:rPrChange w:id="443" w:author="nmbinh" w:date="2010-07-06T18:23:00Z">
              <w:rPr>
                <w:rStyle w:val="Hyperlink"/>
                <w:rFonts w:ascii="Times New Roman" w:hAnsi="Times New Roman"/>
                <w:b/>
              </w:rPr>
            </w:rPrChange>
          </w:rPr>
          <w:delText>Chức năng biểu diễn luồng công việc dưới dạng sơ đồ trực quan</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2"/>
        <w:tabs>
          <w:tab w:val="left" w:pos="660"/>
          <w:tab w:val="right" w:leader="dot" w:pos="9350"/>
        </w:tabs>
        <w:spacing w:before="0" w:after="200"/>
        <w:rPr>
          <w:del w:id="444" w:author="nmbinh" w:date="2010-07-06T18:23:00Z"/>
          <w:rFonts w:cs="Times New Roman"/>
          <w:b w:val="0"/>
          <w:bCs w:val="0"/>
          <w:sz w:val="22"/>
          <w:szCs w:val="22"/>
          <w:lang w:val="en-US"/>
        </w:rPr>
      </w:pPr>
      <w:del w:id="445" w:author="nmbinh" w:date="2010-07-06T18:23:00Z">
        <w:r w:rsidRPr="00E86DC4">
          <w:rPr>
            <w:rPrChange w:id="446" w:author="nmbinh" w:date="2010-07-06T18:23:00Z">
              <w:rPr>
                <w:rStyle w:val="Hyperlink"/>
                <w:rFonts w:ascii="Times New Roman" w:hAnsi="Times New Roman"/>
                <w:i/>
              </w:rPr>
            </w:rPrChange>
          </w:rPr>
          <w:delText>2.2.</w:delText>
        </w:r>
        <w:r w:rsidR="00AD09BC" w:rsidDel="003A3888">
          <w:rPr>
            <w:rFonts w:cs="Times New Roman"/>
            <w:b w:val="0"/>
            <w:bCs w:val="0"/>
            <w:sz w:val="22"/>
            <w:szCs w:val="22"/>
            <w:lang w:val="en-US"/>
          </w:rPr>
          <w:tab/>
        </w:r>
        <w:r w:rsidRPr="00E86DC4">
          <w:rPr>
            <w:rPrChange w:id="447" w:author="nmbinh" w:date="2010-07-06T18:23:00Z">
              <w:rPr>
                <w:rStyle w:val="Hyperlink"/>
                <w:rFonts w:ascii="Times New Roman" w:hAnsi="Times New Roman"/>
                <w:i/>
              </w:rPr>
            </w:rPrChange>
          </w:rPr>
          <w:delText>Yêu cầu phi chức năng</w:delText>
        </w:r>
        <w:r w:rsidR="00AD09BC" w:rsidDel="003A3888">
          <w:rPr>
            <w:webHidden/>
          </w:rPr>
          <w:tab/>
        </w:r>
        <w:r w:rsidR="006C2A2B" w:rsidDel="003A3888">
          <w:rPr>
            <w:b w:val="0"/>
            <w:bCs w:val="0"/>
            <w:webHidden/>
            <w:lang w:val="en-US"/>
          </w:rPr>
          <w:delText>Error! Bookmark not defined.</w:delText>
        </w:r>
      </w:del>
    </w:p>
    <w:p w:rsidR="00AD09BC" w:rsidDel="003A3888" w:rsidRDefault="00E86DC4" w:rsidP="00784A8E">
      <w:pPr>
        <w:pStyle w:val="TOC3"/>
        <w:tabs>
          <w:tab w:val="right" w:leader="dot" w:pos="9350"/>
        </w:tabs>
        <w:spacing w:after="200"/>
        <w:rPr>
          <w:del w:id="448" w:author="nmbinh" w:date="2010-07-06T18:23:00Z"/>
          <w:rFonts w:cs="Times New Roman"/>
          <w:sz w:val="22"/>
          <w:szCs w:val="22"/>
          <w:lang w:val="en-US"/>
        </w:rPr>
      </w:pPr>
      <w:del w:id="449" w:author="nmbinh" w:date="2010-07-06T18:23:00Z">
        <w:r w:rsidRPr="00E86DC4">
          <w:rPr>
            <w:rPrChange w:id="450" w:author="nmbinh" w:date="2010-07-06T18:23:00Z">
              <w:rPr>
                <w:rStyle w:val="Hyperlink"/>
                <w:rFonts w:ascii="Times New Roman" w:hAnsi="Times New Roman"/>
                <w:b/>
                <w:lang w:val="en-US"/>
              </w:rPr>
            </w:rPrChange>
          </w:rPr>
          <w:delText>2.2.1. Tính tiến hóa</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right" w:leader="dot" w:pos="9350"/>
        </w:tabs>
        <w:spacing w:after="200"/>
        <w:rPr>
          <w:del w:id="451" w:author="nmbinh" w:date="2010-07-06T18:23:00Z"/>
          <w:rFonts w:cs="Times New Roman"/>
          <w:sz w:val="22"/>
          <w:szCs w:val="22"/>
          <w:lang w:val="en-US"/>
        </w:rPr>
      </w:pPr>
      <w:del w:id="452" w:author="nmbinh" w:date="2010-07-06T18:23:00Z">
        <w:r w:rsidRPr="00E86DC4">
          <w:rPr>
            <w:rPrChange w:id="453" w:author="nmbinh" w:date="2010-07-06T18:23:00Z">
              <w:rPr>
                <w:rStyle w:val="Hyperlink"/>
                <w:rFonts w:ascii="Times New Roman" w:hAnsi="Times New Roman"/>
                <w:b/>
                <w:lang w:val="en-US"/>
              </w:rPr>
            </w:rPrChange>
          </w:rPr>
          <w:delText>2.2.3. Yêu cầu về giao diện</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3"/>
        <w:tabs>
          <w:tab w:val="right" w:leader="dot" w:pos="9350"/>
        </w:tabs>
        <w:spacing w:after="200"/>
        <w:rPr>
          <w:del w:id="454" w:author="nmbinh" w:date="2010-07-06T18:23:00Z"/>
          <w:rFonts w:cs="Times New Roman"/>
          <w:sz w:val="22"/>
          <w:szCs w:val="22"/>
          <w:lang w:val="en-US"/>
        </w:rPr>
      </w:pPr>
      <w:del w:id="455" w:author="nmbinh" w:date="2010-07-06T18:23:00Z">
        <w:r w:rsidRPr="00E86DC4">
          <w:rPr>
            <w:rPrChange w:id="456" w:author="nmbinh" w:date="2010-07-06T18:23:00Z">
              <w:rPr>
                <w:rStyle w:val="Hyperlink"/>
                <w:rFonts w:ascii="Times New Roman" w:hAnsi="Times New Roman"/>
                <w:b/>
              </w:rPr>
            </w:rPrChange>
          </w:rPr>
          <w:delText>3.2.3. Tính hiệu quả</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100"/>
          <w:tab w:val="right" w:leader="dot" w:pos="9350"/>
        </w:tabs>
        <w:spacing w:after="200"/>
        <w:rPr>
          <w:del w:id="457" w:author="nmbinh" w:date="2010-07-06T18:23:00Z"/>
          <w:rFonts w:cs="Times New Roman"/>
          <w:sz w:val="22"/>
          <w:szCs w:val="22"/>
          <w:lang w:val="en-US"/>
        </w:rPr>
      </w:pPr>
      <w:del w:id="458" w:author="nmbinh" w:date="2010-07-06T18:23:00Z">
        <w:r w:rsidRPr="00E86DC4">
          <w:rPr>
            <w:rPrChange w:id="459" w:author="nmbinh" w:date="2010-07-06T18:23:00Z">
              <w:rPr>
                <w:rStyle w:val="Hyperlink"/>
                <w:rFonts w:ascii="Times New Roman" w:hAnsi="Times New Roman"/>
                <w:b/>
              </w:rPr>
            </w:rPrChange>
          </w:rPr>
          <w:delText>1.1.1</w:delText>
        </w:r>
        <w:r w:rsidR="00AD09BC" w:rsidDel="003A3888">
          <w:rPr>
            <w:rFonts w:cs="Times New Roman"/>
            <w:sz w:val="22"/>
            <w:szCs w:val="22"/>
            <w:lang w:val="en-US"/>
          </w:rPr>
          <w:tab/>
        </w:r>
        <w:r w:rsidRPr="00E86DC4">
          <w:rPr>
            <w:rPrChange w:id="460" w:author="nmbinh" w:date="2010-07-06T18:23:00Z">
              <w:rPr>
                <w:rStyle w:val="Hyperlink"/>
                <w:rFonts w:ascii="Times New Roman" w:hAnsi="Times New Roman"/>
                <w:b/>
              </w:rPr>
            </w:rPrChange>
          </w:rPr>
          <w:delText>Nhân viên</w:delText>
        </w:r>
        <w:r w:rsidR="00AD09BC" w:rsidDel="003A3888">
          <w:rPr>
            <w:webHidden/>
          </w:rPr>
          <w:tab/>
        </w:r>
      </w:del>
      <w:ins w:id="461" w:author="DONGTHUY" w:date="2010-07-06T11:30:00Z">
        <w:del w:id="462" w:author="nmbinh" w:date="2010-07-06T18:23:00Z">
          <w:r w:rsidR="006C2A2B" w:rsidDel="003A3888">
            <w:rPr>
              <w:webHidden/>
            </w:rPr>
            <w:delText>38</w:delText>
          </w:r>
        </w:del>
      </w:ins>
      <w:del w:id="463" w:author="nmbinh" w:date="2010-07-06T18:23:00Z">
        <w:r w:rsidR="00981642" w:rsidDel="003A3888">
          <w:rPr>
            <w:webHidden/>
          </w:rPr>
          <w:delText>2</w:delText>
        </w:r>
      </w:del>
    </w:p>
    <w:p w:rsidR="00AD09BC" w:rsidDel="003A3888" w:rsidRDefault="00E86DC4" w:rsidP="00784A8E">
      <w:pPr>
        <w:pStyle w:val="TOC4"/>
        <w:tabs>
          <w:tab w:val="left" w:pos="1100"/>
          <w:tab w:val="right" w:leader="dot" w:pos="9350"/>
        </w:tabs>
        <w:spacing w:after="200"/>
        <w:rPr>
          <w:del w:id="464" w:author="nmbinh" w:date="2010-07-06T18:23:00Z"/>
          <w:rFonts w:cs="Times New Roman"/>
          <w:sz w:val="22"/>
          <w:szCs w:val="22"/>
          <w:lang w:val="en-US"/>
        </w:rPr>
      </w:pPr>
      <w:del w:id="465" w:author="nmbinh" w:date="2010-07-06T18:23:00Z">
        <w:r w:rsidRPr="00E86DC4">
          <w:rPr>
            <w:rPrChange w:id="466" w:author="nmbinh" w:date="2010-07-06T18:23:00Z">
              <w:rPr>
                <w:rStyle w:val="Hyperlink"/>
                <w:rFonts w:ascii="Times New Roman" w:hAnsi="Times New Roman"/>
                <w:b/>
              </w:rPr>
            </w:rPrChange>
          </w:rPr>
          <w:delText>1.1.3</w:delText>
        </w:r>
        <w:r w:rsidR="00AD09BC" w:rsidDel="003A3888">
          <w:rPr>
            <w:rFonts w:cs="Times New Roman"/>
            <w:sz w:val="22"/>
            <w:szCs w:val="22"/>
            <w:lang w:val="en-US"/>
          </w:rPr>
          <w:tab/>
        </w:r>
        <w:r w:rsidRPr="00E86DC4">
          <w:rPr>
            <w:rPrChange w:id="467" w:author="nmbinh" w:date="2010-07-06T18:23:00Z">
              <w:rPr>
                <w:rStyle w:val="Hyperlink"/>
                <w:rFonts w:ascii="Times New Roman" w:hAnsi="Times New Roman"/>
                <w:b/>
              </w:rPr>
            </w:rPrChange>
          </w:rPr>
          <w:delText>Công việc</w:delText>
        </w:r>
        <w:r w:rsidR="00AD09BC" w:rsidDel="003A3888">
          <w:rPr>
            <w:webHidden/>
          </w:rPr>
          <w:tab/>
        </w:r>
      </w:del>
      <w:ins w:id="468" w:author="DONGTHUY" w:date="2010-07-06T11:30:00Z">
        <w:del w:id="469" w:author="nmbinh" w:date="2010-07-06T18:23:00Z">
          <w:r w:rsidR="006C2A2B" w:rsidDel="003A3888">
            <w:rPr>
              <w:webHidden/>
            </w:rPr>
            <w:delText>39</w:delText>
          </w:r>
        </w:del>
      </w:ins>
      <w:del w:id="470"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471" w:author="nmbinh" w:date="2010-07-06T18:23:00Z"/>
          <w:rFonts w:cs="Times New Roman"/>
          <w:sz w:val="22"/>
          <w:szCs w:val="22"/>
          <w:lang w:val="en-US"/>
        </w:rPr>
      </w:pPr>
      <w:del w:id="472" w:author="nmbinh" w:date="2010-07-06T18:23:00Z">
        <w:r w:rsidRPr="00E86DC4">
          <w:rPr>
            <w:rPrChange w:id="473" w:author="nmbinh" w:date="2010-07-06T18:23:00Z">
              <w:rPr>
                <w:rStyle w:val="Hyperlink"/>
                <w:rFonts w:ascii="Times New Roman" w:hAnsi="Times New Roman"/>
                <w:b/>
              </w:rPr>
            </w:rPrChange>
          </w:rPr>
          <w:delText>1.2.1.</w:delText>
        </w:r>
        <w:r w:rsidR="00AD09BC" w:rsidDel="003A3888">
          <w:rPr>
            <w:rFonts w:cs="Times New Roman"/>
            <w:sz w:val="22"/>
            <w:szCs w:val="22"/>
            <w:lang w:val="en-US"/>
          </w:rPr>
          <w:tab/>
        </w:r>
        <w:r w:rsidRPr="00E86DC4">
          <w:rPr>
            <w:rPrChange w:id="474" w:author="nmbinh" w:date="2010-07-06T18:23:00Z">
              <w:rPr>
                <w:rStyle w:val="Hyperlink"/>
                <w:rFonts w:ascii="Times New Roman" w:hAnsi="Times New Roman"/>
                <w:b/>
              </w:rPr>
            </w:rPrChange>
          </w:rPr>
          <w:delText>Tổng quan</w:delText>
        </w:r>
        <w:r w:rsidR="00AD09BC" w:rsidDel="003A3888">
          <w:rPr>
            <w:webHidden/>
          </w:rPr>
          <w:tab/>
        </w:r>
      </w:del>
      <w:ins w:id="475" w:author="DONGTHUY" w:date="2010-07-06T11:30:00Z">
        <w:del w:id="476" w:author="nmbinh" w:date="2010-07-06T18:23:00Z">
          <w:r w:rsidR="006C2A2B" w:rsidDel="003A3888">
            <w:rPr>
              <w:webHidden/>
            </w:rPr>
            <w:delText>41</w:delText>
          </w:r>
        </w:del>
      </w:ins>
      <w:del w:id="477"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478" w:author="nmbinh" w:date="2010-07-06T18:23:00Z"/>
          <w:rFonts w:cs="Times New Roman"/>
          <w:sz w:val="22"/>
          <w:szCs w:val="22"/>
          <w:lang w:val="en-US"/>
        </w:rPr>
      </w:pPr>
      <w:del w:id="479" w:author="nmbinh" w:date="2010-07-06T18:23:00Z">
        <w:r w:rsidRPr="00E86DC4">
          <w:rPr>
            <w:rPrChange w:id="480" w:author="nmbinh" w:date="2010-07-06T18:23:00Z">
              <w:rPr>
                <w:rStyle w:val="Hyperlink"/>
                <w:rFonts w:ascii="Times New Roman" w:hAnsi="Times New Roman"/>
                <w:b/>
              </w:rPr>
            </w:rPrChange>
          </w:rPr>
          <w:delText>1.2.2.</w:delText>
        </w:r>
        <w:r w:rsidR="00AD09BC" w:rsidDel="003A3888">
          <w:rPr>
            <w:rFonts w:cs="Times New Roman"/>
            <w:sz w:val="22"/>
            <w:szCs w:val="22"/>
            <w:lang w:val="en-US"/>
          </w:rPr>
          <w:tab/>
        </w:r>
        <w:r w:rsidRPr="00E86DC4">
          <w:rPr>
            <w:rPrChange w:id="481" w:author="nmbinh" w:date="2010-07-06T18:23:00Z">
              <w:rPr>
                <w:rStyle w:val="Hyperlink"/>
                <w:rFonts w:ascii="Times New Roman" w:hAnsi="Times New Roman"/>
                <w:b/>
              </w:rPr>
            </w:rPrChange>
          </w:rPr>
          <w:delText>Quản lý nhân viên</w:delText>
        </w:r>
        <w:r w:rsidR="00AD09BC" w:rsidDel="003A3888">
          <w:rPr>
            <w:webHidden/>
          </w:rPr>
          <w:tab/>
        </w:r>
      </w:del>
      <w:ins w:id="482" w:author="DONGTHUY" w:date="2010-07-06T11:30:00Z">
        <w:del w:id="483" w:author="nmbinh" w:date="2010-07-06T18:23:00Z">
          <w:r w:rsidR="006C2A2B" w:rsidDel="003A3888">
            <w:rPr>
              <w:webHidden/>
            </w:rPr>
            <w:delText>42</w:delText>
          </w:r>
        </w:del>
      </w:ins>
      <w:del w:id="484"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485" w:author="nmbinh" w:date="2010-07-06T18:23:00Z"/>
          <w:rFonts w:cs="Times New Roman"/>
          <w:sz w:val="22"/>
          <w:szCs w:val="22"/>
          <w:lang w:val="en-US"/>
        </w:rPr>
      </w:pPr>
      <w:del w:id="486" w:author="nmbinh" w:date="2010-07-06T18:23:00Z">
        <w:r w:rsidRPr="00E86DC4">
          <w:rPr>
            <w:rPrChange w:id="487" w:author="nmbinh" w:date="2010-07-06T18:23:00Z">
              <w:rPr>
                <w:rStyle w:val="Hyperlink"/>
                <w:rFonts w:ascii="Times New Roman" w:hAnsi="Times New Roman"/>
                <w:b/>
              </w:rPr>
            </w:rPrChange>
          </w:rPr>
          <w:delText>1.2.3.</w:delText>
        </w:r>
        <w:r w:rsidR="00AD09BC" w:rsidDel="003A3888">
          <w:rPr>
            <w:rFonts w:cs="Times New Roman"/>
            <w:sz w:val="22"/>
            <w:szCs w:val="22"/>
            <w:lang w:val="en-US"/>
          </w:rPr>
          <w:tab/>
        </w:r>
        <w:r w:rsidRPr="00E86DC4">
          <w:rPr>
            <w:rPrChange w:id="488" w:author="nmbinh" w:date="2010-07-06T18:23:00Z">
              <w:rPr>
                <w:rStyle w:val="Hyperlink"/>
                <w:rFonts w:ascii="Times New Roman" w:hAnsi="Times New Roman"/>
                <w:b/>
              </w:rPr>
            </w:rPrChange>
          </w:rPr>
          <w:delText>Quản lý quy trình</w:delText>
        </w:r>
        <w:r w:rsidR="00AD09BC" w:rsidDel="003A3888">
          <w:rPr>
            <w:webHidden/>
          </w:rPr>
          <w:tab/>
        </w:r>
      </w:del>
      <w:ins w:id="489" w:author="DONGTHUY" w:date="2010-07-06T11:30:00Z">
        <w:del w:id="490" w:author="nmbinh" w:date="2010-07-06T18:23:00Z">
          <w:r w:rsidR="006C2A2B" w:rsidDel="003A3888">
            <w:rPr>
              <w:webHidden/>
            </w:rPr>
            <w:delText>43</w:delText>
          </w:r>
        </w:del>
      </w:ins>
      <w:del w:id="491"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492" w:author="nmbinh" w:date="2010-07-06T18:23:00Z"/>
          <w:rFonts w:cs="Times New Roman"/>
          <w:sz w:val="22"/>
          <w:szCs w:val="22"/>
          <w:lang w:val="en-US"/>
        </w:rPr>
      </w:pPr>
      <w:del w:id="493" w:author="nmbinh" w:date="2010-07-06T18:23:00Z">
        <w:r w:rsidRPr="00E86DC4">
          <w:rPr>
            <w:rPrChange w:id="494" w:author="nmbinh" w:date="2010-07-06T18:23:00Z">
              <w:rPr>
                <w:rStyle w:val="Hyperlink"/>
                <w:rFonts w:ascii="Times New Roman" w:hAnsi="Times New Roman"/>
                <w:b/>
              </w:rPr>
            </w:rPrChange>
          </w:rPr>
          <w:delText>1.2.4.</w:delText>
        </w:r>
        <w:r w:rsidR="00AD09BC" w:rsidDel="003A3888">
          <w:rPr>
            <w:rFonts w:cs="Times New Roman"/>
            <w:sz w:val="22"/>
            <w:szCs w:val="22"/>
            <w:lang w:val="en-US"/>
          </w:rPr>
          <w:tab/>
        </w:r>
        <w:r w:rsidRPr="00E86DC4">
          <w:rPr>
            <w:rPrChange w:id="495" w:author="nmbinh" w:date="2010-07-06T18:23:00Z">
              <w:rPr>
                <w:rStyle w:val="Hyperlink"/>
                <w:rFonts w:ascii="Times New Roman" w:hAnsi="Times New Roman"/>
                <w:b/>
              </w:rPr>
            </w:rPrChange>
          </w:rPr>
          <w:delText>Thống kê</w:delText>
        </w:r>
        <w:r w:rsidR="00AD09BC" w:rsidDel="003A3888">
          <w:rPr>
            <w:webHidden/>
          </w:rPr>
          <w:tab/>
        </w:r>
      </w:del>
      <w:ins w:id="496" w:author="DONGTHUY" w:date="2010-07-06T11:30:00Z">
        <w:del w:id="497" w:author="nmbinh" w:date="2010-07-06T18:23:00Z">
          <w:r w:rsidR="006C2A2B" w:rsidDel="003A3888">
            <w:rPr>
              <w:webHidden/>
            </w:rPr>
            <w:delText>43</w:delText>
          </w:r>
        </w:del>
      </w:ins>
      <w:del w:id="498"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499" w:author="nmbinh" w:date="2010-07-06T18:23:00Z"/>
          <w:rFonts w:cs="Times New Roman"/>
          <w:sz w:val="22"/>
          <w:szCs w:val="22"/>
          <w:lang w:val="en-US"/>
        </w:rPr>
      </w:pPr>
      <w:del w:id="500" w:author="nmbinh" w:date="2010-07-06T18:23:00Z">
        <w:r w:rsidRPr="00E86DC4">
          <w:rPr>
            <w:rPrChange w:id="501" w:author="nmbinh" w:date="2010-07-06T18:23:00Z">
              <w:rPr>
                <w:rStyle w:val="Hyperlink"/>
                <w:rFonts w:ascii="Times New Roman" w:hAnsi="Times New Roman"/>
                <w:b/>
              </w:rPr>
            </w:rPrChange>
          </w:rPr>
          <w:delText>1.2.5.</w:delText>
        </w:r>
        <w:r w:rsidR="00AD09BC" w:rsidDel="003A3888">
          <w:rPr>
            <w:rFonts w:cs="Times New Roman"/>
            <w:sz w:val="22"/>
            <w:szCs w:val="22"/>
            <w:lang w:val="en-US"/>
          </w:rPr>
          <w:tab/>
        </w:r>
        <w:r w:rsidRPr="00E86DC4">
          <w:rPr>
            <w:rPrChange w:id="502" w:author="nmbinh" w:date="2010-07-06T18:23:00Z">
              <w:rPr>
                <w:rStyle w:val="Hyperlink"/>
                <w:rFonts w:ascii="Times New Roman" w:hAnsi="Times New Roman"/>
                <w:b/>
              </w:rPr>
            </w:rPrChange>
          </w:rPr>
          <w:delText>Thực thi quy trình</w:delText>
        </w:r>
        <w:r w:rsidR="00AD09BC" w:rsidDel="003A3888">
          <w:rPr>
            <w:webHidden/>
          </w:rPr>
          <w:tab/>
        </w:r>
      </w:del>
      <w:ins w:id="503" w:author="DONGTHUY" w:date="2010-07-06T11:30:00Z">
        <w:del w:id="504" w:author="nmbinh" w:date="2010-07-06T18:23:00Z">
          <w:r w:rsidR="006C2A2B" w:rsidDel="003A3888">
            <w:rPr>
              <w:webHidden/>
            </w:rPr>
            <w:delText>44</w:delText>
          </w:r>
        </w:del>
      </w:ins>
      <w:del w:id="505"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506" w:author="nmbinh" w:date="2010-07-06T18:23:00Z"/>
          <w:rFonts w:cs="Times New Roman"/>
          <w:sz w:val="22"/>
          <w:szCs w:val="22"/>
          <w:lang w:val="en-US"/>
        </w:rPr>
      </w:pPr>
      <w:del w:id="507" w:author="nmbinh" w:date="2010-07-06T18:23:00Z">
        <w:r w:rsidRPr="00E86DC4">
          <w:rPr>
            <w:rPrChange w:id="508" w:author="nmbinh" w:date="2010-07-06T18:23:00Z">
              <w:rPr>
                <w:rStyle w:val="Hyperlink"/>
                <w:rFonts w:ascii="Times New Roman" w:hAnsi="Times New Roman"/>
                <w:b/>
              </w:rPr>
            </w:rPrChange>
          </w:rPr>
          <w:delText>2.1.1.</w:delText>
        </w:r>
        <w:r w:rsidR="00AD09BC" w:rsidDel="003A3888">
          <w:rPr>
            <w:rFonts w:cs="Times New Roman"/>
            <w:sz w:val="22"/>
            <w:szCs w:val="22"/>
            <w:lang w:val="en-US"/>
          </w:rPr>
          <w:tab/>
        </w:r>
        <w:r w:rsidRPr="00E86DC4">
          <w:rPr>
            <w:rPrChange w:id="509" w:author="nmbinh" w:date="2010-07-06T18:23:00Z">
              <w:rPr>
                <w:rStyle w:val="Hyperlink"/>
                <w:rFonts w:ascii="Times New Roman" w:hAnsi="Times New Roman"/>
                <w:b/>
              </w:rPr>
            </w:rPrChange>
          </w:rPr>
          <w:delText>Các ràng buộc toàn vẹn</w:delText>
        </w:r>
        <w:r w:rsidR="00AD09BC" w:rsidDel="003A3888">
          <w:rPr>
            <w:webHidden/>
          </w:rPr>
          <w:tab/>
        </w:r>
      </w:del>
      <w:ins w:id="510" w:author="DONGTHUY" w:date="2010-07-06T11:30:00Z">
        <w:del w:id="511" w:author="nmbinh" w:date="2010-07-06T18:23:00Z">
          <w:r w:rsidR="006C2A2B" w:rsidDel="003A3888">
            <w:rPr>
              <w:webHidden/>
            </w:rPr>
            <w:delText>46</w:delText>
          </w:r>
        </w:del>
      </w:ins>
      <w:del w:id="512"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513" w:author="nmbinh" w:date="2010-07-06T18:23:00Z"/>
          <w:rFonts w:cs="Times New Roman"/>
          <w:sz w:val="22"/>
          <w:szCs w:val="22"/>
          <w:lang w:val="en-US"/>
        </w:rPr>
      </w:pPr>
      <w:del w:id="514" w:author="nmbinh" w:date="2010-07-06T18:23:00Z">
        <w:r w:rsidRPr="00E86DC4">
          <w:rPr>
            <w:rPrChange w:id="515" w:author="nmbinh" w:date="2010-07-06T18:23:00Z">
              <w:rPr>
                <w:rStyle w:val="Hyperlink"/>
                <w:rFonts w:ascii="Times New Roman" w:hAnsi="Times New Roman"/>
                <w:i/>
              </w:rPr>
            </w:rPrChange>
          </w:rPr>
          <w:delText>2.1.1.1.</w:delText>
        </w:r>
        <w:r w:rsidR="00AD09BC" w:rsidDel="003A3888">
          <w:rPr>
            <w:rFonts w:cs="Times New Roman"/>
            <w:sz w:val="22"/>
            <w:szCs w:val="22"/>
            <w:lang w:val="en-US"/>
          </w:rPr>
          <w:tab/>
        </w:r>
        <w:r w:rsidRPr="00E86DC4">
          <w:rPr>
            <w:rPrChange w:id="516" w:author="nmbinh" w:date="2010-07-06T18:23:00Z">
              <w:rPr>
                <w:rStyle w:val="Hyperlink"/>
                <w:rFonts w:ascii="Times New Roman" w:hAnsi="Times New Roman"/>
                <w:i/>
              </w:rPr>
            </w:rPrChange>
          </w:rPr>
          <w:delText>Ràng buộc miền giá trị</w:delText>
        </w:r>
        <w:r w:rsidR="00AD09BC" w:rsidDel="003A3888">
          <w:rPr>
            <w:webHidden/>
          </w:rPr>
          <w:tab/>
        </w:r>
      </w:del>
      <w:ins w:id="517" w:author="DONGTHUY" w:date="2010-07-06T11:30:00Z">
        <w:del w:id="518" w:author="nmbinh" w:date="2010-07-06T18:23:00Z">
          <w:r w:rsidR="006C2A2B" w:rsidDel="003A3888">
            <w:rPr>
              <w:webHidden/>
            </w:rPr>
            <w:delText>46</w:delText>
          </w:r>
        </w:del>
      </w:ins>
      <w:del w:id="519"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520" w:author="nmbinh" w:date="2010-07-06T18:23:00Z"/>
          <w:rFonts w:cs="Times New Roman"/>
          <w:sz w:val="22"/>
          <w:szCs w:val="22"/>
          <w:lang w:val="en-US"/>
        </w:rPr>
      </w:pPr>
      <w:del w:id="521" w:author="nmbinh" w:date="2010-07-06T18:23:00Z">
        <w:r w:rsidRPr="00E86DC4">
          <w:rPr>
            <w:rPrChange w:id="522" w:author="nmbinh" w:date="2010-07-06T18:23:00Z">
              <w:rPr>
                <w:rStyle w:val="Hyperlink"/>
                <w:rFonts w:ascii="Times New Roman" w:hAnsi="Times New Roman"/>
                <w:i/>
              </w:rPr>
            </w:rPrChange>
          </w:rPr>
          <w:delText>2.1.1.2.</w:delText>
        </w:r>
        <w:r w:rsidR="00AD09BC" w:rsidDel="003A3888">
          <w:rPr>
            <w:rFonts w:cs="Times New Roman"/>
            <w:sz w:val="22"/>
            <w:szCs w:val="22"/>
            <w:lang w:val="en-US"/>
          </w:rPr>
          <w:tab/>
        </w:r>
        <w:r w:rsidRPr="00E86DC4">
          <w:rPr>
            <w:rPrChange w:id="523" w:author="nmbinh" w:date="2010-07-06T18:23:00Z">
              <w:rPr>
                <w:rStyle w:val="Hyperlink"/>
                <w:rFonts w:ascii="Times New Roman" w:hAnsi="Times New Roman"/>
                <w:i/>
              </w:rPr>
            </w:rPrChange>
          </w:rPr>
          <w:delText>Ràng buộc  liên bộ</w:delText>
        </w:r>
        <w:r w:rsidR="00AD09BC" w:rsidDel="003A3888">
          <w:rPr>
            <w:webHidden/>
          </w:rPr>
          <w:tab/>
        </w:r>
      </w:del>
      <w:ins w:id="524" w:author="DONGTHUY" w:date="2010-07-06T11:30:00Z">
        <w:del w:id="525" w:author="nmbinh" w:date="2010-07-06T18:23:00Z">
          <w:r w:rsidR="006C2A2B" w:rsidDel="003A3888">
            <w:rPr>
              <w:webHidden/>
            </w:rPr>
            <w:delText>46</w:delText>
          </w:r>
        </w:del>
      </w:ins>
      <w:del w:id="526"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527" w:author="nmbinh" w:date="2010-07-06T18:23:00Z"/>
          <w:rFonts w:cs="Times New Roman"/>
          <w:sz w:val="22"/>
          <w:szCs w:val="22"/>
          <w:lang w:val="en-US"/>
        </w:rPr>
      </w:pPr>
      <w:del w:id="528" w:author="nmbinh" w:date="2010-07-06T18:23:00Z">
        <w:r w:rsidRPr="00E86DC4">
          <w:rPr>
            <w:rPrChange w:id="529" w:author="nmbinh" w:date="2010-07-06T18:23:00Z">
              <w:rPr>
                <w:rStyle w:val="Hyperlink"/>
                <w:rFonts w:ascii="Times New Roman" w:hAnsi="Times New Roman"/>
                <w:i/>
              </w:rPr>
            </w:rPrChange>
          </w:rPr>
          <w:delText>2.1.1.3.</w:delText>
        </w:r>
        <w:r w:rsidR="00AD09BC" w:rsidDel="003A3888">
          <w:rPr>
            <w:rFonts w:cs="Times New Roman"/>
            <w:sz w:val="22"/>
            <w:szCs w:val="22"/>
            <w:lang w:val="en-US"/>
          </w:rPr>
          <w:tab/>
        </w:r>
        <w:r w:rsidRPr="00E86DC4">
          <w:rPr>
            <w:rPrChange w:id="530" w:author="nmbinh" w:date="2010-07-06T18:23:00Z">
              <w:rPr>
                <w:rStyle w:val="Hyperlink"/>
                <w:rFonts w:ascii="Times New Roman" w:hAnsi="Times New Roman"/>
                <w:i/>
              </w:rPr>
            </w:rPrChange>
          </w:rPr>
          <w:delText>Ràng buộc liên thuộc tính</w:delText>
        </w:r>
        <w:r w:rsidR="00AD09BC" w:rsidDel="003A3888">
          <w:rPr>
            <w:webHidden/>
          </w:rPr>
          <w:tab/>
        </w:r>
      </w:del>
      <w:ins w:id="531" w:author="DONGTHUY" w:date="2010-07-06T11:30:00Z">
        <w:del w:id="532" w:author="nmbinh" w:date="2010-07-06T18:23:00Z">
          <w:r w:rsidR="006C2A2B" w:rsidDel="003A3888">
            <w:rPr>
              <w:webHidden/>
            </w:rPr>
            <w:delText>47</w:delText>
          </w:r>
        </w:del>
      </w:ins>
      <w:del w:id="533"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534" w:author="nmbinh" w:date="2010-07-06T18:23:00Z"/>
          <w:rFonts w:cs="Times New Roman"/>
          <w:sz w:val="22"/>
          <w:szCs w:val="22"/>
          <w:lang w:val="en-US"/>
        </w:rPr>
      </w:pPr>
      <w:del w:id="535" w:author="nmbinh" w:date="2010-07-06T18:23:00Z">
        <w:r w:rsidRPr="00E86DC4">
          <w:rPr>
            <w:rPrChange w:id="536" w:author="nmbinh" w:date="2010-07-06T18:23:00Z">
              <w:rPr>
                <w:rStyle w:val="Hyperlink"/>
                <w:rFonts w:ascii="Times New Roman" w:hAnsi="Times New Roman"/>
                <w:i/>
              </w:rPr>
            </w:rPrChange>
          </w:rPr>
          <w:delText>2.1.1.4.</w:delText>
        </w:r>
        <w:r w:rsidR="00AD09BC" w:rsidDel="003A3888">
          <w:rPr>
            <w:rFonts w:cs="Times New Roman"/>
            <w:sz w:val="22"/>
            <w:szCs w:val="22"/>
            <w:lang w:val="en-US"/>
          </w:rPr>
          <w:tab/>
        </w:r>
        <w:r w:rsidRPr="00E86DC4">
          <w:rPr>
            <w:rPrChange w:id="537" w:author="nmbinh" w:date="2010-07-06T18:23:00Z">
              <w:rPr>
                <w:rStyle w:val="Hyperlink"/>
                <w:rFonts w:ascii="Times New Roman" w:hAnsi="Times New Roman"/>
                <w:i/>
              </w:rPr>
            </w:rPrChange>
          </w:rPr>
          <w:delText>Ràng buộc tham chiếu</w:delText>
        </w:r>
        <w:r w:rsidR="00AD09BC" w:rsidDel="003A3888">
          <w:rPr>
            <w:webHidden/>
          </w:rPr>
          <w:tab/>
        </w:r>
      </w:del>
      <w:ins w:id="538" w:author="DONGTHUY" w:date="2010-07-06T11:30:00Z">
        <w:del w:id="539" w:author="nmbinh" w:date="2010-07-06T18:23:00Z">
          <w:r w:rsidR="006C2A2B" w:rsidDel="003A3888">
            <w:rPr>
              <w:webHidden/>
            </w:rPr>
            <w:delText>48</w:delText>
          </w:r>
        </w:del>
      </w:ins>
      <w:del w:id="540" w:author="nmbinh" w:date="2010-07-06T18:23:00Z">
        <w:r w:rsidR="00981642" w:rsidDel="003A3888">
          <w:rPr>
            <w:webHidden/>
          </w:rPr>
          <w:delText>2</w:delText>
        </w:r>
      </w:del>
    </w:p>
    <w:p w:rsidR="00AD09BC" w:rsidDel="003A3888" w:rsidRDefault="00E86DC4" w:rsidP="00784A8E">
      <w:pPr>
        <w:pStyle w:val="TOC2"/>
        <w:tabs>
          <w:tab w:val="left" w:pos="880"/>
          <w:tab w:val="right" w:leader="dot" w:pos="9350"/>
        </w:tabs>
        <w:spacing w:before="0" w:after="200"/>
        <w:rPr>
          <w:del w:id="541" w:author="nmbinh" w:date="2010-07-06T18:23:00Z"/>
          <w:rFonts w:cs="Times New Roman"/>
          <w:b w:val="0"/>
          <w:bCs w:val="0"/>
          <w:sz w:val="22"/>
          <w:szCs w:val="22"/>
          <w:lang w:val="en-US"/>
        </w:rPr>
      </w:pPr>
      <w:del w:id="542" w:author="nmbinh" w:date="2010-07-06T18:23:00Z">
        <w:r w:rsidRPr="00E86DC4">
          <w:rPr>
            <w:rPrChange w:id="543" w:author="nmbinh" w:date="2010-07-06T18:23:00Z">
              <w:rPr>
                <w:rStyle w:val="Hyperlink"/>
                <w:rFonts w:ascii="Times New Roman" w:hAnsi="Times New Roman"/>
              </w:rPr>
            </w:rPrChange>
          </w:rPr>
          <w:delText>2.3.1.</w:delText>
        </w:r>
        <w:r w:rsidR="00AD09BC" w:rsidDel="003A3888">
          <w:rPr>
            <w:rFonts w:cs="Times New Roman"/>
            <w:b w:val="0"/>
            <w:bCs w:val="0"/>
            <w:sz w:val="22"/>
            <w:szCs w:val="22"/>
            <w:lang w:val="en-US"/>
          </w:rPr>
          <w:tab/>
        </w:r>
        <w:r w:rsidRPr="00E86DC4">
          <w:rPr>
            <w:rPrChange w:id="544" w:author="nmbinh" w:date="2010-07-06T18:23:00Z">
              <w:rPr>
                <w:rStyle w:val="Hyperlink"/>
                <w:rFonts w:ascii="Times New Roman" w:hAnsi="Times New Roman"/>
              </w:rPr>
            </w:rPrChange>
          </w:rPr>
          <w:delText>Thiết kế User case</w:delText>
        </w:r>
        <w:r w:rsidR="00AD09BC" w:rsidDel="003A3888">
          <w:rPr>
            <w:webHidden/>
          </w:rPr>
          <w:tab/>
        </w:r>
      </w:del>
      <w:ins w:id="545" w:author="DONGTHUY" w:date="2010-07-06T11:30:00Z">
        <w:del w:id="546" w:author="nmbinh" w:date="2010-07-06T18:23:00Z">
          <w:r w:rsidR="006C2A2B" w:rsidDel="003A3888">
            <w:rPr>
              <w:webHidden/>
            </w:rPr>
            <w:delText>48</w:delText>
          </w:r>
        </w:del>
      </w:ins>
      <w:del w:id="547" w:author="nmbinh" w:date="2010-07-06T18:23:00Z">
        <w:r w:rsidR="00981642" w:rsidDel="003A3888">
          <w:rPr>
            <w:webHidden/>
          </w:rPr>
          <w:delText>2</w:delText>
        </w:r>
      </w:del>
    </w:p>
    <w:p w:rsidR="00AD09BC" w:rsidDel="003A3888" w:rsidRDefault="00E86DC4" w:rsidP="00784A8E">
      <w:pPr>
        <w:pStyle w:val="TOC2"/>
        <w:tabs>
          <w:tab w:val="left" w:pos="880"/>
          <w:tab w:val="right" w:leader="dot" w:pos="9350"/>
        </w:tabs>
        <w:spacing w:before="0" w:after="200"/>
        <w:rPr>
          <w:del w:id="548" w:author="nmbinh" w:date="2010-07-06T18:23:00Z"/>
          <w:rFonts w:cs="Times New Roman"/>
          <w:b w:val="0"/>
          <w:bCs w:val="0"/>
          <w:sz w:val="22"/>
          <w:szCs w:val="22"/>
          <w:lang w:val="en-US"/>
        </w:rPr>
      </w:pPr>
      <w:del w:id="549" w:author="nmbinh" w:date="2010-07-06T18:23:00Z">
        <w:r w:rsidRPr="00E86DC4">
          <w:rPr>
            <w:rPrChange w:id="550" w:author="nmbinh" w:date="2010-07-06T18:23:00Z">
              <w:rPr>
                <w:rStyle w:val="Hyperlink"/>
                <w:rFonts w:ascii="Times New Roman" w:hAnsi="Times New Roman"/>
                <w:i/>
              </w:rPr>
            </w:rPrChange>
          </w:rPr>
          <w:delText>2.3.1.1.</w:delText>
        </w:r>
        <w:r w:rsidR="00AD09BC" w:rsidDel="003A3888">
          <w:rPr>
            <w:rFonts w:cs="Times New Roman"/>
            <w:b w:val="0"/>
            <w:bCs w:val="0"/>
            <w:sz w:val="22"/>
            <w:szCs w:val="22"/>
            <w:lang w:val="en-US"/>
          </w:rPr>
          <w:tab/>
        </w:r>
        <w:r w:rsidRPr="00E86DC4">
          <w:rPr>
            <w:rPrChange w:id="551" w:author="nmbinh" w:date="2010-07-06T18:23:00Z">
              <w:rPr>
                <w:rStyle w:val="Hyperlink"/>
                <w:rFonts w:ascii="Times New Roman" w:hAnsi="Times New Roman"/>
                <w:i/>
              </w:rPr>
            </w:rPrChange>
          </w:rPr>
          <w:delText>Lược đồ User-case:</w:delText>
        </w:r>
        <w:r w:rsidR="00AD09BC" w:rsidDel="003A3888">
          <w:rPr>
            <w:webHidden/>
          </w:rPr>
          <w:tab/>
        </w:r>
      </w:del>
      <w:ins w:id="552" w:author="DONGTHUY" w:date="2010-07-06T11:30:00Z">
        <w:del w:id="553" w:author="nmbinh" w:date="2010-07-06T18:23:00Z">
          <w:r w:rsidR="006C2A2B" w:rsidDel="003A3888">
            <w:rPr>
              <w:webHidden/>
            </w:rPr>
            <w:delText>49</w:delText>
          </w:r>
        </w:del>
      </w:ins>
      <w:del w:id="554"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555" w:author="nmbinh" w:date="2010-07-06T18:23:00Z"/>
          <w:rFonts w:cs="Times New Roman"/>
          <w:sz w:val="22"/>
          <w:szCs w:val="22"/>
          <w:lang w:val="en-US"/>
        </w:rPr>
      </w:pPr>
      <w:del w:id="556" w:author="nmbinh" w:date="2010-07-06T18:23:00Z">
        <w:r w:rsidRPr="00E86DC4">
          <w:rPr>
            <w:rPrChange w:id="557" w:author="nmbinh" w:date="2010-07-06T18:23:00Z">
              <w:rPr>
                <w:rStyle w:val="Hyperlink"/>
                <w:rFonts w:ascii="Times New Roman" w:hAnsi="Times New Roman"/>
                <w:i/>
              </w:rPr>
            </w:rPrChange>
          </w:rPr>
          <w:delText>2.3.1.2.</w:delText>
        </w:r>
        <w:r w:rsidR="00AD09BC" w:rsidDel="003A3888">
          <w:rPr>
            <w:rFonts w:cs="Times New Roman"/>
            <w:sz w:val="22"/>
            <w:szCs w:val="22"/>
            <w:lang w:val="en-US"/>
          </w:rPr>
          <w:tab/>
        </w:r>
        <w:r w:rsidRPr="00E86DC4">
          <w:rPr>
            <w:rPrChange w:id="558" w:author="nmbinh" w:date="2010-07-06T18:23:00Z">
              <w:rPr>
                <w:rStyle w:val="Hyperlink"/>
                <w:rFonts w:ascii="Times New Roman" w:hAnsi="Times New Roman"/>
                <w:i/>
              </w:rPr>
            </w:rPrChange>
          </w:rPr>
          <w:delText>Danh sách các Actor</w:delText>
        </w:r>
        <w:r w:rsidR="00AD09BC" w:rsidDel="003A3888">
          <w:rPr>
            <w:webHidden/>
          </w:rPr>
          <w:tab/>
        </w:r>
      </w:del>
      <w:ins w:id="559" w:author="DONGTHUY" w:date="2010-07-06T11:30:00Z">
        <w:del w:id="560" w:author="nmbinh" w:date="2010-07-06T18:23:00Z">
          <w:r w:rsidR="006C2A2B" w:rsidDel="003A3888">
            <w:rPr>
              <w:webHidden/>
            </w:rPr>
            <w:delText>49</w:delText>
          </w:r>
        </w:del>
      </w:ins>
      <w:del w:id="561"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562" w:author="nmbinh" w:date="2010-07-06T18:23:00Z"/>
          <w:rFonts w:cs="Times New Roman"/>
          <w:sz w:val="22"/>
          <w:szCs w:val="22"/>
          <w:lang w:val="en-US"/>
        </w:rPr>
      </w:pPr>
      <w:del w:id="563" w:author="nmbinh" w:date="2010-07-06T18:23:00Z">
        <w:r w:rsidRPr="00E86DC4">
          <w:rPr>
            <w:rPrChange w:id="564" w:author="nmbinh" w:date="2010-07-06T18:23:00Z">
              <w:rPr>
                <w:rStyle w:val="Hyperlink"/>
                <w:rFonts w:ascii="Times New Roman" w:hAnsi="Times New Roman"/>
                <w:i/>
              </w:rPr>
            </w:rPrChange>
          </w:rPr>
          <w:delText>2.3.1.3.</w:delText>
        </w:r>
        <w:r w:rsidR="00AD09BC" w:rsidDel="003A3888">
          <w:rPr>
            <w:rFonts w:cs="Times New Roman"/>
            <w:sz w:val="22"/>
            <w:szCs w:val="22"/>
            <w:lang w:val="en-US"/>
          </w:rPr>
          <w:tab/>
        </w:r>
        <w:r w:rsidRPr="00E86DC4">
          <w:rPr>
            <w:rPrChange w:id="565" w:author="nmbinh" w:date="2010-07-06T18:23:00Z">
              <w:rPr>
                <w:rStyle w:val="Hyperlink"/>
                <w:rFonts w:ascii="Times New Roman" w:hAnsi="Times New Roman"/>
                <w:i/>
              </w:rPr>
            </w:rPrChange>
          </w:rPr>
          <w:delText>Danh sách các Use-case</w:delText>
        </w:r>
        <w:r w:rsidR="00AD09BC" w:rsidDel="003A3888">
          <w:rPr>
            <w:webHidden/>
          </w:rPr>
          <w:tab/>
        </w:r>
      </w:del>
      <w:ins w:id="566" w:author="DONGTHUY" w:date="2010-07-06T11:30:00Z">
        <w:del w:id="567" w:author="nmbinh" w:date="2010-07-06T18:23:00Z">
          <w:r w:rsidR="006C2A2B" w:rsidDel="003A3888">
            <w:rPr>
              <w:webHidden/>
            </w:rPr>
            <w:delText>49</w:delText>
          </w:r>
        </w:del>
      </w:ins>
      <w:del w:id="568"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569" w:author="nmbinh" w:date="2010-07-06T18:23:00Z"/>
          <w:rFonts w:cs="Times New Roman"/>
          <w:sz w:val="22"/>
          <w:szCs w:val="22"/>
          <w:lang w:val="en-US"/>
        </w:rPr>
      </w:pPr>
      <w:del w:id="570" w:author="nmbinh" w:date="2010-07-06T18:23:00Z">
        <w:r w:rsidRPr="00E86DC4">
          <w:rPr>
            <w:rPrChange w:id="571" w:author="nmbinh" w:date="2010-07-06T18:23:00Z">
              <w:rPr>
                <w:rStyle w:val="Hyperlink"/>
                <w:rFonts w:ascii="Times New Roman" w:hAnsi="Times New Roman"/>
                <w:b/>
              </w:rPr>
            </w:rPrChange>
          </w:rPr>
          <w:delText>2.3.2.</w:delText>
        </w:r>
        <w:r w:rsidR="00AD09BC" w:rsidDel="003A3888">
          <w:rPr>
            <w:rFonts w:cs="Times New Roman"/>
            <w:sz w:val="22"/>
            <w:szCs w:val="22"/>
            <w:lang w:val="en-US"/>
          </w:rPr>
          <w:tab/>
        </w:r>
        <w:r w:rsidRPr="00E86DC4">
          <w:rPr>
            <w:rPrChange w:id="572" w:author="nmbinh" w:date="2010-07-06T18:23:00Z">
              <w:rPr>
                <w:rStyle w:val="Hyperlink"/>
                <w:rFonts w:ascii="Times New Roman" w:hAnsi="Times New Roman"/>
                <w:b/>
              </w:rPr>
            </w:rPrChange>
          </w:rPr>
          <w:delText>Đặc tả Use-case</w:delText>
        </w:r>
        <w:r w:rsidR="00AD09BC" w:rsidDel="003A3888">
          <w:rPr>
            <w:webHidden/>
          </w:rPr>
          <w:tab/>
        </w:r>
      </w:del>
      <w:ins w:id="573" w:author="DONGTHUY" w:date="2010-07-06T11:30:00Z">
        <w:del w:id="574" w:author="nmbinh" w:date="2010-07-06T18:23:00Z">
          <w:r w:rsidR="006C2A2B" w:rsidDel="003A3888">
            <w:rPr>
              <w:webHidden/>
            </w:rPr>
            <w:delText>50</w:delText>
          </w:r>
        </w:del>
      </w:ins>
      <w:del w:id="575"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576" w:author="nmbinh" w:date="2010-07-06T18:23:00Z"/>
          <w:rFonts w:cs="Times New Roman"/>
          <w:sz w:val="22"/>
          <w:szCs w:val="22"/>
          <w:lang w:val="en-US"/>
        </w:rPr>
      </w:pPr>
      <w:del w:id="577" w:author="nmbinh" w:date="2010-07-06T18:23:00Z">
        <w:r w:rsidRPr="00E86DC4">
          <w:rPr>
            <w:rPrChange w:id="578" w:author="nmbinh" w:date="2010-07-06T18:23:00Z">
              <w:rPr>
                <w:rStyle w:val="Hyperlink"/>
                <w:rFonts w:ascii="Times New Roman" w:hAnsi="Times New Roman"/>
                <w:i/>
              </w:rPr>
            </w:rPrChange>
          </w:rPr>
          <w:delText>2.3.2.1.</w:delText>
        </w:r>
        <w:r w:rsidR="00AD09BC" w:rsidDel="003A3888">
          <w:rPr>
            <w:rFonts w:cs="Times New Roman"/>
            <w:sz w:val="22"/>
            <w:szCs w:val="22"/>
            <w:lang w:val="en-US"/>
          </w:rPr>
          <w:tab/>
        </w:r>
        <w:r w:rsidRPr="00E86DC4">
          <w:rPr>
            <w:rPrChange w:id="579" w:author="nmbinh" w:date="2010-07-06T18:23:00Z">
              <w:rPr>
                <w:rStyle w:val="Hyperlink"/>
                <w:rFonts w:ascii="Times New Roman" w:hAnsi="Times New Roman"/>
                <w:i/>
              </w:rPr>
            </w:rPrChange>
          </w:rPr>
          <w:delText>Đặc tả Use-case "Đăng nhập"</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580" w:author="nmbinh" w:date="2010-07-06T18:23:00Z"/>
          <w:rFonts w:cs="Times New Roman"/>
          <w:sz w:val="22"/>
          <w:szCs w:val="22"/>
          <w:lang w:val="en-US"/>
        </w:rPr>
      </w:pPr>
      <w:del w:id="581" w:author="nmbinh" w:date="2010-07-06T18:23:00Z">
        <w:r w:rsidRPr="00E86DC4">
          <w:rPr>
            <w:rPrChange w:id="582" w:author="nmbinh" w:date="2010-07-06T18:23:00Z">
              <w:rPr>
                <w:rStyle w:val="Hyperlink"/>
                <w:rFonts w:ascii="Times New Roman" w:hAnsi="Times New Roman"/>
                <w:i/>
              </w:rPr>
            </w:rPrChange>
          </w:rPr>
          <w:delText>2.3.2.2.</w:delText>
        </w:r>
        <w:r w:rsidR="00AD09BC" w:rsidDel="003A3888">
          <w:rPr>
            <w:rFonts w:cs="Times New Roman"/>
            <w:sz w:val="22"/>
            <w:szCs w:val="22"/>
            <w:lang w:val="en-US"/>
          </w:rPr>
          <w:tab/>
        </w:r>
        <w:r w:rsidRPr="00E86DC4">
          <w:rPr>
            <w:rPrChange w:id="583" w:author="nmbinh" w:date="2010-07-06T18:23:00Z">
              <w:rPr>
                <w:rStyle w:val="Hyperlink"/>
                <w:rFonts w:ascii="Times New Roman" w:hAnsi="Times New Roman"/>
                <w:i/>
              </w:rPr>
            </w:rPrChange>
          </w:rPr>
          <w:delText>Đặc tả Use-case "Xem thông tin công việc được phân công"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584" w:author="nmbinh" w:date="2010-07-06T18:23:00Z"/>
          <w:rFonts w:cs="Times New Roman"/>
          <w:sz w:val="22"/>
          <w:szCs w:val="22"/>
          <w:lang w:val="en-US"/>
        </w:rPr>
      </w:pPr>
      <w:del w:id="585" w:author="nmbinh" w:date="2010-07-06T18:23:00Z">
        <w:r w:rsidRPr="00E86DC4">
          <w:rPr>
            <w:rPrChange w:id="586" w:author="nmbinh" w:date="2010-07-06T18:23:00Z">
              <w:rPr>
                <w:rStyle w:val="Hyperlink"/>
                <w:rFonts w:ascii="Times New Roman" w:hAnsi="Times New Roman"/>
                <w:i/>
              </w:rPr>
            </w:rPrChange>
          </w:rPr>
          <w:delText>2.3.2.3.</w:delText>
        </w:r>
        <w:r w:rsidR="00AD09BC" w:rsidDel="003A3888">
          <w:rPr>
            <w:rFonts w:cs="Times New Roman"/>
            <w:sz w:val="22"/>
            <w:szCs w:val="22"/>
            <w:lang w:val="en-US"/>
          </w:rPr>
          <w:tab/>
        </w:r>
        <w:r w:rsidRPr="00E86DC4">
          <w:rPr>
            <w:rPrChange w:id="587" w:author="nmbinh" w:date="2010-07-06T18:23:00Z">
              <w:rPr>
                <w:rStyle w:val="Hyperlink"/>
                <w:rFonts w:ascii="Times New Roman" w:hAnsi="Times New Roman"/>
                <w:i/>
              </w:rPr>
            </w:rPrChange>
          </w:rPr>
          <w:delText>Đặc tả Use-case "Cập nhật thông tin công việc được phân công"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588" w:author="nmbinh" w:date="2010-07-06T18:23:00Z"/>
          <w:rFonts w:cs="Times New Roman"/>
          <w:sz w:val="22"/>
          <w:szCs w:val="22"/>
          <w:lang w:val="en-US"/>
        </w:rPr>
      </w:pPr>
      <w:del w:id="589" w:author="nmbinh" w:date="2010-07-06T18:23:00Z">
        <w:r w:rsidRPr="00E86DC4">
          <w:rPr>
            <w:rPrChange w:id="590" w:author="nmbinh" w:date="2010-07-06T18:23:00Z">
              <w:rPr>
                <w:rStyle w:val="Hyperlink"/>
                <w:rFonts w:ascii="Times New Roman" w:hAnsi="Times New Roman"/>
                <w:i/>
              </w:rPr>
            </w:rPrChange>
          </w:rPr>
          <w:delText>2.3.2.4.</w:delText>
        </w:r>
        <w:r w:rsidR="00AD09BC" w:rsidDel="003A3888">
          <w:rPr>
            <w:rFonts w:cs="Times New Roman"/>
            <w:sz w:val="22"/>
            <w:szCs w:val="22"/>
            <w:lang w:val="en-US"/>
          </w:rPr>
          <w:tab/>
        </w:r>
        <w:r w:rsidRPr="00E86DC4">
          <w:rPr>
            <w:rPrChange w:id="591" w:author="nmbinh" w:date="2010-07-06T18:23:00Z">
              <w:rPr>
                <w:rStyle w:val="Hyperlink"/>
                <w:rFonts w:ascii="Times New Roman" w:hAnsi="Times New Roman"/>
                <w:i/>
              </w:rPr>
            </w:rPrChange>
          </w:rPr>
          <w:delText>Đặc tả Use-case "Xem lịch phân công"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592" w:author="nmbinh" w:date="2010-07-06T18:23:00Z"/>
          <w:rFonts w:cs="Times New Roman"/>
          <w:sz w:val="22"/>
          <w:szCs w:val="22"/>
          <w:lang w:val="en-US"/>
        </w:rPr>
      </w:pPr>
      <w:del w:id="593" w:author="nmbinh" w:date="2010-07-06T18:23:00Z">
        <w:r w:rsidRPr="00E86DC4">
          <w:rPr>
            <w:rPrChange w:id="594" w:author="nmbinh" w:date="2010-07-06T18:23:00Z">
              <w:rPr>
                <w:rStyle w:val="Hyperlink"/>
                <w:rFonts w:ascii="Times New Roman" w:hAnsi="Times New Roman"/>
                <w:i/>
              </w:rPr>
            </w:rPrChange>
          </w:rPr>
          <w:delText>2.3.2.5.</w:delText>
        </w:r>
        <w:r w:rsidR="00AD09BC" w:rsidDel="003A3888">
          <w:rPr>
            <w:rFonts w:cs="Times New Roman"/>
            <w:sz w:val="22"/>
            <w:szCs w:val="22"/>
            <w:lang w:val="en-US"/>
          </w:rPr>
          <w:tab/>
        </w:r>
        <w:r w:rsidRPr="00E86DC4">
          <w:rPr>
            <w:rPrChange w:id="595" w:author="nmbinh" w:date="2010-07-06T18:23:00Z">
              <w:rPr>
                <w:rStyle w:val="Hyperlink"/>
                <w:rFonts w:ascii="Times New Roman" w:hAnsi="Times New Roman"/>
                <w:i/>
              </w:rPr>
            </w:rPrChange>
          </w:rPr>
          <w:delText>Đặc tả Use-case "Xem thống kê tổng hợp các đợt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596" w:author="nmbinh" w:date="2010-07-06T18:23:00Z"/>
          <w:rFonts w:cs="Times New Roman"/>
          <w:sz w:val="22"/>
          <w:szCs w:val="22"/>
          <w:lang w:val="en-US"/>
        </w:rPr>
      </w:pPr>
      <w:del w:id="597" w:author="nmbinh" w:date="2010-07-06T18:23:00Z">
        <w:r w:rsidRPr="00E86DC4">
          <w:rPr>
            <w:rPrChange w:id="598" w:author="nmbinh" w:date="2010-07-06T18:23:00Z">
              <w:rPr>
                <w:rStyle w:val="Hyperlink"/>
                <w:rFonts w:ascii="Times New Roman" w:hAnsi="Times New Roman"/>
                <w:i/>
              </w:rPr>
            </w:rPrChange>
          </w:rPr>
          <w:delText>2.3.2.6.</w:delText>
        </w:r>
        <w:r w:rsidR="00AD09BC" w:rsidDel="003A3888">
          <w:rPr>
            <w:rFonts w:cs="Times New Roman"/>
            <w:sz w:val="22"/>
            <w:szCs w:val="22"/>
            <w:lang w:val="en-US"/>
          </w:rPr>
          <w:tab/>
        </w:r>
        <w:r w:rsidRPr="00E86DC4">
          <w:rPr>
            <w:rPrChange w:id="599" w:author="nmbinh" w:date="2010-07-06T18:23:00Z">
              <w:rPr>
                <w:rStyle w:val="Hyperlink"/>
                <w:rFonts w:ascii="Times New Roman" w:hAnsi="Times New Roman"/>
                <w:i/>
              </w:rPr>
            </w:rPrChange>
          </w:rPr>
          <w:delText>Đặc tả Use-case "Xem thống kê chi tiết 1 đợt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600" w:author="nmbinh" w:date="2010-07-06T18:23:00Z"/>
          <w:rFonts w:cs="Times New Roman"/>
          <w:sz w:val="22"/>
          <w:szCs w:val="22"/>
          <w:lang w:val="en-US"/>
        </w:rPr>
      </w:pPr>
      <w:del w:id="601" w:author="nmbinh" w:date="2010-07-06T18:23:00Z">
        <w:r w:rsidRPr="00E86DC4">
          <w:rPr>
            <w:rPrChange w:id="602" w:author="nmbinh" w:date="2010-07-06T18:23:00Z">
              <w:rPr>
                <w:rStyle w:val="Hyperlink"/>
                <w:rFonts w:ascii="Times New Roman" w:hAnsi="Times New Roman"/>
                <w:i/>
              </w:rPr>
            </w:rPrChange>
          </w:rPr>
          <w:delText>2.3.2.7.</w:delText>
        </w:r>
        <w:r w:rsidR="00AD09BC" w:rsidDel="003A3888">
          <w:rPr>
            <w:rFonts w:cs="Times New Roman"/>
            <w:sz w:val="22"/>
            <w:szCs w:val="22"/>
            <w:lang w:val="en-US"/>
          </w:rPr>
          <w:tab/>
        </w:r>
        <w:r w:rsidRPr="00E86DC4">
          <w:rPr>
            <w:rPrChange w:id="603" w:author="nmbinh" w:date="2010-07-06T18:23:00Z">
              <w:rPr>
                <w:rStyle w:val="Hyperlink"/>
                <w:rFonts w:ascii="Times New Roman" w:hAnsi="Times New Roman"/>
                <w:i/>
              </w:rPr>
            </w:rPrChange>
          </w:rPr>
          <w:delText>Đặc tả Use-case "Xem thống kê so sánh 2 kì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604" w:author="nmbinh" w:date="2010-07-06T18:23:00Z"/>
          <w:rFonts w:cs="Times New Roman"/>
          <w:sz w:val="22"/>
          <w:szCs w:val="22"/>
          <w:lang w:val="en-US"/>
        </w:rPr>
      </w:pPr>
      <w:del w:id="605" w:author="nmbinh" w:date="2010-07-06T18:23:00Z">
        <w:r w:rsidRPr="00E86DC4">
          <w:rPr>
            <w:rPrChange w:id="606" w:author="nmbinh" w:date="2010-07-06T18:23:00Z">
              <w:rPr>
                <w:rStyle w:val="Hyperlink"/>
                <w:rFonts w:ascii="Times New Roman" w:hAnsi="Times New Roman"/>
                <w:i/>
              </w:rPr>
            </w:rPrChange>
          </w:rPr>
          <w:delText>2.3.2.8.</w:delText>
        </w:r>
        <w:r w:rsidR="00AD09BC" w:rsidDel="003A3888">
          <w:rPr>
            <w:rFonts w:cs="Times New Roman"/>
            <w:sz w:val="22"/>
            <w:szCs w:val="22"/>
            <w:lang w:val="en-US"/>
          </w:rPr>
          <w:tab/>
        </w:r>
        <w:r w:rsidRPr="00E86DC4">
          <w:rPr>
            <w:rPrChange w:id="607" w:author="nmbinh" w:date="2010-07-06T18:23:00Z">
              <w:rPr>
                <w:rStyle w:val="Hyperlink"/>
                <w:rFonts w:ascii="Times New Roman" w:hAnsi="Times New Roman"/>
                <w:i/>
              </w:rPr>
            </w:rPrChange>
          </w:rPr>
          <w:delText>Đặc tả Use-case "Xem thông tin  đợt thi dạng sơ đồ Gantt"</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320"/>
          <w:tab w:val="right" w:leader="dot" w:pos="9350"/>
        </w:tabs>
        <w:spacing w:after="200"/>
        <w:rPr>
          <w:del w:id="608" w:author="nmbinh" w:date="2010-07-06T18:23:00Z"/>
          <w:rFonts w:cs="Times New Roman"/>
          <w:sz w:val="22"/>
          <w:szCs w:val="22"/>
          <w:lang w:val="en-US"/>
        </w:rPr>
      </w:pPr>
      <w:del w:id="609" w:author="nmbinh" w:date="2010-07-06T18:23:00Z">
        <w:r w:rsidRPr="00E86DC4">
          <w:rPr>
            <w:rPrChange w:id="610" w:author="nmbinh" w:date="2010-07-06T18:23:00Z">
              <w:rPr>
                <w:rStyle w:val="Hyperlink"/>
                <w:rFonts w:ascii="Times New Roman" w:hAnsi="Times New Roman"/>
                <w:i/>
              </w:rPr>
            </w:rPrChange>
          </w:rPr>
          <w:delText>2.3.2.9.</w:delText>
        </w:r>
        <w:r w:rsidR="00AD09BC" w:rsidDel="003A3888">
          <w:rPr>
            <w:rFonts w:cs="Times New Roman"/>
            <w:sz w:val="22"/>
            <w:szCs w:val="22"/>
            <w:lang w:val="en-US"/>
          </w:rPr>
          <w:tab/>
        </w:r>
        <w:r w:rsidRPr="00E86DC4">
          <w:rPr>
            <w:rPrChange w:id="611" w:author="nmbinh" w:date="2010-07-06T18:23:00Z">
              <w:rPr>
                <w:rStyle w:val="Hyperlink"/>
                <w:rFonts w:ascii="Times New Roman" w:hAnsi="Times New Roman"/>
                <w:i/>
              </w:rPr>
            </w:rPrChange>
          </w:rPr>
          <w:delText>Đặc tả Use-case "Phân công Nhân viên theo đợt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612" w:author="nmbinh" w:date="2010-07-06T18:23:00Z"/>
          <w:rFonts w:cs="Times New Roman"/>
          <w:sz w:val="22"/>
          <w:szCs w:val="22"/>
          <w:lang w:val="en-US"/>
        </w:rPr>
      </w:pPr>
      <w:del w:id="613" w:author="nmbinh" w:date="2010-07-06T18:23:00Z">
        <w:r w:rsidRPr="00E86DC4">
          <w:rPr>
            <w:rPrChange w:id="614" w:author="nmbinh" w:date="2010-07-06T18:23:00Z">
              <w:rPr>
                <w:rStyle w:val="Hyperlink"/>
                <w:rFonts w:ascii="Times New Roman" w:hAnsi="Times New Roman"/>
                <w:i/>
              </w:rPr>
            </w:rPrChange>
          </w:rPr>
          <w:delText>2.3.2.10.</w:delText>
        </w:r>
        <w:r w:rsidR="00AD09BC" w:rsidDel="003A3888">
          <w:rPr>
            <w:rFonts w:cs="Times New Roman"/>
            <w:sz w:val="22"/>
            <w:szCs w:val="22"/>
            <w:lang w:val="en-US"/>
          </w:rPr>
          <w:tab/>
        </w:r>
        <w:r w:rsidRPr="00E86DC4">
          <w:rPr>
            <w:rPrChange w:id="615" w:author="nmbinh" w:date="2010-07-06T18:23:00Z">
              <w:rPr>
                <w:rStyle w:val="Hyperlink"/>
                <w:rFonts w:ascii="Times New Roman" w:hAnsi="Times New Roman"/>
                <w:i/>
              </w:rPr>
            </w:rPrChange>
          </w:rPr>
          <w:delText>Đặc tả Use-case "Phân công Nhân viên theo kì"</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616" w:author="nmbinh" w:date="2010-07-06T18:23:00Z"/>
          <w:rFonts w:cs="Times New Roman"/>
          <w:sz w:val="22"/>
          <w:szCs w:val="22"/>
          <w:lang w:val="en-US"/>
        </w:rPr>
      </w:pPr>
      <w:del w:id="617" w:author="nmbinh" w:date="2010-07-06T18:23:00Z">
        <w:r w:rsidRPr="00E86DC4">
          <w:rPr>
            <w:rPrChange w:id="618" w:author="nmbinh" w:date="2010-07-06T18:23:00Z">
              <w:rPr>
                <w:rStyle w:val="Hyperlink"/>
                <w:rFonts w:ascii="Times New Roman" w:hAnsi="Times New Roman"/>
                <w:i/>
              </w:rPr>
            </w:rPrChange>
          </w:rPr>
          <w:delText>2.3.2.11.</w:delText>
        </w:r>
        <w:r w:rsidR="00AD09BC" w:rsidDel="003A3888">
          <w:rPr>
            <w:rFonts w:cs="Times New Roman"/>
            <w:sz w:val="22"/>
            <w:szCs w:val="22"/>
            <w:lang w:val="en-US"/>
          </w:rPr>
          <w:tab/>
        </w:r>
        <w:r w:rsidRPr="00E86DC4">
          <w:rPr>
            <w:rPrChange w:id="619" w:author="nmbinh" w:date="2010-07-06T18:23:00Z">
              <w:rPr>
                <w:rStyle w:val="Hyperlink"/>
                <w:rFonts w:ascii="Times New Roman" w:hAnsi="Times New Roman"/>
                <w:i/>
              </w:rPr>
            </w:rPrChange>
          </w:rPr>
          <w:delText>Đặc tả Use-case "Cập nhật thông tin Nhân viên"</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620" w:author="nmbinh" w:date="2010-07-06T18:23:00Z"/>
          <w:rFonts w:cs="Times New Roman"/>
          <w:sz w:val="22"/>
          <w:szCs w:val="22"/>
          <w:lang w:val="en-US"/>
        </w:rPr>
      </w:pPr>
      <w:del w:id="621" w:author="nmbinh" w:date="2010-07-06T18:23:00Z">
        <w:r w:rsidRPr="00E86DC4">
          <w:rPr>
            <w:rPrChange w:id="622" w:author="nmbinh" w:date="2010-07-06T18:23:00Z">
              <w:rPr>
                <w:rStyle w:val="Hyperlink"/>
                <w:rFonts w:ascii="Times New Roman" w:hAnsi="Times New Roman"/>
                <w:i/>
              </w:rPr>
            </w:rPrChange>
          </w:rPr>
          <w:delText>2.3.2.12.</w:delText>
        </w:r>
        <w:r w:rsidR="00AD09BC" w:rsidDel="003A3888">
          <w:rPr>
            <w:rFonts w:cs="Times New Roman"/>
            <w:sz w:val="22"/>
            <w:szCs w:val="22"/>
            <w:lang w:val="en-US"/>
          </w:rPr>
          <w:tab/>
        </w:r>
        <w:r w:rsidRPr="00E86DC4">
          <w:rPr>
            <w:rPrChange w:id="623" w:author="nmbinh" w:date="2010-07-06T18:23:00Z">
              <w:rPr>
                <w:rStyle w:val="Hyperlink"/>
                <w:rFonts w:ascii="Times New Roman" w:hAnsi="Times New Roman"/>
                <w:i/>
              </w:rPr>
            </w:rPrChange>
          </w:rPr>
          <w:delText>Đặc tả Use-case "Thay đổi thông tin cá nhân"</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624" w:author="nmbinh" w:date="2010-07-06T18:23:00Z"/>
          <w:rFonts w:cs="Times New Roman"/>
          <w:sz w:val="22"/>
          <w:szCs w:val="22"/>
          <w:lang w:val="en-US"/>
        </w:rPr>
      </w:pPr>
      <w:del w:id="625" w:author="nmbinh" w:date="2010-07-06T18:23:00Z">
        <w:r w:rsidRPr="00E86DC4">
          <w:rPr>
            <w:rPrChange w:id="626" w:author="nmbinh" w:date="2010-07-06T18:23:00Z">
              <w:rPr>
                <w:rStyle w:val="Hyperlink"/>
                <w:rFonts w:ascii="Times New Roman" w:hAnsi="Times New Roman"/>
                <w:i/>
              </w:rPr>
            </w:rPrChange>
          </w:rPr>
          <w:delText>2.3.2.13.</w:delText>
        </w:r>
        <w:r w:rsidR="00AD09BC" w:rsidDel="003A3888">
          <w:rPr>
            <w:rFonts w:cs="Times New Roman"/>
            <w:sz w:val="22"/>
            <w:szCs w:val="22"/>
            <w:lang w:val="en-US"/>
          </w:rPr>
          <w:tab/>
        </w:r>
        <w:r w:rsidRPr="00E86DC4">
          <w:rPr>
            <w:rPrChange w:id="627" w:author="nmbinh" w:date="2010-07-06T18:23:00Z">
              <w:rPr>
                <w:rStyle w:val="Hyperlink"/>
                <w:rFonts w:ascii="Times New Roman" w:hAnsi="Times New Roman"/>
                <w:i/>
              </w:rPr>
            </w:rPrChange>
          </w:rPr>
          <w:delText>Đặc tả Use-case "Thay đổi thông số hệ thống"</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4"/>
        <w:tabs>
          <w:tab w:val="left" w:pos="1540"/>
          <w:tab w:val="right" w:leader="dot" w:pos="9350"/>
        </w:tabs>
        <w:spacing w:after="200"/>
        <w:rPr>
          <w:del w:id="628" w:author="nmbinh" w:date="2010-07-06T18:23:00Z"/>
          <w:rFonts w:cs="Times New Roman"/>
          <w:sz w:val="22"/>
          <w:szCs w:val="22"/>
          <w:lang w:val="en-US"/>
        </w:rPr>
      </w:pPr>
      <w:del w:id="629" w:author="nmbinh" w:date="2010-07-06T18:23:00Z">
        <w:r w:rsidRPr="00E86DC4">
          <w:rPr>
            <w:rPrChange w:id="630" w:author="nmbinh" w:date="2010-07-06T18:23:00Z">
              <w:rPr>
                <w:rStyle w:val="Hyperlink"/>
                <w:rFonts w:ascii="Times New Roman" w:hAnsi="Times New Roman"/>
                <w:i/>
              </w:rPr>
            </w:rPrChange>
          </w:rPr>
          <w:delText>2.3.2.14.</w:delText>
        </w:r>
        <w:r w:rsidR="00AD09BC" w:rsidDel="003A3888">
          <w:rPr>
            <w:rFonts w:cs="Times New Roman"/>
            <w:sz w:val="22"/>
            <w:szCs w:val="22"/>
            <w:lang w:val="en-US"/>
          </w:rPr>
          <w:tab/>
        </w:r>
        <w:r w:rsidRPr="00E86DC4">
          <w:rPr>
            <w:rPrChange w:id="631" w:author="nmbinh" w:date="2010-07-06T18:23:00Z">
              <w:rPr>
                <w:rStyle w:val="Hyperlink"/>
                <w:rFonts w:ascii="Times New Roman" w:hAnsi="Times New Roman"/>
                <w:i/>
              </w:rPr>
            </w:rPrChange>
          </w:rPr>
          <w:delText>Đặc tả Use-case "Cập nhật đợt thi"</w:delText>
        </w:r>
        <w:r w:rsidR="00AD09BC" w:rsidDel="003A3888">
          <w:rPr>
            <w:webHidden/>
          </w:rPr>
          <w:tab/>
        </w:r>
        <w:r w:rsidR="006C2A2B" w:rsidDel="003A3888">
          <w:rPr>
            <w:b/>
            <w:bCs/>
            <w:webHidden/>
            <w:lang w:val="en-US"/>
          </w:rPr>
          <w:delText>Error! Bookmark not defined.</w:delText>
        </w:r>
      </w:del>
    </w:p>
    <w:p w:rsidR="00AD09BC" w:rsidDel="003A3888" w:rsidRDefault="00E86DC4" w:rsidP="00784A8E">
      <w:pPr>
        <w:pStyle w:val="TOC2"/>
        <w:tabs>
          <w:tab w:val="left" w:pos="660"/>
          <w:tab w:val="right" w:leader="dot" w:pos="9350"/>
        </w:tabs>
        <w:spacing w:before="0" w:after="200"/>
        <w:rPr>
          <w:del w:id="632" w:author="nmbinh" w:date="2010-07-06T18:23:00Z"/>
          <w:rFonts w:cs="Times New Roman"/>
          <w:b w:val="0"/>
          <w:bCs w:val="0"/>
          <w:sz w:val="22"/>
          <w:szCs w:val="22"/>
          <w:lang w:val="en-US"/>
        </w:rPr>
      </w:pPr>
      <w:del w:id="633" w:author="nmbinh" w:date="2010-07-06T18:23:00Z">
        <w:r w:rsidRPr="00E86DC4">
          <w:rPr>
            <w:rPrChange w:id="634" w:author="nmbinh" w:date="2010-07-06T18:23:00Z">
              <w:rPr>
                <w:rStyle w:val="Hyperlink"/>
                <w:rFonts w:ascii="Times New Roman" w:hAnsi="Times New Roman"/>
                <w:i/>
              </w:rPr>
            </w:rPrChange>
          </w:rPr>
          <w:delText>2.4.</w:delText>
        </w:r>
        <w:r w:rsidR="00AD09BC" w:rsidDel="003A3888">
          <w:rPr>
            <w:rFonts w:cs="Times New Roman"/>
            <w:b w:val="0"/>
            <w:bCs w:val="0"/>
            <w:sz w:val="22"/>
            <w:szCs w:val="22"/>
            <w:lang w:val="en-US"/>
          </w:rPr>
          <w:tab/>
        </w:r>
        <w:r w:rsidRPr="00E86DC4">
          <w:rPr>
            <w:rPrChange w:id="635" w:author="nmbinh" w:date="2010-07-06T18:23:00Z">
              <w:rPr>
                <w:rStyle w:val="Hyperlink"/>
                <w:rFonts w:ascii="Times New Roman" w:hAnsi="Times New Roman"/>
                <w:i/>
              </w:rPr>
            </w:rPrChange>
          </w:rPr>
          <w:delText>Thiết kế giao diện</w:delText>
        </w:r>
        <w:r w:rsidR="00AD09BC" w:rsidDel="003A3888">
          <w:rPr>
            <w:webHidden/>
          </w:rPr>
          <w:tab/>
        </w:r>
      </w:del>
      <w:ins w:id="636" w:author="DONGTHUY" w:date="2010-07-06T11:30:00Z">
        <w:del w:id="637" w:author="nmbinh" w:date="2010-07-06T18:23:00Z">
          <w:r w:rsidR="006C2A2B" w:rsidDel="003A3888">
            <w:rPr>
              <w:webHidden/>
            </w:rPr>
            <w:delText>50</w:delText>
          </w:r>
        </w:del>
      </w:ins>
      <w:del w:id="638"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639" w:author="nmbinh" w:date="2010-07-06T18:23:00Z"/>
          <w:rFonts w:cs="Times New Roman"/>
          <w:sz w:val="22"/>
          <w:szCs w:val="22"/>
          <w:lang w:val="en-US"/>
        </w:rPr>
      </w:pPr>
      <w:del w:id="640" w:author="nmbinh" w:date="2010-07-06T18:23:00Z">
        <w:r w:rsidRPr="00E86DC4">
          <w:rPr>
            <w:rPrChange w:id="641" w:author="nmbinh" w:date="2010-07-06T18:23:00Z">
              <w:rPr>
                <w:rStyle w:val="Hyperlink"/>
                <w:rFonts w:ascii="Times New Roman" w:hAnsi="Times New Roman"/>
                <w:b/>
              </w:rPr>
            </w:rPrChange>
          </w:rPr>
          <w:delText>2.4.1.</w:delText>
        </w:r>
        <w:r w:rsidR="00AD09BC" w:rsidDel="003A3888">
          <w:rPr>
            <w:rFonts w:cs="Times New Roman"/>
            <w:sz w:val="22"/>
            <w:szCs w:val="22"/>
            <w:lang w:val="en-US"/>
          </w:rPr>
          <w:tab/>
        </w:r>
        <w:r w:rsidRPr="00E86DC4">
          <w:rPr>
            <w:rPrChange w:id="642" w:author="nmbinh" w:date="2010-07-06T18:23:00Z">
              <w:rPr>
                <w:rStyle w:val="Hyperlink"/>
                <w:rFonts w:ascii="Times New Roman" w:hAnsi="Times New Roman"/>
                <w:b/>
              </w:rPr>
            </w:rPrChange>
          </w:rPr>
          <w:delText>Cấu trúc các màn hình xử lý chính</w:delText>
        </w:r>
        <w:r w:rsidR="00AD09BC" w:rsidDel="003A3888">
          <w:rPr>
            <w:webHidden/>
          </w:rPr>
          <w:tab/>
        </w:r>
      </w:del>
      <w:ins w:id="643" w:author="DONGTHUY" w:date="2010-07-06T11:30:00Z">
        <w:del w:id="644" w:author="nmbinh" w:date="2010-07-06T18:23:00Z">
          <w:r w:rsidR="006C2A2B" w:rsidDel="003A3888">
            <w:rPr>
              <w:webHidden/>
            </w:rPr>
            <w:delText>50</w:delText>
          </w:r>
        </w:del>
      </w:ins>
      <w:del w:id="645"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646" w:author="nmbinh" w:date="2010-07-06T18:23:00Z"/>
          <w:rFonts w:cs="Times New Roman"/>
          <w:sz w:val="22"/>
          <w:szCs w:val="22"/>
          <w:lang w:val="en-US"/>
        </w:rPr>
      </w:pPr>
      <w:del w:id="647" w:author="nmbinh" w:date="2010-07-06T18:23:00Z">
        <w:r w:rsidRPr="00E86DC4">
          <w:rPr>
            <w:rPrChange w:id="648" w:author="nmbinh" w:date="2010-07-06T18:23:00Z">
              <w:rPr>
                <w:rStyle w:val="Hyperlink"/>
                <w:rFonts w:ascii="Times New Roman" w:hAnsi="Times New Roman"/>
                <w:b/>
              </w:rPr>
            </w:rPrChange>
          </w:rPr>
          <w:delText>2.4.2.</w:delText>
        </w:r>
        <w:r w:rsidR="00AD09BC" w:rsidDel="003A3888">
          <w:rPr>
            <w:rFonts w:cs="Times New Roman"/>
            <w:sz w:val="22"/>
            <w:szCs w:val="22"/>
            <w:lang w:val="en-US"/>
          </w:rPr>
          <w:tab/>
        </w:r>
        <w:r w:rsidRPr="00E86DC4">
          <w:rPr>
            <w:rPrChange w:id="649" w:author="nmbinh" w:date="2010-07-06T18:23:00Z">
              <w:rPr>
                <w:rStyle w:val="Hyperlink"/>
                <w:rFonts w:ascii="Times New Roman" w:hAnsi="Times New Roman"/>
                <w:b/>
              </w:rPr>
            </w:rPrChange>
          </w:rPr>
          <w:delText>Danh sách các màn hình xử lý chính</w:delText>
        </w:r>
        <w:r w:rsidR="00AD09BC" w:rsidDel="003A3888">
          <w:rPr>
            <w:webHidden/>
          </w:rPr>
          <w:tab/>
        </w:r>
      </w:del>
      <w:ins w:id="650" w:author="DONGTHUY" w:date="2010-07-06T11:30:00Z">
        <w:del w:id="651" w:author="nmbinh" w:date="2010-07-06T18:23:00Z">
          <w:r w:rsidR="006C2A2B" w:rsidDel="003A3888">
            <w:rPr>
              <w:webHidden/>
            </w:rPr>
            <w:delText>50</w:delText>
          </w:r>
        </w:del>
      </w:ins>
      <w:del w:id="652" w:author="nmbinh" w:date="2010-07-06T18:23:00Z">
        <w:r w:rsidR="00981642" w:rsidDel="003A3888">
          <w:rPr>
            <w:webHidden/>
          </w:rPr>
          <w:delText>2</w:delText>
        </w:r>
      </w:del>
    </w:p>
    <w:p w:rsidR="00AD09BC" w:rsidDel="003A3888" w:rsidRDefault="00E86DC4" w:rsidP="00784A8E">
      <w:pPr>
        <w:pStyle w:val="TOC3"/>
        <w:tabs>
          <w:tab w:val="left" w:pos="1100"/>
          <w:tab w:val="right" w:leader="dot" w:pos="9350"/>
        </w:tabs>
        <w:spacing w:after="200"/>
        <w:rPr>
          <w:del w:id="653" w:author="nmbinh" w:date="2010-07-06T18:23:00Z"/>
          <w:rFonts w:cs="Times New Roman"/>
          <w:sz w:val="22"/>
          <w:szCs w:val="22"/>
          <w:lang w:val="en-US"/>
        </w:rPr>
      </w:pPr>
      <w:del w:id="654" w:author="nmbinh" w:date="2010-07-06T18:23:00Z">
        <w:r w:rsidRPr="00E86DC4">
          <w:rPr>
            <w:rPrChange w:id="655" w:author="nmbinh" w:date="2010-07-06T18:23:00Z">
              <w:rPr>
                <w:rStyle w:val="Hyperlink"/>
                <w:rFonts w:ascii="Times New Roman" w:hAnsi="Times New Roman"/>
                <w:b/>
              </w:rPr>
            </w:rPrChange>
          </w:rPr>
          <w:delText>2.4.3.</w:delText>
        </w:r>
        <w:r w:rsidR="00AD09BC" w:rsidDel="003A3888">
          <w:rPr>
            <w:rFonts w:cs="Times New Roman"/>
            <w:sz w:val="22"/>
            <w:szCs w:val="22"/>
            <w:lang w:val="en-US"/>
          </w:rPr>
          <w:tab/>
        </w:r>
        <w:r w:rsidRPr="00E86DC4">
          <w:rPr>
            <w:rPrChange w:id="656" w:author="nmbinh" w:date="2010-07-06T18:23:00Z">
              <w:rPr>
                <w:rStyle w:val="Hyperlink"/>
                <w:rFonts w:ascii="Times New Roman" w:hAnsi="Times New Roman"/>
                <w:b/>
              </w:rPr>
            </w:rPrChange>
          </w:rPr>
          <w:delText>Mô tả chi tiết từng màn hình xử lý chính</w:delText>
        </w:r>
        <w:r w:rsidR="00AD09BC" w:rsidDel="003A3888">
          <w:rPr>
            <w:webHidden/>
          </w:rPr>
          <w:tab/>
        </w:r>
      </w:del>
      <w:ins w:id="657" w:author="DONGTHUY" w:date="2010-07-06T11:30:00Z">
        <w:del w:id="658" w:author="nmbinh" w:date="2010-07-06T18:23:00Z">
          <w:r w:rsidR="006C2A2B" w:rsidDel="003A3888">
            <w:rPr>
              <w:webHidden/>
            </w:rPr>
            <w:delText>50</w:delText>
          </w:r>
        </w:del>
      </w:ins>
      <w:del w:id="659"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660" w:author="nmbinh" w:date="2010-07-06T18:23:00Z"/>
          <w:rFonts w:cs="Times New Roman"/>
          <w:sz w:val="22"/>
          <w:szCs w:val="22"/>
          <w:lang w:val="en-US"/>
        </w:rPr>
      </w:pPr>
      <w:del w:id="661" w:author="nmbinh" w:date="2010-07-06T18:23:00Z">
        <w:r w:rsidRPr="00E86DC4">
          <w:rPr>
            <w:rPrChange w:id="662" w:author="nmbinh" w:date="2010-07-06T18:23:00Z">
              <w:rPr>
                <w:rStyle w:val="Hyperlink"/>
                <w:rFonts w:ascii="Times New Roman" w:hAnsi="Times New Roman"/>
                <w:i/>
              </w:rPr>
            </w:rPrChange>
          </w:rPr>
          <w:delText>2.4.3.1.</w:delText>
        </w:r>
        <w:r w:rsidR="00AD09BC" w:rsidDel="003A3888">
          <w:rPr>
            <w:rFonts w:cs="Times New Roman"/>
            <w:sz w:val="22"/>
            <w:szCs w:val="22"/>
            <w:lang w:val="en-US"/>
          </w:rPr>
          <w:tab/>
        </w:r>
        <w:r w:rsidRPr="00E86DC4">
          <w:rPr>
            <w:rPrChange w:id="663" w:author="nmbinh" w:date="2010-07-06T18:23:00Z">
              <w:rPr>
                <w:rStyle w:val="Hyperlink"/>
                <w:rFonts w:ascii="Times New Roman" w:hAnsi="Times New Roman"/>
                <w:i/>
              </w:rPr>
            </w:rPrChange>
          </w:rPr>
          <w:delText>Màn hình Đăng nhập:</w:delText>
        </w:r>
        <w:r w:rsidR="00AD09BC" w:rsidDel="003A3888">
          <w:rPr>
            <w:webHidden/>
          </w:rPr>
          <w:tab/>
        </w:r>
      </w:del>
      <w:ins w:id="664" w:author="DONGTHUY" w:date="2010-07-06T11:30:00Z">
        <w:del w:id="665" w:author="nmbinh" w:date="2010-07-06T18:23:00Z">
          <w:r w:rsidR="006C2A2B" w:rsidDel="003A3888">
            <w:rPr>
              <w:webHidden/>
            </w:rPr>
            <w:delText>50</w:delText>
          </w:r>
        </w:del>
      </w:ins>
      <w:del w:id="666"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667" w:author="nmbinh" w:date="2010-07-06T18:23:00Z"/>
          <w:rFonts w:cs="Times New Roman"/>
          <w:sz w:val="22"/>
          <w:szCs w:val="22"/>
          <w:lang w:val="en-US"/>
        </w:rPr>
      </w:pPr>
      <w:del w:id="668" w:author="nmbinh" w:date="2010-07-06T18:23:00Z">
        <w:r w:rsidRPr="00E86DC4">
          <w:rPr>
            <w:rPrChange w:id="669" w:author="nmbinh" w:date="2010-07-06T18:23:00Z">
              <w:rPr>
                <w:rStyle w:val="Hyperlink"/>
                <w:rFonts w:ascii="Times New Roman" w:hAnsi="Times New Roman"/>
                <w:i/>
              </w:rPr>
            </w:rPrChange>
          </w:rPr>
          <w:delText>2.4.3.2.</w:delText>
        </w:r>
        <w:r w:rsidR="00AD09BC" w:rsidDel="003A3888">
          <w:rPr>
            <w:rFonts w:cs="Times New Roman"/>
            <w:sz w:val="22"/>
            <w:szCs w:val="22"/>
            <w:lang w:val="en-US"/>
          </w:rPr>
          <w:tab/>
        </w:r>
        <w:r w:rsidRPr="00E86DC4">
          <w:rPr>
            <w:rPrChange w:id="670" w:author="nmbinh" w:date="2010-07-06T18:23:00Z">
              <w:rPr>
                <w:rStyle w:val="Hyperlink"/>
                <w:rFonts w:ascii="Times New Roman" w:hAnsi="Times New Roman"/>
                <w:i/>
              </w:rPr>
            </w:rPrChange>
          </w:rPr>
          <w:delText>Trang Báo lỗi:</w:delText>
        </w:r>
        <w:r w:rsidR="00AD09BC" w:rsidDel="003A3888">
          <w:rPr>
            <w:webHidden/>
          </w:rPr>
          <w:tab/>
        </w:r>
      </w:del>
      <w:ins w:id="671" w:author="DONGTHUY" w:date="2010-07-06T11:30:00Z">
        <w:del w:id="672" w:author="nmbinh" w:date="2010-07-06T18:23:00Z">
          <w:r w:rsidR="006C2A2B" w:rsidDel="003A3888">
            <w:rPr>
              <w:webHidden/>
            </w:rPr>
            <w:delText>51</w:delText>
          </w:r>
        </w:del>
      </w:ins>
      <w:del w:id="673"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674" w:author="nmbinh" w:date="2010-07-06T18:23:00Z"/>
          <w:rFonts w:cs="Times New Roman"/>
          <w:sz w:val="22"/>
          <w:szCs w:val="22"/>
          <w:lang w:val="en-US"/>
        </w:rPr>
      </w:pPr>
      <w:del w:id="675" w:author="nmbinh" w:date="2010-07-06T18:23:00Z">
        <w:r w:rsidRPr="00E86DC4">
          <w:rPr>
            <w:rPrChange w:id="676" w:author="nmbinh" w:date="2010-07-06T18:23:00Z">
              <w:rPr>
                <w:rStyle w:val="Hyperlink"/>
                <w:rFonts w:ascii="Times New Roman" w:hAnsi="Times New Roman"/>
                <w:i/>
              </w:rPr>
            </w:rPrChange>
          </w:rPr>
          <w:delText>2.4.3.3.</w:delText>
        </w:r>
        <w:r w:rsidR="00AD09BC" w:rsidDel="003A3888">
          <w:rPr>
            <w:rFonts w:cs="Times New Roman"/>
            <w:sz w:val="22"/>
            <w:szCs w:val="22"/>
            <w:lang w:val="en-US"/>
          </w:rPr>
          <w:tab/>
        </w:r>
        <w:r w:rsidRPr="00E86DC4">
          <w:rPr>
            <w:rPrChange w:id="677" w:author="nmbinh" w:date="2010-07-06T18:23:00Z">
              <w:rPr>
                <w:rStyle w:val="Hyperlink"/>
                <w:rFonts w:ascii="Times New Roman" w:hAnsi="Times New Roman"/>
                <w:i/>
              </w:rPr>
            </w:rPrChange>
          </w:rPr>
          <w:delText>Trang Nhân viên:</w:delText>
        </w:r>
        <w:r w:rsidR="00AD09BC" w:rsidDel="003A3888">
          <w:rPr>
            <w:webHidden/>
          </w:rPr>
          <w:tab/>
        </w:r>
      </w:del>
      <w:ins w:id="678" w:author="DONGTHUY" w:date="2010-07-06T11:30:00Z">
        <w:del w:id="679" w:author="nmbinh" w:date="2010-07-06T18:23:00Z">
          <w:r w:rsidR="006C2A2B" w:rsidDel="003A3888">
            <w:rPr>
              <w:webHidden/>
            </w:rPr>
            <w:delText>52</w:delText>
          </w:r>
        </w:del>
      </w:ins>
      <w:del w:id="680" w:author="nmbinh" w:date="2010-07-06T18:23:00Z">
        <w:r w:rsidR="00981642" w:rsidDel="003A3888">
          <w:rPr>
            <w:webHidden/>
          </w:rPr>
          <w:delText>2</w:delText>
        </w:r>
      </w:del>
    </w:p>
    <w:p w:rsidR="00AD09BC" w:rsidDel="003A3888" w:rsidRDefault="00E86DC4" w:rsidP="00784A8E">
      <w:pPr>
        <w:pStyle w:val="TOC4"/>
        <w:tabs>
          <w:tab w:val="left" w:pos="1320"/>
          <w:tab w:val="right" w:leader="dot" w:pos="9350"/>
        </w:tabs>
        <w:spacing w:after="200"/>
        <w:rPr>
          <w:del w:id="681" w:author="nmbinh" w:date="2010-07-06T18:23:00Z"/>
          <w:rFonts w:cs="Times New Roman"/>
          <w:sz w:val="22"/>
          <w:szCs w:val="22"/>
          <w:lang w:val="en-US"/>
        </w:rPr>
      </w:pPr>
      <w:del w:id="682" w:author="nmbinh" w:date="2010-07-06T18:23:00Z">
        <w:r w:rsidRPr="00E86DC4">
          <w:rPr>
            <w:rPrChange w:id="683" w:author="nmbinh" w:date="2010-07-06T18:23:00Z">
              <w:rPr>
                <w:rStyle w:val="Hyperlink"/>
                <w:rFonts w:ascii="Times New Roman" w:hAnsi="Times New Roman"/>
                <w:i/>
              </w:rPr>
            </w:rPrChange>
          </w:rPr>
          <w:delText>2.4.3.4.</w:delText>
        </w:r>
        <w:r w:rsidR="00AD09BC" w:rsidDel="003A3888">
          <w:rPr>
            <w:rFonts w:cs="Times New Roman"/>
            <w:sz w:val="22"/>
            <w:szCs w:val="22"/>
            <w:lang w:val="en-US"/>
          </w:rPr>
          <w:tab/>
        </w:r>
        <w:r w:rsidRPr="00E86DC4">
          <w:rPr>
            <w:rPrChange w:id="684" w:author="nmbinh" w:date="2010-07-06T18:23:00Z">
              <w:rPr>
                <w:rStyle w:val="Hyperlink"/>
                <w:rFonts w:ascii="Times New Roman" w:hAnsi="Times New Roman"/>
                <w:i/>
              </w:rPr>
            </w:rPrChange>
          </w:rPr>
          <w:delText>Trang Quản Lý:</w:delText>
        </w:r>
        <w:r w:rsidR="00AD09BC" w:rsidDel="003A3888">
          <w:rPr>
            <w:webHidden/>
          </w:rPr>
          <w:tab/>
        </w:r>
      </w:del>
      <w:ins w:id="685" w:author="DONGTHUY" w:date="2010-07-06T11:30:00Z">
        <w:del w:id="686" w:author="nmbinh" w:date="2010-07-06T18:23:00Z">
          <w:r w:rsidR="006C2A2B" w:rsidDel="003A3888">
            <w:rPr>
              <w:webHidden/>
            </w:rPr>
            <w:delText>53</w:delText>
          </w:r>
        </w:del>
      </w:ins>
      <w:del w:id="687" w:author="nmbinh" w:date="2010-07-06T18:23:00Z">
        <w:r w:rsidR="00981642" w:rsidDel="003A3888">
          <w:rPr>
            <w:webHidden/>
          </w:rPr>
          <w:delText>2</w:delText>
        </w:r>
      </w:del>
    </w:p>
    <w:p w:rsidR="00AD09BC" w:rsidRPr="00C900E0" w:rsidRDefault="00E86DC4"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00AD09BC" w:rsidRPr="003D22F6">
        <w:rPr>
          <w:rFonts w:ascii="Times New Roman" w:hAnsi="Times New Roman"/>
          <w:b/>
          <w:color w:val="000000"/>
          <w:sz w:val="26"/>
          <w:szCs w:val="26"/>
          <w:lang w:val="en-US"/>
        </w:rPr>
        <w:br w:type="page"/>
      </w:r>
    </w:p>
    <w:p w:rsidR="00AD09BC" w:rsidRPr="00C42BF8" w:rsidRDefault="00AD09BC" w:rsidP="00784A8E">
      <w:pPr>
        <w:pStyle w:val="Heading1"/>
        <w:spacing w:before="0" w:after="200"/>
        <w:ind w:firstLine="270"/>
        <w:rPr>
          <w:rFonts w:ascii="Times New Roman" w:hAnsi="Times New Roman"/>
          <w:color w:val="000000"/>
          <w:sz w:val="26"/>
          <w:szCs w:val="26"/>
        </w:rPr>
      </w:pPr>
      <w:bookmarkStart w:id="688" w:name="_Toc263796531"/>
      <w:bookmarkStart w:id="689" w:name="_Toc266204040"/>
      <w:r w:rsidRPr="00C42BF8">
        <w:rPr>
          <w:rFonts w:ascii="Times New Roman" w:hAnsi="Times New Roman"/>
          <w:color w:val="000000"/>
          <w:sz w:val="26"/>
          <w:szCs w:val="26"/>
          <w:lang w:val="en-US"/>
        </w:rPr>
        <w:lastRenderedPageBreak/>
        <w:t>Ch</w:t>
      </w:r>
      <w:r w:rsidRPr="00C42BF8">
        <w:rPr>
          <w:rFonts w:ascii="Times New Roman" w:hAnsi="Times New Roman"/>
          <w:color w:val="000000"/>
          <w:sz w:val="26"/>
          <w:szCs w:val="26"/>
        </w:rPr>
        <w:t>ương 1</w:t>
      </w:r>
      <w:bookmarkEnd w:id="688"/>
      <w:bookmarkEnd w:id="689"/>
    </w:p>
    <w:p w:rsidR="00AD09BC" w:rsidRPr="00C42BF8" w:rsidRDefault="00AD09BC" w:rsidP="00784A8E">
      <w:pPr>
        <w:pStyle w:val="Heading1"/>
        <w:spacing w:before="0" w:after="200"/>
        <w:ind w:firstLine="270"/>
        <w:rPr>
          <w:rFonts w:ascii="Times New Roman" w:hAnsi="Times New Roman"/>
          <w:color w:val="000000"/>
          <w:sz w:val="32"/>
          <w:szCs w:val="26"/>
          <w:lang w:val="en-US"/>
        </w:rPr>
      </w:pPr>
      <w:bookmarkStart w:id="690" w:name="_Toc266204041"/>
      <w:r>
        <w:rPr>
          <w:rFonts w:ascii="Times New Roman" w:hAnsi="Times New Roman"/>
          <w:color w:val="000000"/>
          <w:sz w:val="32"/>
          <w:szCs w:val="26"/>
          <w:lang w:val="en-US"/>
        </w:rPr>
        <w:t>Đề dẫn đề tài</w:t>
      </w:r>
      <w:bookmarkEnd w:id="690"/>
    </w:p>
    <w:p w:rsidR="00AD09BC" w:rsidRPr="00C900E0" w:rsidRDefault="00AD09BC" w:rsidP="00784A8E">
      <w:pPr>
        <w:ind w:firstLine="270"/>
        <w:jc w:val="both"/>
        <w:rPr>
          <w:rFonts w:ascii="Times New Roman" w:hAnsi="Times New Roman"/>
          <w:b/>
          <w:color w:val="000000"/>
          <w:sz w:val="26"/>
          <w:szCs w:val="26"/>
          <w:lang w:val="en-US"/>
        </w:rPr>
      </w:pPr>
    </w:p>
    <w:p w:rsidR="00AD09BC" w:rsidRPr="00784A8E" w:rsidRDefault="00AD09BC"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r>
        <w:rPr>
          <w:rFonts w:ascii="Times New Roman" w:hAnsi="Times New Roman"/>
          <w:i/>
          <w:color w:val="000000"/>
          <w:sz w:val="26"/>
          <w:szCs w:val="26"/>
          <w:lang w:val="en-US"/>
        </w:rPr>
        <w:t xml:space="preserve"> cuốn</w:t>
      </w:r>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AD09BC" w:rsidRPr="00226605" w:rsidRDefault="00AD09BC" w:rsidP="00784A8E">
      <w:pPr>
        <w:pStyle w:val="Heading1"/>
        <w:numPr>
          <w:ilvl w:val="0"/>
          <w:numId w:val="19"/>
        </w:numPr>
        <w:spacing w:before="0" w:after="200"/>
        <w:rPr>
          <w:rFonts w:ascii="Times New Roman" w:hAnsi="Times New Roman"/>
          <w:color w:val="000000"/>
          <w:sz w:val="26"/>
          <w:szCs w:val="26"/>
          <w:lang w:val="en-US"/>
        </w:rPr>
      </w:pPr>
      <w:bookmarkStart w:id="691" w:name="_Toc263796533"/>
      <w:bookmarkStart w:id="692" w:name="_Toc266204042"/>
      <w:r w:rsidRPr="00226605">
        <w:rPr>
          <w:rFonts w:ascii="Times New Roman" w:hAnsi="Times New Roman"/>
          <w:color w:val="000000"/>
          <w:sz w:val="26"/>
          <w:szCs w:val="26"/>
          <w:lang w:val="en-US"/>
        </w:rPr>
        <w:t>Chủ đề</w:t>
      </w:r>
      <w:bookmarkEnd w:id="691"/>
      <w:bookmarkEnd w:id="692"/>
    </w:p>
    <w:p w:rsidR="00AD09BC" w:rsidRPr="00784A8E" w:rsidRDefault="00AD09BC"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D09BC" w:rsidRPr="00784A8E" w:rsidRDefault="00AD09BC"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w:t>
      </w:r>
      <w:smartTag w:uri="urn:schemas-microsoft-com:office:smarttags" w:element="place">
        <w:smartTag w:uri="urn:schemas-microsoft-com:office:smarttags" w:element="country-region">
          <w:r w:rsidRPr="00784A8E">
            <w:rPr>
              <w:rFonts w:ascii="Times New Roman" w:hAnsi="Times New Roman"/>
              <w:sz w:val="26"/>
              <w:szCs w:val="26"/>
              <w:lang w:val="en-US"/>
            </w:rPr>
            <w:t>Nam</w:t>
          </w:r>
        </w:smartTag>
      </w:smartTag>
      <w:r w:rsidRPr="00784A8E">
        <w:rPr>
          <w:rFonts w:ascii="Times New Roman" w:hAnsi="Times New Roman"/>
          <w:sz w:val="26"/>
          <w:szCs w:val="26"/>
          <w:lang w:val="en-US"/>
        </w:rPr>
        <w:t xml:space="preserve">,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cho các </w:t>
      </w:r>
      <w:r w:rsidRPr="00D26559">
        <w:rPr>
          <w:rFonts w:ascii="Times New Roman" w:hAnsi="Times New Roman"/>
          <w:sz w:val="26"/>
          <w:szCs w:val="26"/>
        </w:rPr>
        <w:t>đơn vị đào tạo chứng chỉ quốc gia A/B/C các loại</w:t>
      </w:r>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r>
        <w:rPr>
          <w:rFonts w:ascii="Times New Roman" w:hAnsi="Times New Roman"/>
          <w:sz w:val="26"/>
          <w:szCs w:val="26"/>
          <w:lang w:val="en-US"/>
        </w:rPr>
        <w:t xml:space="preserve">quy trình </w:t>
      </w:r>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AD09BC" w:rsidRPr="003956AE" w:rsidRDefault="00AD09BC" w:rsidP="00784A8E">
      <w:pPr>
        <w:pStyle w:val="Heading1"/>
        <w:numPr>
          <w:ilvl w:val="0"/>
          <w:numId w:val="19"/>
        </w:numPr>
        <w:spacing w:before="0" w:after="200"/>
        <w:rPr>
          <w:rFonts w:ascii="Times New Roman" w:hAnsi="Times New Roman"/>
          <w:color w:val="000000"/>
          <w:sz w:val="26"/>
          <w:szCs w:val="26"/>
          <w:lang w:val="en-US"/>
        </w:rPr>
      </w:pPr>
      <w:bookmarkStart w:id="693" w:name="_Toc263796534"/>
      <w:bookmarkStart w:id="694" w:name="_Toc266204043"/>
      <w:r w:rsidRPr="003956AE">
        <w:rPr>
          <w:rFonts w:ascii="Times New Roman" w:hAnsi="Times New Roman"/>
          <w:color w:val="000000"/>
          <w:sz w:val="26"/>
          <w:szCs w:val="26"/>
          <w:lang w:val="en-US"/>
        </w:rPr>
        <w:t>Yêu cầu của ứng dụng</w:t>
      </w:r>
      <w:bookmarkEnd w:id="693"/>
      <w:bookmarkEnd w:id="694"/>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ins w:id="695" w:author="DONGTHUY" w:date="2010-07-06T08:33:00Z">
        <w:r w:rsidR="00490BB9">
          <w:rPr>
            <w:rFonts w:ascii="Times New Roman" w:hAnsi="Times New Roman"/>
            <w:color w:val="000000"/>
            <w:sz w:val="26"/>
            <w:szCs w:val="26"/>
            <w:lang w:val="en-US"/>
          </w:rPr>
          <w:t xml:space="preserve"> và trong thời hạn quy định</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AD09BC" w:rsidRPr="00C900E0" w:rsidRDefault="00AD09BC"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ins w:id="696" w:author="DONGTHUY" w:date="2010-07-06T08:34:00Z">
        <w:r w:rsidR="00490BB9">
          <w:rPr>
            <w:rFonts w:ascii="Times New Roman" w:hAnsi="Times New Roman"/>
            <w:color w:val="000000"/>
            <w:sz w:val="26"/>
            <w:szCs w:val="26"/>
            <w:lang w:val="en-US"/>
          </w:rPr>
          <w:t xml:space="preserve"> trên tổng thể các quy trình công việc đang được thực thi</w:t>
        </w:r>
      </w:ins>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Thống kê, so sánh các kết quả thực hiện từng </w:t>
      </w:r>
      <w:r w:rsidR="003A3888">
        <w:rPr>
          <w:rFonts w:ascii="Times New Roman" w:hAnsi="Times New Roman"/>
          <w:color w:val="000000"/>
          <w:sz w:val="26"/>
          <w:szCs w:val="26"/>
          <w:lang w:val="en-US"/>
        </w:rPr>
        <w:t>thể hiện</w:t>
      </w:r>
      <w:r w:rsidRPr="003D22F6">
        <w:rPr>
          <w:rFonts w:ascii="Times New Roman" w:hAnsi="Times New Roman"/>
          <w:color w:val="000000"/>
          <w:sz w:val="26"/>
          <w:szCs w:val="26"/>
          <w:lang w:val="en-US"/>
        </w:rPr>
        <w:t xml:space="preserve"> luồng công việc</w:t>
      </w:r>
      <w:r w:rsidR="00297E90">
        <w:rPr>
          <w:rStyle w:val="FootnoteReference"/>
          <w:rFonts w:ascii="Times New Roman" w:hAnsi="Times New Roman"/>
          <w:color w:val="000000"/>
          <w:sz w:val="26"/>
          <w:szCs w:val="26"/>
          <w:lang w:val="en-US"/>
        </w:rPr>
        <w:footnoteReference w:id="1"/>
      </w:r>
      <w:r w:rsidRPr="003D22F6">
        <w:rPr>
          <w:rFonts w:ascii="Times New Roman" w:hAnsi="Times New Roman"/>
          <w:color w:val="000000"/>
          <w:sz w:val="26"/>
          <w:szCs w:val="26"/>
          <w:lang w:val="en-US"/>
        </w:rPr>
        <w:t xml:space="preserve"> (</w:t>
      </w:r>
      <w:r w:rsidRPr="00490BB9">
        <w:rPr>
          <w:rFonts w:ascii="Times New Roman" w:hAnsi="Times New Roman"/>
          <w:i/>
          <w:color w:val="000000"/>
          <w:sz w:val="26"/>
          <w:szCs w:val="26"/>
          <w:lang w:val="en-US"/>
        </w:rPr>
        <w:t>workflow instance</w:t>
      </w:r>
      <w:r w:rsidRPr="003D22F6">
        <w:rPr>
          <w:rFonts w:ascii="Times New Roman" w:hAnsi="Times New Roman"/>
          <w:color w:val="000000"/>
          <w:sz w:val="26"/>
          <w:szCs w:val="26"/>
          <w:lang w:val="en-US"/>
        </w:rPr>
        <w:t>) dưới nhiều dạng khác nhau</w:t>
      </w:r>
      <w:r>
        <w:rPr>
          <w:rFonts w:ascii="Times New Roman" w:hAnsi="Times New Roman"/>
          <w:color w:val="000000"/>
          <w:sz w:val="26"/>
          <w:szCs w:val="26"/>
          <w:lang w:val="en-US"/>
        </w:rPr>
        <w:t xml:space="preserve"> đi từ tổng thể đến chi tiết.</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AD09BC" w:rsidRPr="00795992" w:rsidRDefault="00AD09BC" w:rsidP="00FC52A5">
      <w:pPr>
        <w:pStyle w:val="Heading1"/>
        <w:numPr>
          <w:ilvl w:val="0"/>
          <w:numId w:val="19"/>
        </w:numPr>
        <w:spacing w:before="0" w:after="200"/>
        <w:ind w:left="284" w:firstLine="0"/>
        <w:rPr>
          <w:rFonts w:ascii="Times New Roman" w:hAnsi="Times New Roman"/>
          <w:color w:val="000000"/>
          <w:sz w:val="26"/>
          <w:szCs w:val="26"/>
          <w:lang w:val="en-US"/>
        </w:rPr>
      </w:pPr>
      <w:bookmarkStart w:id="698" w:name="_Toc263796535"/>
      <w:bookmarkStart w:id="699" w:name="_Toc266204044"/>
      <w:r w:rsidRPr="00795992">
        <w:rPr>
          <w:rFonts w:ascii="Times New Roman" w:hAnsi="Times New Roman"/>
          <w:color w:val="000000"/>
          <w:sz w:val="26"/>
          <w:szCs w:val="26"/>
          <w:lang w:val="en-US"/>
        </w:rPr>
        <w:t>Nội dung cần thực hiện để đáp ứng yêu cầu trên:</w:t>
      </w:r>
      <w:bookmarkEnd w:id="698"/>
      <w:bookmarkEnd w:id="699"/>
    </w:p>
    <w:p w:rsidR="00AD09BC" w:rsidRPr="00795992" w:rsidRDefault="00AD09BC" w:rsidP="00784A8E">
      <w:pPr>
        <w:pStyle w:val="Heading2"/>
        <w:numPr>
          <w:ilvl w:val="1"/>
          <w:numId w:val="19"/>
        </w:numPr>
        <w:spacing w:before="0" w:after="200"/>
        <w:rPr>
          <w:rFonts w:ascii="Times New Roman" w:hAnsi="Times New Roman"/>
          <w:color w:val="000000"/>
          <w:lang w:val="en-US"/>
        </w:rPr>
      </w:pPr>
      <w:bookmarkStart w:id="700" w:name="_Toc263796536"/>
      <w:bookmarkStart w:id="701" w:name="_Toc266204045"/>
      <w:r w:rsidRPr="00795992">
        <w:rPr>
          <w:rFonts w:ascii="Times New Roman" w:hAnsi="Times New Roman"/>
          <w:color w:val="000000"/>
          <w:lang w:val="en-US"/>
        </w:rPr>
        <w:t>Tìm hiểu thực tế ứng dụng</w:t>
      </w:r>
      <w:bookmarkEnd w:id="700"/>
      <w:bookmarkEnd w:id="701"/>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văn bằng các</w:t>
      </w:r>
      <w:r>
        <w:rPr>
          <w:rFonts w:ascii="Times New Roman" w:hAnsi="Times New Roman"/>
          <w:color w:val="000000"/>
          <w:sz w:val="26"/>
          <w:szCs w:val="26"/>
          <w:lang w:val="en-US"/>
        </w:rPr>
        <w:t xml:space="preserve"> </w:t>
      </w:r>
      <w:r w:rsidRPr="00D26559">
        <w:rPr>
          <w:rFonts w:ascii="Times New Roman" w:hAnsi="Times New Roman"/>
          <w:sz w:val="26"/>
          <w:szCs w:val="26"/>
        </w:rPr>
        <w:t xml:space="preserve">đơn vị đào tạo chứng chỉ quốc </w:t>
      </w:r>
      <w:r>
        <w:rPr>
          <w:rFonts w:ascii="Times New Roman" w:hAnsi="Times New Roman"/>
          <w:sz w:val="26"/>
          <w:szCs w:val="26"/>
          <w:lang w:val="en-US"/>
        </w:rPr>
        <w:t>gia.</w:t>
      </w:r>
    </w:p>
    <w:p w:rsidR="00AD09BC" w:rsidRPr="002758E6" w:rsidRDefault="00AD09BC"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r>
        <w:rPr>
          <w:rFonts w:ascii="Times New Roman" w:hAnsi="Times New Roman"/>
          <w:color w:val="000000"/>
          <w:sz w:val="26"/>
          <w:szCs w:val="26"/>
          <w:lang w:val="en-US"/>
        </w:rPr>
        <w:t xml:space="preserve">, các đơn vị đào tạo chứng chỉ </w:t>
      </w:r>
      <w:del w:id="702" w:author="DONGTHUY" w:date="2010-07-06T08:35:00Z">
        <w:r w:rsidDel="00490BB9">
          <w:rPr>
            <w:rFonts w:ascii="Times New Roman" w:hAnsi="Times New Roman"/>
            <w:color w:val="000000"/>
            <w:sz w:val="26"/>
            <w:szCs w:val="26"/>
            <w:lang w:val="en-US"/>
          </w:rPr>
          <w:delText xml:space="preserve">cấp </w:delText>
        </w:r>
      </w:del>
      <w:r>
        <w:rPr>
          <w:rFonts w:ascii="Times New Roman" w:hAnsi="Times New Roman"/>
          <w:color w:val="000000"/>
          <w:sz w:val="26"/>
          <w:szCs w:val="26"/>
          <w:lang w:val="en-US"/>
        </w:rPr>
        <w:t>quốc gia thường</w:t>
      </w:r>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r>
        <w:rPr>
          <w:rFonts w:ascii="Times New Roman" w:hAnsi="Times New Roman"/>
          <w:color w:val="000000"/>
          <w:sz w:val="26"/>
          <w:szCs w:val="26"/>
          <w:lang w:val="en-US"/>
        </w:rPr>
        <w:t xml:space="preserve"> các</w:t>
      </w:r>
      <w:r w:rsidRPr="002758E6">
        <w:rPr>
          <w:rFonts w:ascii="Times New Roman" w:hAnsi="Times New Roman"/>
          <w:color w:val="000000"/>
          <w:sz w:val="26"/>
          <w:szCs w:val="26"/>
          <w:lang w:val="en-US"/>
        </w:rPr>
        <w:t xml:space="preserve"> trung tâm là điều cấp thiết và cần được triển khai.</w:t>
      </w:r>
    </w:p>
    <w:p w:rsidR="00AD09BC" w:rsidRPr="003C1A0C" w:rsidRDefault="00AD09BC" w:rsidP="00784A8E">
      <w:pPr>
        <w:pStyle w:val="Heading2"/>
        <w:numPr>
          <w:ilvl w:val="1"/>
          <w:numId w:val="19"/>
        </w:numPr>
        <w:spacing w:before="0" w:after="200"/>
        <w:rPr>
          <w:rFonts w:ascii="Times New Roman" w:hAnsi="Times New Roman"/>
          <w:color w:val="000000"/>
          <w:lang w:val="en-US"/>
        </w:rPr>
      </w:pPr>
      <w:bookmarkStart w:id="703" w:name="_Toc263796537"/>
      <w:bookmarkStart w:id="704" w:name="_Toc266204046"/>
      <w:r w:rsidRPr="003C1A0C">
        <w:rPr>
          <w:rFonts w:ascii="Times New Roman" w:hAnsi="Times New Roman"/>
          <w:color w:val="000000"/>
          <w:lang w:val="en-US"/>
        </w:rPr>
        <w:t>Khảo sát và lựa chọn môi trường công nghệ phù hợp</w:t>
      </w:r>
      <w:bookmarkEnd w:id="703"/>
      <w:bookmarkEnd w:id="704"/>
      <w:r w:rsidRPr="003C1A0C">
        <w:rPr>
          <w:rFonts w:ascii="Times New Roman" w:hAnsi="Times New Roman"/>
          <w:color w:val="000000"/>
          <w:lang w:val="en-US"/>
        </w:rPr>
        <w:t xml:space="preserve"> </w:t>
      </w:r>
    </w:p>
    <w:p w:rsidR="00AD09BC" w:rsidRPr="00C900E0" w:rsidRDefault="00AD09BC" w:rsidP="00784A8E">
      <w:pPr>
        <w:pStyle w:val="Heading3"/>
        <w:numPr>
          <w:ilvl w:val="2"/>
          <w:numId w:val="19"/>
        </w:numPr>
        <w:spacing w:before="0" w:after="200"/>
        <w:rPr>
          <w:rFonts w:ascii="Times New Roman" w:hAnsi="Times New Roman"/>
          <w:color w:val="000000"/>
          <w:sz w:val="26"/>
          <w:szCs w:val="26"/>
          <w:lang w:val="en-US"/>
        </w:rPr>
      </w:pPr>
      <w:bookmarkStart w:id="705" w:name="_Toc263796538"/>
      <w:bookmarkStart w:id="706" w:name="_Toc266204047"/>
      <w:r w:rsidRPr="003D22F6">
        <w:rPr>
          <w:rFonts w:ascii="Times New Roman" w:hAnsi="Times New Roman"/>
          <w:color w:val="000000"/>
          <w:sz w:val="26"/>
          <w:szCs w:val="26"/>
          <w:lang w:val="en-US"/>
        </w:rPr>
        <w:t>Khảo sát:</w:t>
      </w:r>
      <w:bookmarkEnd w:id="705"/>
      <w:bookmarkEnd w:id="706"/>
      <w:r w:rsidRPr="003D22F6">
        <w:rPr>
          <w:rFonts w:ascii="Times New Roman" w:hAnsi="Times New Roman"/>
          <w:color w:val="000000"/>
          <w:sz w:val="26"/>
          <w:szCs w:val="26"/>
          <w:lang w:val="en-US"/>
        </w:rPr>
        <w:t xml:space="preserve"> </w:t>
      </w:r>
    </w:p>
    <w:p w:rsidR="00AD09BC" w:rsidRDefault="00AD09BC" w:rsidP="00784A8E">
      <w:pPr>
        <w:pStyle w:val="Heading4"/>
        <w:numPr>
          <w:ilvl w:val="3"/>
          <w:numId w:val="19"/>
        </w:numPr>
        <w:spacing w:before="0" w:after="200"/>
        <w:rPr>
          <w:rFonts w:ascii="Times New Roman" w:hAnsi="Times New Roman"/>
          <w:color w:val="000000"/>
          <w:sz w:val="26"/>
          <w:szCs w:val="26"/>
          <w:lang w:val="en-US"/>
        </w:rPr>
      </w:pPr>
      <w:bookmarkStart w:id="707" w:name="_Toc266204048"/>
      <w:r>
        <w:rPr>
          <w:rFonts w:ascii="Times New Roman" w:hAnsi="Times New Roman"/>
          <w:i w:val="0"/>
          <w:color w:val="000000"/>
          <w:sz w:val="26"/>
          <w:szCs w:val="26"/>
          <w:lang w:val="en-US"/>
        </w:rPr>
        <w:t>Khảo sát:</w:t>
      </w:r>
      <w:bookmarkEnd w:id="707"/>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r>
        <w:rPr>
          <w:rFonts w:ascii="Times New Roman" w:hAnsi="Times New Roman"/>
          <w:color w:val="000000"/>
          <w:sz w:val="26"/>
          <w:szCs w:val="26"/>
          <w:lang w:val="en-US"/>
        </w:rPr>
        <w:t xml:space="preserve"> đa số các đơn vị đào tạo chứng chỉ cấp quốc gia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chưa</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sử dụng các</w:t>
      </w:r>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nhằm</w:t>
      </w:r>
      <w:r w:rsidRPr="003D22F6">
        <w:rPr>
          <w:rFonts w:ascii="Times New Roman" w:hAnsi="Times New Roman"/>
          <w:color w:val="000000"/>
          <w:sz w:val="26"/>
          <w:szCs w:val="26"/>
          <w:lang w:val="en-US"/>
        </w:rPr>
        <w:t xml:space="preserve"> hỗ trợ</w:t>
      </w:r>
      <w:r>
        <w:rPr>
          <w:rFonts w:ascii="Times New Roman" w:hAnsi="Times New Roman"/>
          <w:color w:val="000000"/>
          <w:sz w:val="26"/>
          <w:szCs w:val="26"/>
          <w:lang w:val="en-US"/>
        </w:rPr>
        <w:t xml:space="preserve"> các</w:t>
      </w:r>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trong việc thực hiện </w:t>
      </w:r>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AD09BC" w:rsidRPr="00B562B0"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08" w:name="_Toc266204049"/>
      <w:r>
        <w:rPr>
          <w:rFonts w:ascii="Times New Roman" w:hAnsi="Times New Roman"/>
          <w:i w:val="0"/>
          <w:color w:val="000000"/>
          <w:sz w:val="26"/>
          <w:szCs w:val="26"/>
          <w:lang w:val="en-US"/>
        </w:rPr>
        <w:t>Nhu cầu</w:t>
      </w:r>
      <w:bookmarkEnd w:id="708"/>
    </w:p>
    <w:p w:rsidR="00AD09BC" w:rsidRPr="00C900E0" w:rsidRDefault="00AD09BC" w:rsidP="009117FC">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r>
        <w:rPr>
          <w:rFonts w:ascii="Times New Roman" w:hAnsi="Times New Roman"/>
          <w:color w:val="000000"/>
          <w:sz w:val="26"/>
          <w:szCs w:val="26"/>
          <w:lang w:val="en-US"/>
        </w:rPr>
        <w:t>Như vậy, h</w:t>
      </w:r>
      <w:r w:rsidRPr="003D22F6">
        <w:rPr>
          <w:rFonts w:ascii="Times New Roman" w:hAnsi="Times New Roman"/>
          <w:color w:val="000000"/>
          <w:sz w:val="26"/>
          <w:szCs w:val="26"/>
          <w:lang w:val="en-US"/>
        </w:rPr>
        <w:t xml:space="preserve">ệ thống </w:t>
      </w:r>
      <w:r>
        <w:rPr>
          <w:rFonts w:ascii="Times New Roman" w:hAnsi="Times New Roman"/>
          <w:color w:val="000000"/>
          <w:sz w:val="26"/>
          <w:szCs w:val="26"/>
          <w:lang w:val="en-US"/>
        </w:rPr>
        <w:t>cần được xây dựng có khả năng đáp ứng những</w:t>
      </w:r>
      <w:r w:rsidRPr="003D22F6">
        <w:rPr>
          <w:rFonts w:ascii="Times New Roman" w:hAnsi="Times New Roman"/>
          <w:color w:val="000000"/>
          <w:sz w:val="26"/>
          <w:szCs w:val="26"/>
          <w:lang w:val="en-US"/>
        </w:rPr>
        <w:t xml:space="preserve"> chức năng phức tạp,</w:t>
      </w:r>
      <w:r>
        <w:rPr>
          <w:rFonts w:ascii="Times New Roman" w:hAnsi="Times New Roman"/>
          <w:color w:val="000000"/>
          <w:sz w:val="26"/>
          <w:szCs w:val="26"/>
          <w:lang w:val="en-US"/>
        </w:rPr>
        <w:t xml:space="preserve"> đồng thời</w:t>
      </w:r>
      <w:r w:rsidRPr="003D22F6">
        <w:rPr>
          <w:rFonts w:ascii="Times New Roman" w:hAnsi="Times New Roman"/>
          <w:color w:val="000000"/>
          <w:sz w:val="26"/>
          <w:szCs w:val="26"/>
          <w:lang w:val="en-US"/>
        </w:rPr>
        <w:t xml:space="preserve"> giao diện đồ họa</w:t>
      </w:r>
      <w:r>
        <w:rPr>
          <w:rFonts w:ascii="Times New Roman" w:hAnsi="Times New Roman"/>
          <w:color w:val="000000"/>
          <w:sz w:val="26"/>
          <w:szCs w:val="26"/>
          <w:lang w:val="en-US"/>
        </w:rPr>
        <w:t xml:space="preserve"> phải</w:t>
      </w:r>
      <w:r w:rsidRPr="00C900E0">
        <w:rPr>
          <w:rFonts w:ascii="Times New Roman" w:hAnsi="Times New Roman"/>
          <w:color w:val="000000"/>
          <w:sz w:val="26"/>
          <w:szCs w:val="26"/>
          <w:lang w:val="en-US"/>
        </w:rPr>
        <w:t xml:space="preserve"> có khả năng</w:t>
      </w:r>
      <w:r w:rsidRPr="003D22F6">
        <w:rPr>
          <w:rFonts w:ascii="Times New Roman" w:hAnsi="Times New Roman"/>
          <w:color w:val="000000"/>
          <w:sz w:val="26"/>
          <w:szCs w:val="26"/>
          <w:lang w:val="en-US"/>
        </w:rPr>
        <w:t xml:space="preserve"> thể hiện được luồng công việc</w:t>
      </w:r>
      <w:r w:rsidRPr="00C900E0">
        <w:rPr>
          <w:rFonts w:ascii="Times New Roman" w:hAnsi="Times New Roman"/>
          <w:color w:val="000000"/>
          <w:sz w:val="26"/>
          <w:szCs w:val="26"/>
          <w:lang w:val="en-US"/>
        </w:rPr>
        <w:t xml:space="preserve"> dưới dạng </w:t>
      </w:r>
      <w:r w:rsidRPr="00C900E0">
        <w:rPr>
          <w:rFonts w:ascii="Times New Roman" w:hAnsi="Times New Roman"/>
          <w:color w:val="000000"/>
          <w:sz w:val="26"/>
          <w:szCs w:val="26"/>
          <w:lang w:val="en-US"/>
        </w:rPr>
        <w:lastRenderedPageBreak/>
        <w:t>sơ đồ, biểu đồ</w:t>
      </w:r>
      <w:r w:rsidRPr="003D22F6">
        <w:rPr>
          <w:rFonts w:ascii="Times New Roman" w:hAnsi="Times New Roman"/>
          <w:color w:val="000000"/>
          <w:sz w:val="26"/>
          <w:szCs w:val="26"/>
          <w:lang w:val="en-US"/>
        </w:rPr>
        <w:t xml:space="preserve"> cũng như có khả năng biểu diễn được quá trình hiện tại trên thực tế một các</w:t>
      </w:r>
      <w:r>
        <w:rPr>
          <w:rFonts w:ascii="Times New Roman" w:hAnsi="Times New Roman"/>
          <w:color w:val="000000"/>
          <w:sz w:val="26"/>
          <w:szCs w:val="26"/>
          <w:lang w:val="en-US"/>
        </w:rPr>
        <w:t>h trực quan,</w:t>
      </w:r>
      <w:r w:rsidRPr="003D22F6">
        <w:rPr>
          <w:rFonts w:ascii="Times New Roman" w:hAnsi="Times New Roman"/>
          <w:color w:val="000000"/>
          <w:sz w:val="26"/>
          <w:szCs w:val="26"/>
          <w:lang w:val="en-US"/>
        </w:rPr>
        <w:t xml:space="preserve"> dễ hiểu và gần gũi với người sử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Ngoài ra,</w:t>
      </w:r>
      <w:r w:rsidRPr="003D22F6">
        <w:rPr>
          <w:rFonts w:ascii="Times New Roman" w:hAnsi="Times New Roman"/>
          <w:color w:val="000000"/>
          <w:sz w:val="26"/>
          <w:szCs w:val="26"/>
          <w:lang w:val="en-US"/>
        </w:rPr>
        <w:t xml:space="preserve"> các công việc </w:t>
      </w:r>
      <w:r>
        <w:rPr>
          <w:rFonts w:ascii="Times New Roman" w:hAnsi="Times New Roman"/>
          <w:color w:val="000000"/>
          <w:sz w:val="26"/>
          <w:szCs w:val="26"/>
          <w:lang w:val="en-US"/>
        </w:rPr>
        <w:t xml:space="preserve">trong quy trình </w:t>
      </w:r>
      <w:r w:rsidRPr="003D22F6">
        <w:rPr>
          <w:rFonts w:ascii="Times New Roman" w:hAnsi="Times New Roman"/>
          <w:color w:val="000000"/>
          <w:sz w:val="26"/>
          <w:szCs w:val="26"/>
          <w:lang w:val="en-US"/>
        </w:rPr>
        <w:t>được thực hiện có các ràng buộc về thời gian và trình tự</w:t>
      </w:r>
      <w:r>
        <w:rPr>
          <w:rFonts w:ascii="Times New Roman" w:hAnsi="Times New Roman"/>
          <w:color w:val="000000"/>
          <w:sz w:val="26"/>
          <w:szCs w:val="26"/>
          <w:lang w:val="en-US"/>
        </w:rPr>
        <w:t xml:space="preserve"> nhất định</w:t>
      </w:r>
      <w:r w:rsidRPr="003D22F6">
        <w:rPr>
          <w:rFonts w:ascii="Times New Roman" w:hAnsi="Times New Roman"/>
          <w:color w:val="000000"/>
          <w:sz w:val="26"/>
          <w:szCs w:val="26"/>
          <w:lang w:val="en-US"/>
        </w:rPr>
        <w:t>, đòi hỏi hệ thống phải xử lý các công việc đúng với luồng công việc đã được định nghĩa..</w:t>
      </w:r>
    </w:p>
    <w:p w:rsidR="00AD09BC" w:rsidRPr="00B05142" w:rsidRDefault="00AD09BC" w:rsidP="00784A8E">
      <w:pPr>
        <w:pStyle w:val="Heading4"/>
        <w:numPr>
          <w:ilvl w:val="3"/>
          <w:numId w:val="19"/>
        </w:numPr>
        <w:spacing w:before="0" w:after="200"/>
        <w:rPr>
          <w:rFonts w:ascii="Times New Roman" w:hAnsi="Times New Roman"/>
          <w:i w:val="0"/>
          <w:color w:val="000000"/>
          <w:sz w:val="26"/>
          <w:szCs w:val="26"/>
          <w:lang w:val="en-US"/>
        </w:rPr>
      </w:pPr>
      <w:bookmarkStart w:id="709" w:name="_Toc263796541"/>
      <w:bookmarkStart w:id="710" w:name="_Toc266204050"/>
      <w:r w:rsidRPr="00B05142">
        <w:rPr>
          <w:rFonts w:ascii="Times New Roman" w:hAnsi="Times New Roman"/>
          <w:i w:val="0"/>
          <w:color w:val="000000"/>
          <w:sz w:val="26"/>
          <w:szCs w:val="26"/>
          <w:lang w:val="en-US"/>
        </w:rPr>
        <w:t>Các công nghệ:</w:t>
      </w:r>
      <w:bookmarkEnd w:id="709"/>
      <w:bookmarkEnd w:id="710"/>
    </w:p>
    <w:p w:rsidR="00AD09BC" w:rsidRPr="00C900E0" w:rsidRDefault="00AD09BC" w:rsidP="00784A8E">
      <w:pPr>
        <w:pStyle w:val="ListParagraph"/>
        <w:numPr>
          <w:ilvl w:val="0"/>
          <w:numId w:val="13"/>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kiến trúc (</w:t>
      </w:r>
      <w:r w:rsidR="00E86DC4" w:rsidRPr="00E86DC4">
        <w:rPr>
          <w:rFonts w:ascii="Times New Roman" w:hAnsi="Times New Roman"/>
          <w:i/>
          <w:color w:val="000000"/>
          <w:sz w:val="26"/>
          <w:szCs w:val="26"/>
          <w:lang w:val="en-US"/>
          <w:rPrChange w:id="711" w:author="DONGTHUY" w:date="2010-07-06T08:36:00Z">
            <w:rPr>
              <w:rFonts w:ascii="Times New Roman" w:hAnsi="Times New Roman"/>
              <w:color w:val="000000"/>
              <w:sz w:val="26"/>
              <w:szCs w:val="26"/>
              <w:u w:val="single"/>
              <w:lang w:val="en-US"/>
            </w:rPr>
          </w:rPrChange>
        </w:rPr>
        <w:t>framework</w:t>
      </w:r>
      <w:r>
        <w:rPr>
          <w:rFonts w:ascii="Times New Roman" w:hAnsi="Times New Roman"/>
          <w:color w:val="000000"/>
          <w:sz w:val="26"/>
          <w:szCs w:val="26"/>
          <w:lang w:val="en-US"/>
        </w:rPr>
        <w:t xml:space="preserve">),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AD09BC" w:rsidRPr="00C900E0" w:rsidRDefault="00AD09BC" w:rsidP="00784A8E">
      <w:pPr>
        <w:pStyle w:val="ListParagraph"/>
        <w:numPr>
          <w:ilvl w:val="0"/>
          <w:numId w:val="14"/>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AD09BC" w:rsidRPr="00524C6C" w:rsidRDefault="00AD09BC" w:rsidP="00784A8E">
      <w:pPr>
        <w:pStyle w:val="Heading3"/>
        <w:numPr>
          <w:ilvl w:val="2"/>
          <w:numId w:val="19"/>
        </w:numPr>
        <w:spacing w:before="0" w:after="200"/>
        <w:rPr>
          <w:rFonts w:ascii="Times New Roman" w:hAnsi="Times New Roman"/>
          <w:color w:val="000000"/>
          <w:sz w:val="26"/>
          <w:szCs w:val="26"/>
          <w:lang w:val="en-US"/>
        </w:rPr>
      </w:pPr>
      <w:bookmarkStart w:id="717" w:name="_Toc263796542"/>
      <w:bookmarkStart w:id="718" w:name="_Toc266204051"/>
      <w:r w:rsidRPr="00524C6C">
        <w:rPr>
          <w:rFonts w:ascii="Times New Roman" w:hAnsi="Times New Roman"/>
          <w:color w:val="000000"/>
          <w:sz w:val="26"/>
          <w:szCs w:val="26"/>
          <w:lang w:val="en-US"/>
        </w:rPr>
        <w:t>Lựa chọn môi trường:</w:t>
      </w:r>
      <w:bookmarkEnd w:id="717"/>
      <w:bookmarkEnd w:id="718"/>
    </w:p>
    <w:p w:rsidR="00AD09BC" w:rsidRDefault="00AD09BC" w:rsidP="00784A8E">
      <w:pPr>
        <w:ind w:firstLine="270"/>
        <w:jc w:val="both"/>
        <w:rPr>
          <w:rFonts w:ascii="Times New Roman" w:hAnsi="Times New Roman"/>
          <w:color w:val="000000"/>
          <w:sz w:val="26"/>
          <w:szCs w:val="26"/>
          <w:lang w:val="en-US"/>
        </w:rPr>
      </w:pPr>
      <w:r w:rsidRPr="000443F4">
        <w:rPr>
          <w:rFonts w:ascii="Times New Roman" w:hAnsi="Times New Roman"/>
          <w:color w:val="000000"/>
          <w:sz w:val="26"/>
          <w:szCs w:val="26"/>
          <w:lang w:val="en-US"/>
        </w:rPr>
        <w:t>Trên</w:t>
      </w:r>
      <w:r w:rsidRPr="00D26559">
        <w:rPr>
          <w:rFonts w:ascii="Times New Roman" w:hAnsi="Times New Roman"/>
          <w:color w:val="000000"/>
          <w:sz w:val="26"/>
          <w:szCs w:val="26"/>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p>
    <w:p w:rsidR="00AD09BC" w:rsidRPr="00C900E0" w:rsidRDefault="00AD09BC" w:rsidP="00784A8E">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Các giải quyết bài toán nghiệp vụ đối với quy trình thi, cấp chứng chỉ và in băn bằng cho các đơn vị đào tạo chứng chỉ quốc gia được nghiên cứu trong khóa luận này cũng không nằm ngoài hướng nêu trên. Vì vậy, </w:t>
      </w:r>
      <w:r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AD09BC" w:rsidRPr="00C900E0"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r>
        <w:rPr>
          <w:rFonts w:ascii="Times New Roman" w:hAnsi="Times New Roman"/>
          <w:color w:val="000000"/>
          <w:sz w:val="26"/>
          <w:szCs w:val="26"/>
          <w:lang w:val="en-US"/>
        </w:rPr>
        <w:t xml:space="preserve"> chấm thi và</w:t>
      </w:r>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trong nghiệp vụ quản lý đào tạo</w:t>
      </w:r>
      <w:r w:rsidRPr="003D22F6">
        <w:rPr>
          <w:rFonts w:ascii="Times New Roman" w:hAnsi="Times New Roman"/>
          <w:color w:val="000000"/>
          <w:sz w:val="26"/>
          <w:szCs w:val="26"/>
          <w:lang w:val="en-US"/>
        </w:rPr>
        <w:t xml:space="preserve"> theo hướng sử dụng Windows Workflow Foundation làm nền tảng</w:t>
      </w:r>
      <w:r>
        <w:rPr>
          <w:rFonts w:ascii="Times New Roman" w:hAnsi="Times New Roman"/>
          <w:color w:val="000000"/>
          <w:sz w:val="26"/>
          <w:szCs w:val="26"/>
          <w:lang w:val="en-US"/>
        </w:rPr>
        <w:t xml:space="preserve"> công nghệ</w:t>
      </w:r>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AD09BC" w:rsidRPr="009317B7" w:rsidRDefault="00AD09BC" w:rsidP="00784A8E">
      <w:pPr>
        <w:pStyle w:val="Heading1"/>
        <w:numPr>
          <w:ilvl w:val="0"/>
          <w:numId w:val="19"/>
        </w:numPr>
        <w:spacing w:before="0" w:after="200"/>
        <w:rPr>
          <w:rFonts w:ascii="Times New Roman" w:hAnsi="Times New Roman"/>
          <w:color w:val="000000"/>
          <w:sz w:val="26"/>
          <w:szCs w:val="26"/>
          <w:lang w:val="en-US"/>
        </w:rPr>
      </w:pPr>
      <w:bookmarkStart w:id="719" w:name="_Toc263796543"/>
      <w:bookmarkStart w:id="720" w:name="_Toc266204052"/>
      <w:r w:rsidRPr="009317B7">
        <w:rPr>
          <w:rFonts w:ascii="Times New Roman" w:hAnsi="Times New Roman"/>
          <w:color w:val="000000"/>
          <w:sz w:val="26"/>
          <w:szCs w:val="26"/>
          <w:lang w:val="en-US"/>
        </w:rPr>
        <w:t>Bố cục khóa luận tốt nghiệp</w:t>
      </w:r>
      <w:bookmarkEnd w:id="719"/>
      <w:bookmarkEnd w:id="720"/>
    </w:p>
    <w:p w:rsidR="00AD09BC" w:rsidRPr="00C900E0" w:rsidRDefault="00AD09BC"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r>
        <w:rPr>
          <w:rFonts w:ascii="Times New Roman" w:hAnsi="Times New Roman"/>
          <w:color w:val="000000"/>
          <w:sz w:val="26"/>
          <w:szCs w:val="26"/>
          <w:lang w:val="en-US"/>
        </w:rPr>
        <w:t xml:space="preserve">công nghệ </w:t>
      </w:r>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2: </w:t>
      </w:r>
      <w:ins w:id="721" w:author="DONGTHUY" w:date="2010-07-06T10:14:00Z">
        <w:r w:rsidR="00896913">
          <w:rPr>
            <w:rFonts w:ascii="Times New Roman" w:hAnsi="Times New Roman"/>
            <w:b/>
            <w:color w:val="000000"/>
            <w:sz w:val="26"/>
            <w:szCs w:val="26"/>
            <w:lang w:val="en-US"/>
          </w:rPr>
          <w:t xml:space="preserve">Một </w:t>
        </w:r>
      </w:ins>
      <w:del w:id="722" w:author="DONGTHUY" w:date="2010-07-06T10:14:00Z">
        <w:r w:rsidRPr="00324DFD" w:rsidDel="00896913">
          <w:rPr>
            <w:rFonts w:ascii="Times New Roman" w:hAnsi="Times New Roman"/>
            <w:b/>
            <w:color w:val="000000"/>
            <w:sz w:val="26"/>
            <w:szCs w:val="26"/>
            <w:lang w:val="en-US"/>
          </w:rPr>
          <w:delText>Ứ</w:delText>
        </w:r>
      </w:del>
      <w:ins w:id="723" w:author="DONGTHUY" w:date="2010-07-06T10:14:00Z">
        <w:r w:rsidR="00896913">
          <w:rPr>
            <w:rFonts w:ascii="Times New Roman" w:hAnsi="Times New Roman"/>
            <w:b/>
            <w:color w:val="000000"/>
            <w:sz w:val="26"/>
            <w:szCs w:val="26"/>
            <w:lang w:val="en-US"/>
          </w:rPr>
          <w:t>ứ</w:t>
        </w:r>
      </w:ins>
      <w:r w:rsidRPr="00324DFD">
        <w:rPr>
          <w:rFonts w:ascii="Times New Roman" w:hAnsi="Times New Roman"/>
          <w:b/>
          <w:color w:val="000000"/>
          <w:sz w:val="26"/>
          <w:szCs w:val="26"/>
          <w:lang w:val="en-US"/>
        </w:rPr>
        <w:t>ng dụng</w:t>
      </w:r>
      <w:ins w:id="724" w:author="DONGTHUY" w:date="2010-07-06T10:14:00Z">
        <w:r w:rsidR="00896913">
          <w:rPr>
            <w:rFonts w:ascii="Times New Roman" w:hAnsi="Times New Roman"/>
            <w:b/>
            <w:color w:val="000000"/>
            <w:sz w:val="26"/>
            <w:szCs w:val="26"/>
            <w:lang w:val="en-US"/>
          </w:rPr>
          <w:t xml:space="preserve"> luồng công việc</w:t>
        </w:r>
      </w:ins>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w:t>
      </w:r>
      <w:del w:id="725" w:author="DONGTHUY" w:date="2010-07-06T11:48:00Z">
        <w:r w:rsidRPr="003D22F6" w:rsidDel="00A86747">
          <w:rPr>
            <w:rFonts w:ascii="Times New Roman" w:hAnsi="Times New Roman"/>
            <w:color w:val="000000"/>
            <w:sz w:val="26"/>
            <w:szCs w:val="26"/>
            <w:lang w:val="en-US"/>
          </w:rPr>
          <w:delText xml:space="preserve">chủ yếu sẽ xoay quanh </w:delText>
        </w:r>
      </w:del>
      <w:ins w:id="726" w:author="DONGTHUY" w:date="2010-07-06T11:48:00Z">
        <w:r w:rsidR="00A86747">
          <w:rPr>
            <w:rFonts w:ascii="Times New Roman" w:hAnsi="Times New Roman"/>
            <w:color w:val="000000"/>
            <w:sz w:val="26"/>
            <w:szCs w:val="26"/>
            <w:lang w:val="en-US"/>
          </w:rPr>
          <w:t xml:space="preserve">mô tả </w:t>
        </w:r>
      </w:ins>
      <w:r w:rsidRPr="003D22F6">
        <w:rPr>
          <w:rFonts w:ascii="Times New Roman" w:hAnsi="Times New Roman"/>
          <w:color w:val="000000"/>
          <w:sz w:val="26"/>
          <w:szCs w:val="26"/>
          <w:lang w:val="en-US"/>
        </w:rPr>
        <w:t xml:space="preserve">nội dung của ứng dụng. Phần đầu của chương sẽ </w:t>
      </w:r>
      <w:r>
        <w:rPr>
          <w:rFonts w:ascii="Times New Roman" w:hAnsi="Times New Roman"/>
          <w:color w:val="000000"/>
          <w:sz w:val="26"/>
          <w:szCs w:val="26"/>
          <w:lang w:val="en-US"/>
        </w:rPr>
        <w:t xml:space="preserve">tìm hiểu và </w:t>
      </w:r>
      <w:r w:rsidRPr="003D22F6">
        <w:rPr>
          <w:rFonts w:ascii="Times New Roman" w:hAnsi="Times New Roman"/>
          <w:color w:val="000000"/>
          <w:sz w:val="26"/>
          <w:szCs w:val="26"/>
          <w:lang w:val="en-US"/>
        </w:rPr>
        <w:t xml:space="preserve">phân tích hiện trạng </w:t>
      </w:r>
      <w:r>
        <w:rPr>
          <w:rFonts w:ascii="Times New Roman" w:hAnsi="Times New Roman"/>
          <w:color w:val="000000"/>
          <w:sz w:val="26"/>
          <w:szCs w:val="26"/>
          <w:lang w:val="en-US"/>
        </w:rPr>
        <w:t>các quy trình nghiệp vụ của ứng dụng quản lý luồng công việc.</w:t>
      </w:r>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3: </w:t>
      </w:r>
      <w:del w:id="727" w:author="DONGTHUY" w:date="2010-07-06T10:15:00Z">
        <w:r w:rsidRPr="00324DFD" w:rsidDel="00896913">
          <w:rPr>
            <w:rFonts w:ascii="Times New Roman" w:hAnsi="Times New Roman"/>
            <w:b/>
            <w:color w:val="000000"/>
            <w:sz w:val="26"/>
            <w:szCs w:val="26"/>
            <w:lang w:val="en-US"/>
          </w:rPr>
          <w:delText>Khảo sát m</w:delText>
        </w:r>
      </w:del>
      <w:ins w:id="728" w:author="DONGTHUY" w:date="2010-07-06T10:15:00Z">
        <w:r w:rsidR="00896913">
          <w:rPr>
            <w:rFonts w:ascii="Times New Roman" w:hAnsi="Times New Roman"/>
            <w:b/>
            <w:color w:val="000000"/>
            <w:sz w:val="26"/>
            <w:szCs w:val="26"/>
            <w:lang w:val="en-US"/>
          </w:rPr>
          <w:t>M</w:t>
        </w:r>
      </w:ins>
      <w:r w:rsidRPr="00324DFD">
        <w:rPr>
          <w:rFonts w:ascii="Times New Roman" w:hAnsi="Times New Roman"/>
          <w:b/>
          <w:color w:val="000000"/>
          <w:sz w:val="26"/>
          <w:szCs w:val="26"/>
          <w:lang w:val="en-US"/>
        </w:rPr>
        <w:t>ôi trường công nghệ</w:t>
      </w:r>
      <w:del w:id="729" w:author="DONGTHUY" w:date="2010-07-06T10:15:00Z">
        <w:r w:rsidRPr="00324DFD" w:rsidDel="00896913">
          <w:rPr>
            <w:rFonts w:ascii="Times New Roman" w:hAnsi="Times New Roman"/>
            <w:b/>
            <w:color w:val="000000"/>
            <w:sz w:val="26"/>
            <w:szCs w:val="26"/>
            <w:lang w:val="en-US"/>
          </w:rPr>
          <w:delText>, thuyết minh lựa chọn môi trường công nghệ</w:delText>
        </w:r>
      </w:del>
      <w:ins w:id="730" w:author="DONGTHUY" w:date="2010-07-06T10:15:00Z">
        <w:r w:rsidR="00896913">
          <w:rPr>
            <w:rFonts w:ascii="Times New Roman" w:hAnsi="Times New Roman"/>
            <w:b/>
            <w:color w:val="000000"/>
            <w:sz w:val="26"/>
            <w:szCs w:val="26"/>
            <w:lang w:val="en-US"/>
          </w:rPr>
          <w:t xml:space="preserve"> để xây dựng một hệ thống quản lý luồng công việc</w:t>
        </w:r>
      </w:ins>
      <w:r w:rsidRPr="00324DFD">
        <w:rPr>
          <w:rFonts w:ascii="Times New Roman" w:hAnsi="Times New Roman"/>
          <w:b/>
          <w:color w:val="000000"/>
          <w:sz w:val="26"/>
          <w:szCs w:val="26"/>
          <w:lang w:val="en-US"/>
        </w:rPr>
        <w:t>.</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w:t>
      </w:r>
      <w:r w:rsidRPr="00A86747">
        <w:rPr>
          <w:rFonts w:ascii="Times New Roman" w:hAnsi="Times New Roman"/>
          <w:color w:val="000000"/>
          <w:sz w:val="26"/>
          <w:szCs w:val="26"/>
          <w:lang w:val="en-US"/>
        </w:rPr>
        <w:t xml:space="preserve">chúng tôi quyết định </w:t>
      </w:r>
      <w:commentRangeStart w:id="731"/>
      <w:r w:rsidRPr="00A86747">
        <w:rPr>
          <w:rFonts w:ascii="Times New Roman" w:hAnsi="Times New Roman"/>
          <w:color w:val="000000"/>
          <w:sz w:val="26"/>
          <w:szCs w:val="26"/>
          <w:lang w:val="en-US"/>
        </w:rPr>
        <w:t>sẽ chỉ trình bày lại một phần kiến thức chung và tập trung vào những nội dung mới.</w:t>
      </w:r>
      <w:r w:rsidRPr="00C900E0">
        <w:rPr>
          <w:rFonts w:ascii="Times New Roman" w:hAnsi="Times New Roman"/>
          <w:color w:val="000000"/>
          <w:sz w:val="26"/>
          <w:szCs w:val="26"/>
          <w:lang w:val="en-US"/>
        </w:rPr>
        <w:t xml:space="preserve"> </w:t>
      </w:r>
      <w:commentRangeEnd w:id="731"/>
      <w:r w:rsidR="00A86747">
        <w:rPr>
          <w:rStyle w:val="CommentReference"/>
        </w:rPr>
        <w:commentReference w:id="731"/>
      </w:r>
      <w:r w:rsidRPr="00C900E0">
        <w:rPr>
          <w:rFonts w:ascii="Times New Roman" w:hAnsi="Times New Roman"/>
          <w:color w:val="000000"/>
          <w:sz w:val="26"/>
          <w:szCs w:val="26"/>
          <w:lang w:val="en-US"/>
        </w:rPr>
        <w:t>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 xml:space="preserve">phân tích những điểm khác nhau giữa các chuẩn do WfMC đưa ra và </w:t>
      </w:r>
      <w:r w:rsidRPr="003D22F6">
        <w:rPr>
          <w:rFonts w:ascii="Times New Roman" w:hAnsi="Times New Roman"/>
          <w:color w:val="000000"/>
          <w:sz w:val="26"/>
          <w:szCs w:val="26"/>
          <w:lang w:val="en-US"/>
        </w:rPr>
        <w:lastRenderedPageBreak/>
        <w:t>các chuẩn được WF sử dụng. Đồng thời thuyết minh quyết định sử dụng WF làm nền tảng xây dựng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4: </w:t>
      </w:r>
      <w:del w:id="732" w:author="DONGTHUY" w:date="2010-07-06T10:15:00Z">
        <w:r w:rsidRPr="00324DFD" w:rsidDel="00896913">
          <w:rPr>
            <w:rFonts w:ascii="Times New Roman" w:hAnsi="Times New Roman"/>
            <w:b/>
            <w:color w:val="000000"/>
            <w:sz w:val="26"/>
            <w:szCs w:val="26"/>
            <w:lang w:val="en-US"/>
          </w:rPr>
          <w:delText>Giải pháp đề nghị</w:delText>
        </w:r>
      </w:del>
      <w:ins w:id="733" w:author="DONGTHUY" w:date="2010-07-06T10:15:00Z">
        <w:r w:rsidR="00896913">
          <w:rPr>
            <w:rFonts w:ascii="Times New Roman" w:hAnsi="Times New Roman"/>
            <w:b/>
            <w:color w:val="000000"/>
            <w:sz w:val="26"/>
            <w:szCs w:val="26"/>
            <w:lang w:val="en-US"/>
          </w:rPr>
          <w:t>Hiện thực ứng dụng</w:t>
        </w:r>
      </w:ins>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AD09BC" w:rsidRDefault="00AD09BC" w:rsidP="002758E6">
      <w:pPr>
        <w:pStyle w:val="ListParagraph"/>
        <w:numPr>
          <w:ilvl w:val="0"/>
          <w:numId w:val="7"/>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r>
        <w:rPr>
          <w:rFonts w:ascii="Times New Roman" w:hAnsi="Times New Roman"/>
          <w:b/>
          <w:color w:val="000000"/>
          <w:sz w:val="26"/>
          <w:szCs w:val="26"/>
          <w:lang w:val="en-US"/>
        </w:rPr>
        <w:t xml:space="preserve">Kết luận.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AD09BC" w:rsidRDefault="00AD09BC" w:rsidP="00784A8E">
      <w:pPr>
        <w:rPr>
          <w:rFonts w:ascii="Times New Roman" w:hAnsi="Times New Roman"/>
          <w:b/>
          <w:bCs/>
          <w:color w:val="000000"/>
          <w:sz w:val="26"/>
          <w:szCs w:val="26"/>
          <w:lang w:val="en-US"/>
        </w:rPr>
      </w:pPr>
      <w:bookmarkStart w:id="734" w:name="_Toc263796544"/>
      <w:r>
        <w:rPr>
          <w:rFonts w:ascii="Times New Roman" w:hAnsi="Times New Roman"/>
          <w:color w:val="000000"/>
          <w:sz w:val="26"/>
          <w:szCs w:val="26"/>
          <w:lang w:val="en-US"/>
        </w:rPr>
        <w:br w:type="page"/>
      </w:r>
    </w:p>
    <w:p w:rsidR="00AD09BC" w:rsidRPr="008C28B6" w:rsidRDefault="00AD09BC" w:rsidP="00784A8E">
      <w:pPr>
        <w:pStyle w:val="Heading1"/>
        <w:spacing w:before="0" w:after="200"/>
        <w:rPr>
          <w:rFonts w:ascii="Times New Roman" w:hAnsi="Times New Roman"/>
          <w:color w:val="000000"/>
          <w:sz w:val="26"/>
          <w:szCs w:val="26"/>
          <w:lang w:val="en-US"/>
        </w:rPr>
      </w:pPr>
      <w:bookmarkStart w:id="735" w:name="_Toc266204053"/>
      <w:r w:rsidRPr="008C28B6">
        <w:rPr>
          <w:rFonts w:ascii="Times New Roman" w:hAnsi="Times New Roman"/>
          <w:color w:val="000000"/>
          <w:sz w:val="26"/>
          <w:szCs w:val="26"/>
          <w:lang w:val="en-US"/>
        </w:rPr>
        <w:lastRenderedPageBreak/>
        <w:t>Chương 2</w:t>
      </w:r>
      <w:bookmarkEnd w:id="734"/>
      <w:bookmarkEnd w:id="735"/>
    </w:p>
    <w:p w:rsidR="00AD09BC" w:rsidRDefault="00AD09BC" w:rsidP="00784A8E">
      <w:pPr>
        <w:pStyle w:val="Heading1"/>
        <w:spacing w:before="0" w:after="200"/>
        <w:rPr>
          <w:rFonts w:ascii="Times New Roman" w:hAnsi="Times New Roman"/>
          <w:color w:val="000000"/>
          <w:sz w:val="26"/>
          <w:szCs w:val="26"/>
          <w:lang w:val="en-US"/>
        </w:rPr>
      </w:pPr>
      <w:bookmarkStart w:id="736" w:name="_Toc263796545"/>
      <w:bookmarkStart w:id="737" w:name="_Toc266204054"/>
      <w:r w:rsidRPr="008C28B6">
        <w:rPr>
          <w:rFonts w:ascii="Times New Roman" w:hAnsi="Times New Roman"/>
          <w:color w:val="000000"/>
          <w:sz w:val="26"/>
          <w:szCs w:val="26"/>
          <w:lang w:val="en-US"/>
        </w:rPr>
        <w:t>Ứng Dụng</w:t>
      </w:r>
      <w:bookmarkEnd w:id="736"/>
      <w:bookmarkEnd w:id="737"/>
    </w:p>
    <w:p w:rsidR="00AD09BC" w:rsidRPr="00AE178E" w:rsidRDefault="00AD09BC" w:rsidP="00AE178E">
      <w:pPr>
        <w:rPr>
          <w:lang w:val="en-US"/>
        </w:rPr>
      </w:pPr>
    </w:p>
    <w:p w:rsidR="00AD09BC" w:rsidRDefault="00AD09BC" w:rsidP="003F03AC">
      <w:pPr>
        <w:jc w:val="both"/>
        <w:rPr>
          <w:rFonts w:ascii="Times New Roman" w:hAnsi="Times New Roman"/>
          <w:i/>
          <w:sz w:val="26"/>
        </w:rPr>
      </w:pPr>
      <w:r>
        <w:rPr>
          <w:rFonts w:ascii="Times New Roman" w:hAnsi="Times New Roman"/>
          <w:i/>
          <w:sz w:val="26"/>
        </w:rPr>
        <w:t>Phần mở đầu của khóa luận này đã bàn đến sự phát triển mạnh mẽ cũng như sự ứng dụng ngày một rộng rãi trong hầu hết các lĩnh vực của Công nghệ Thông tin, kèm theo đó là nhu cầu mỗi lúc một cấp thiết hơn đối với các ứng dụng quản lý đa năng, linh động và thật sự mạnh mẽ. Đó là các yêu cầu về các mức độ quản lý từ tổng quát đến chi tiết, về phương thức quản lý trực tiếp đến quản lý từ xa,về khả năng đưa ra các thông tin quan trọng hỗ trợ tối đa quá trình dự báo, cảnh báo cũng như giải quyết các rủi ro v.v… Và quan trọng hơn hết, một ứng dụng quản lý cấp cao phải thật sự linh động đối với sự thay đổi quy trình nghiệp vụ bên trong…</w:t>
      </w:r>
    </w:p>
    <w:p w:rsidR="00AD09BC" w:rsidRDefault="00AD09BC" w:rsidP="003F03AC">
      <w:pPr>
        <w:jc w:val="both"/>
        <w:rPr>
          <w:rFonts w:ascii="Times New Roman" w:hAnsi="Times New Roman"/>
          <w:i/>
          <w:sz w:val="26"/>
        </w:rPr>
      </w:pPr>
      <w:r>
        <w:rPr>
          <w:rFonts w:ascii="Times New Roman" w:hAnsi="Times New Roman"/>
          <w:i/>
          <w:sz w:val="26"/>
        </w:rPr>
        <w:t>Phần này tiếp tục giới thiệu các đặc điểm tổng quát về mô hình luồng công việc, một công nghệ mới giúp xây dựng các ứng dụng quản lý trở nên đơn giản hơn. Tiếp sau đó sẽ đề cập đến bối cảnh quản lý công tác tổ chức thi, cấp chứng chỉ tin học Quốc gia và các yêu cầu cụ thể.</w:t>
      </w: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Tổng quan về luồng công việc</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Trước khi có sự ra đời của các nền tảng công nghệ hỗ trợ luồng công việc như (</w:t>
      </w:r>
      <w:r w:rsidRPr="00B11B45">
        <w:rPr>
          <w:rFonts w:ascii="Times New Roman" w:hAnsi="Times New Roman"/>
          <w:sz w:val="26"/>
        </w:rPr>
        <w:t>ARIS, CIMOSA, DoDAF</w:t>
      </w:r>
      <w:r>
        <w:rPr>
          <w:rFonts w:ascii="Times New Roman" w:hAnsi="Times New Roman"/>
          <w:sz w:val="26"/>
        </w:rPr>
        <w:t>, WF</w:t>
      </w:r>
      <w:r w:rsidRPr="00B11B45">
        <w:rPr>
          <w:rFonts w:ascii="Times New Roman" w:hAnsi="Times New Roman"/>
          <w:sz w:val="26"/>
        </w:rPr>
        <w:t>...</w:t>
      </w:r>
      <w:r>
        <w:rPr>
          <w:rFonts w:ascii="Times New Roman" w:hAnsi="Times New Roman"/>
          <w:sz w:val="26"/>
        </w:rPr>
        <w:t>), việc xây dựng các ứng dụng quản lý nhằm đáp ứng nhu cầu của các tổ chức, doanh nghiệp là hết sức khó khăn. Ngày nay, với sự hỗ trợ của các công nghệ này, việc quản lý các quy trình nghiệp vụ không còn chiếm nhiều thời gian và công sức của lập trình viên nữa. Mỗi quy trình nghiệp vụ giờ có thể được mô hình hóa thành một mô hình Luồng công việc</w:t>
      </w:r>
      <w:del w:id="738" w:author="nmbinh" w:date="2010-07-06T18:43:00Z">
        <w:r w:rsidDel="00B351B2">
          <w:rPr>
            <w:rFonts w:ascii="Times New Roman" w:hAnsi="Times New Roman"/>
            <w:sz w:val="26"/>
          </w:rPr>
          <w:delText xml:space="preserve">, </w:delText>
        </w:r>
      </w:del>
      <w:ins w:id="739" w:author="nmbinh" w:date="2010-07-06T18:43:00Z">
        <w:r w:rsidR="00B351B2">
          <w:rPr>
            <w:rFonts w:ascii="Times New Roman" w:hAnsi="Times New Roman"/>
            <w:sz w:val="26"/>
            <w:lang w:val="en-US"/>
          </w:rPr>
          <w:t xml:space="preserve"> và</w:t>
        </w:r>
        <w:r w:rsidR="00B351B2">
          <w:rPr>
            <w:rFonts w:ascii="Times New Roman" w:hAnsi="Times New Roman"/>
            <w:sz w:val="26"/>
          </w:rPr>
          <w:t xml:space="preserve"> </w:t>
        </w:r>
      </w:ins>
      <w:r>
        <w:rPr>
          <w:rFonts w:ascii="Times New Roman" w:hAnsi="Times New Roman"/>
          <w:sz w:val="26"/>
        </w:rPr>
        <w:t xml:space="preserve">được quản lý thực thi bằng </w:t>
      </w:r>
      <w:r w:rsidR="008C03AD">
        <w:rPr>
          <w:rFonts w:ascii="Times New Roman" w:hAnsi="Times New Roman"/>
          <w:sz w:val="26"/>
          <w:lang w:val="en-US"/>
        </w:rPr>
        <w:t>các luồng công việc</w:t>
      </w:r>
      <w:r>
        <w:rPr>
          <w:rFonts w:ascii="Times New Roman" w:hAnsi="Times New Roman"/>
          <w:sz w:val="26"/>
        </w:rPr>
        <w:t xml:space="preserve"> hết sức đơn giản và thuận tiện.</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Một mô hình luồng công việc được mô hình hóa từ</w:t>
      </w:r>
      <w:ins w:id="740" w:author="nmbinh" w:date="2010-07-06T18:44:00Z">
        <w:r w:rsidR="00790303">
          <w:rPr>
            <w:rFonts w:ascii="Times New Roman" w:hAnsi="Times New Roman"/>
            <w:sz w:val="26"/>
            <w:lang w:val="en-US"/>
          </w:rPr>
          <w:t xml:space="preserve"> các</w:t>
        </w:r>
      </w:ins>
      <w:r>
        <w:rPr>
          <w:rFonts w:ascii="Times New Roman" w:hAnsi="Times New Roman"/>
          <w:sz w:val="26"/>
        </w:rPr>
        <w:t xml:space="preserve"> yêu cầu thực tiễn và sự thực hiện các quy trình nghiệp vụ tương ứng. Một công việc thực tế sẽ mô hình hóa thành một thành phần xử lý của mô hình luồng công việc, và quy tắc thực hiện công việc trong thực tế sẽ được mô hình hóa thành các quan hệ logic giữa các thành phần xử lý đó. </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Một luồng công việc có một trạng thái bắt đầu và một trạng thái kết thúc nhất định. Trạng thái bắt đầu là điểm khởi đầu mặc định của một quá trình thực thi quy trình. Còn trạng thái kết thúc thì tùy vào loại mô hình luồng công việc mà có những điều kiện khác nhau để đạt được đến các trạng thái này. Ví dụ, với luồng công việc </w:t>
      </w:r>
      <w:del w:id="741" w:author="nmbinh" w:date="2010-07-06T18:45:00Z">
        <w:r w:rsidDel="00F35081">
          <w:rPr>
            <w:rFonts w:ascii="Times New Roman" w:hAnsi="Times New Roman"/>
            <w:sz w:val="26"/>
          </w:rPr>
          <w:delText xml:space="preserve">tuần </w:delText>
        </w:r>
      </w:del>
      <w:ins w:id="742" w:author="nmbinh" w:date="2010-07-06T18:45:00Z">
        <w:r w:rsidR="00F35081">
          <w:rPr>
            <w:rFonts w:ascii="Times New Roman" w:hAnsi="Times New Roman"/>
            <w:sz w:val="26"/>
            <w:lang w:val="en-US"/>
          </w:rPr>
          <w:t>T</w:t>
        </w:r>
        <w:r w:rsidR="00F35081">
          <w:rPr>
            <w:rFonts w:ascii="Times New Roman" w:hAnsi="Times New Roman"/>
            <w:sz w:val="26"/>
          </w:rPr>
          <w:t xml:space="preserve">uần </w:t>
        </w:r>
      </w:ins>
      <w:r>
        <w:rPr>
          <w:rFonts w:ascii="Times New Roman" w:hAnsi="Times New Roman"/>
          <w:sz w:val="26"/>
        </w:rPr>
        <w:t>tự (Sequential Workflow) thì trạng thái kết thúc sẽ được đạt đến khi tất cả các công việc thành phần đều được thực hiện xong; còn với luồng công việc thuộc loại Máy trạng thái (State Machine Workflow) thì có thể kết thúc bất cứ khi nào xảy ra sự kiện dẫn đến trạng thái này.</w:t>
      </w:r>
    </w:p>
    <w:p w:rsidR="00AD09BC" w:rsidRDefault="00AD09BC" w:rsidP="00D26559">
      <w:pPr>
        <w:pStyle w:val="ListParagraph"/>
        <w:ind w:left="0" w:firstLine="270"/>
        <w:jc w:val="both"/>
        <w:rPr>
          <w:rFonts w:ascii="Times New Roman" w:hAnsi="Times New Roman"/>
          <w:sz w:val="26"/>
        </w:rPr>
      </w:pPr>
      <w:r>
        <w:rPr>
          <w:rFonts w:ascii="Times New Roman" w:hAnsi="Times New Roman"/>
          <w:sz w:val="26"/>
        </w:rPr>
        <w:t xml:space="preserve">Mỗi một công việc thành phần trong luồng công việc cũng có các điều kiện về thời điểm bắt đầu và thời điểm kết thúc công việc đó. Tùy vào yêu cầu thực tế, các mốc </w:t>
      </w:r>
      <w:r>
        <w:rPr>
          <w:rFonts w:ascii="Times New Roman" w:hAnsi="Times New Roman"/>
          <w:sz w:val="26"/>
        </w:rPr>
        <w:lastRenderedPageBreak/>
        <w:t>thời gian này có thể là cố định hoặc không. Ngoài ra, một công việc thường được đặc trưng bởi quá trình thực hiện công việc đó. Và cũng t</w:t>
      </w:r>
      <w:ins w:id="743" w:author="DONGTHUY" w:date="2010-07-06T09:19:00Z">
        <w:r w:rsidR="00BE1205">
          <w:rPr>
            <w:rFonts w:ascii="Times New Roman" w:hAnsi="Times New Roman"/>
            <w:sz w:val="26"/>
            <w:lang w:val="en-US"/>
          </w:rPr>
          <w:t>ù</w:t>
        </w:r>
      </w:ins>
      <w:del w:id="744" w:author="DONGTHUY" w:date="2010-07-06T09:19:00Z">
        <w:r w:rsidDel="00BE1205">
          <w:rPr>
            <w:rFonts w:ascii="Times New Roman" w:hAnsi="Times New Roman"/>
            <w:sz w:val="26"/>
          </w:rPr>
          <w:delText>u</w:delText>
        </w:r>
      </w:del>
      <w:r>
        <w:rPr>
          <w:rFonts w:ascii="Times New Roman" w:hAnsi="Times New Roman"/>
          <w:sz w:val="26"/>
        </w:rPr>
        <w:t>y vào nhu cầu thực tế, một số thông tin thực thi cần phải lưu trữ lại cho mục đích theo dõi về sau, một số khác lại không cần thiết.</w:t>
      </w:r>
    </w:p>
    <w:p w:rsidR="00AD09BC" w:rsidRDefault="00AD09BC" w:rsidP="003F03AC">
      <w:pPr>
        <w:pStyle w:val="ListParagraph"/>
        <w:ind w:firstLine="270"/>
        <w:jc w:val="both"/>
        <w:rPr>
          <w:rFonts w:ascii="Times New Roman" w:hAnsi="Times New Roman"/>
          <w:sz w:val="26"/>
        </w:rPr>
      </w:pPr>
    </w:p>
    <w:p w:rsidR="00AD09BC" w:rsidRDefault="00AD09BC" w:rsidP="003F03AC">
      <w:pPr>
        <w:pStyle w:val="ListParagraph"/>
        <w:numPr>
          <w:ilvl w:val="0"/>
          <w:numId w:val="45"/>
        </w:numPr>
        <w:jc w:val="both"/>
        <w:rPr>
          <w:rFonts w:ascii="Times New Roman" w:hAnsi="Times New Roman"/>
          <w:sz w:val="26"/>
        </w:rPr>
      </w:pPr>
      <w:r>
        <w:rPr>
          <w:rFonts w:ascii="Times New Roman" w:hAnsi="Times New Roman"/>
          <w:sz w:val="26"/>
        </w:rPr>
        <w:t>Luồng công việc trong quản lý thi, cấp chứng chỉ quốc gia</w:t>
      </w:r>
    </w:p>
    <w:p w:rsidR="00AD09BC" w:rsidRDefault="00AD09BC" w:rsidP="00D26559">
      <w:pPr>
        <w:ind w:firstLine="284"/>
        <w:jc w:val="both"/>
        <w:rPr>
          <w:rFonts w:ascii="Times New Roman" w:hAnsi="Times New Roman"/>
          <w:sz w:val="26"/>
        </w:rPr>
      </w:pPr>
      <w:r>
        <w:rPr>
          <w:rFonts w:ascii="Times New Roman" w:hAnsi="Times New Roman"/>
          <w:sz w:val="26"/>
        </w:rPr>
        <w:t xml:space="preserve">Như đã đề cập, việc quản lý công tác tổ chức thi, tuyển sinh ở Việt Nam là thật sự quan trọng và hầu như không cho phép xảy ra bất cứ sai sót nào. Trong khóa luận này, chúng tôi chỉ đề cập tới một quy trình điển hình nhất đó là quy trình tổ chức thi, </w:t>
      </w:r>
      <w:del w:id="745" w:author="nmbinh" w:date="2010-07-06T18:46:00Z">
        <w:r w:rsidDel="00BF7B4B">
          <w:rPr>
            <w:rFonts w:ascii="Times New Roman" w:hAnsi="Times New Roman"/>
            <w:sz w:val="26"/>
          </w:rPr>
          <w:delText xml:space="preserve">câp </w:delText>
        </w:r>
      </w:del>
      <w:ins w:id="746" w:author="nmbinh" w:date="2010-07-06T18:46:00Z">
        <w:r w:rsidR="00BF7B4B">
          <w:rPr>
            <w:rFonts w:ascii="Times New Roman" w:hAnsi="Times New Roman"/>
            <w:sz w:val="26"/>
          </w:rPr>
          <w:t>c</w:t>
        </w:r>
        <w:r w:rsidR="00BF7B4B">
          <w:rPr>
            <w:rFonts w:ascii="Times New Roman" w:hAnsi="Times New Roman"/>
            <w:sz w:val="26"/>
            <w:lang w:val="en-US"/>
          </w:rPr>
          <w:t>ấ</w:t>
        </w:r>
        <w:r w:rsidR="00BF7B4B">
          <w:rPr>
            <w:rFonts w:ascii="Times New Roman" w:hAnsi="Times New Roman"/>
            <w:sz w:val="26"/>
          </w:rPr>
          <w:t xml:space="preserve">p </w:t>
        </w:r>
      </w:ins>
      <w:r>
        <w:rPr>
          <w:rFonts w:ascii="Times New Roman" w:hAnsi="Times New Roman"/>
          <w:sz w:val="26"/>
        </w:rPr>
        <w:t xml:space="preserve">chứng chỉ tin học Quốc gia. Một quy trình thi chuẩn bao gồm nhiều công việc xảy ra đồng thời hoặc nối tiếp nhau. </w:t>
      </w:r>
      <w:r w:rsidRPr="00A36DD3">
        <w:rPr>
          <w:rFonts w:ascii="Times New Roman" w:hAnsi="Times New Roman"/>
          <w:sz w:val="26"/>
        </w:rPr>
        <w:t xml:space="preserve">Một công </w:t>
      </w:r>
      <w:r>
        <w:rPr>
          <w:rFonts w:ascii="Times New Roman" w:hAnsi="Times New Roman"/>
          <w:sz w:val="26"/>
        </w:rPr>
        <w:t xml:space="preserve">việc </w:t>
      </w:r>
      <w:r w:rsidRPr="00A36DD3">
        <w:rPr>
          <w:rFonts w:ascii="Times New Roman" w:hAnsi="Times New Roman"/>
          <w:sz w:val="26"/>
        </w:rPr>
        <w:t>có thể do một hoặc nhiều nhân viên cùng phụ trách, mỗi nhân viên có thể được giao phụ trách một hoặc nhiều công việc khác nhau. Ngoài ra, quy trình thi có thể chịu sự chi phối của các tổ chức khác (tác nhân ngoài) tại các công đoạn thực hiện các công việc đặc thù.</w:t>
      </w: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quy trình hệ thống</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Một quy trình tổ chức thi cấp chứng chỉ bao gồm 2 giai</w:t>
      </w:r>
      <w:r w:rsidR="00E86DC4" w:rsidRPr="00E86DC4">
        <w:rPr>
          <w:lang w:val="en-US"/>
        </w:rPr>
        <w:pict>
          <v:group id="_x0000_s1027" editas="canvas" style="position:absolute;margin-left:20.55pt;margin-top:6.6pt;width:120.95pt;height:219.2pt;z-index:-251663360;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8" style="position:absolute;width:15360;height:27838;visibility:visible" fillcolor="#fde9d9" stroked="f">
              <v:fill opacity="39976f" color2="#756c64" rotate="t" focus="100%" type="gradient"/>
            </v:rect>
            <v:oval id="Oval 1189" o:spid="_x0000_s1029"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30"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1"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981642" w:rsidRPr="00C45144" w:rsidRDefault="00981642" w:rsidP="003F03AC">
                    <w:pPr>
                      <w:ind w:right="-164"/>
                      <w:rPr>
                        <w:rFonts w:ascii="Times New Roman" w:hAnsi="Times New Roman"/>
                      </w:rPr>
                    </w:pPr>
                    <w:r>
                      <w:t>B</w:t>
                    </w:r>
                    <w:r>
                      <w:rPr>
                        <w:rFonts w:ascii="Times New Roman" w:hAnsi="Times New Roman"/>
                      </w:rPr>
                      <w:t>ắt đầu</w:t>
                    </w:r>
                  </w:p>
                </w:txbxContent>
              </v:textbox>
            </v:rect>
            <v:group id="Group 1192" o:spid="_x0000_s1032"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3"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Tổ chức thi</w:t>
                      </w:r>
                    </w:p>
                  </w:txbxContent>
                </v:textbox>
              </v:roundrect>
              <v:shape id="AutoShape 1194" o:spid="_x0000_s1034"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5"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6"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981642" w:rsidRPr="004C2EC9" w:rsidRDefault="00981642" w:rsidP="003F03AC"/>
                  </w:txbxContent>
                </v:textbox>
              </v:rect>
              <v:shape id="AutoShape 1197" o:spid="_x0000_s1037"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8"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981642" w:rsidRPr="004C2EC9" w:rsidRDefault="00981642" w:rsidP="003F03AC"/>
                  </w:txbxContent>
                </v:textbox>
              </v:rect>
            </v:group>
            <v:group id="Group 1199" o:spid="_x0000_s1039"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40"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1"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2"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981642" w:rsidRPr="002D0673" w:rsidRDefault="00981642" w:rsidP="003F03AC">
                      <w:pPr>
                        <w:ind w:right="-344"/>
                        <w:rPr>
                          <w:rFonts w:ascii="Times New Roman" w:hAnsi="Times New Roman"/>
                        </w:rPr>
                      </w:pPr>
                      <w:r>
                        <w:t>K</w:t>
                      </w:r>
                      <w:r>
                        <w:rPr>
                          <w:rFonts w:ascii="Times New Roman" w:hAnsi="Times New Roman"/>
                        </w:rPr>
                        <w:t>ết thúc</w:t>
                      </w:r>
                    </w:p>
                  </w:txbxContent>
                </v:textbox>
              </v:rect>
              <v:shape id="AutoShape 1203" o:spid="_x0000_s1043"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4"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5"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981642" w:rsidRPr="00B57DD6" w:rsidRDefault="00981642" w:rsidP="003F03AC">
                      <w:pPr>
                        <w:jc w:val="center"/>
                        <w:rPr>
                          <w:rFonts w:ascii="Times New Roman" w:hAnsi="Times New Roman"/>
                        </w:rPr>
                      </w:pPr>
                      <w:r>
                        <w:rPr>
                          <w:rFonts w:ascii="Times New Roman" w:hAnsi="Times New Roman"/>
                        </w:rPr>
                        <w:t>Cấp chứng chỉ</w:t>
                      </w:r>
                    </w:p>
                  </w:txbxContent>
                </v:textbox>
              </v:roundrect>
              <v:shape id="AutoShape 1266" o:spid="_x0000_s1046"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7"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8"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981642" w:rsidRPr="004C2EC9" w:rsidRDefault="00981642" w:rsidP="003F03AC"/>
                  </w:txbxContent>
                </v:textbox>
              </v:rect>
              <v:shape id="AutoShape 1269" o:spid="_x0000_s1049"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50"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981642" w:rsidRPr="004C2EC9" w:rsidRDefault="00981642" w:rsidP="003F03AC"/>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w:t>
      </w:r>
      <w:del w:id="747" w:author="nmbinh" w:date="2010-07-06T19:49:00Z">
        <w:r w:rsidRPr="003D22F6" w:rsidDel="002F0658">
          <w:rPr>
            <w:rFonts w:ascii="Times New Roman" w:hAnsi="Times New Roman"/>
            <w:color w:val="000000"/>
            <w:sz w:val="26"/>
            <w:szCs w:val="26"/>
          </w:rPr>
          <w:delText>H2.a.</w:delText>
        </w:r>
      </w:del>
      <w:ins w:id="748" w:author="nmbinh" w:date="2010-07-06T19:49:00Z">
        <w:r w:rsidR="002F0658">
          <w:rPr>
            <w:rFonts w:ascii="Times New Roman" w:hAnsi="Times New Roman"/>
            <w:color w:val="000000"/>
            <w:sz w:val="26"/>
            <w:szCs w:val="26"/>
          </w:rPr>
          <w:t>H2.</w:t>
        </w:r>
      </w:ins>
      <w:r w:rsidRPr="003D22F6">
        <w:rPr>
          <w:rFonts w:ascii="Times New Roman" w:hAnsi="Times New Roman"/>
          <w:color w:val="000000"/>
          <w:sz w:val="26"/>
          <w:szCs w:val="26"/>
        </w:rPr>
        <w:t xml:space="preserve"> và </w:t>
      </w:r>
      <w:del w:id="749" w:author="nmbinh" w:date="2010-07-06T19:50:00Z">
        <w:r w:rsidRPr="003D22F6" w:rsidDel="003B2FF9">
          <w:rPr>
            <w:rFonts w:ascii="Times New Roman" w:hAnsi="Times New Roman"/>
            <w:color w:val="000000"/>
            <w:sz w:val="26"/>
            <w:szCs w:val="26"/>
          </w:rPr>
          <w:delText>H2.b.</w:delText>
        </w:r>
      </w:del>
      <w:ins w:id="750" w:author="nmbinh" w:date="2010-07-06T19:50:00Z">
        <w:r w:rsidR="003B2FF9">
          <w:rPr>
            <w:rFonts w:ascii="Times New Roman" w:hAnsi="Times New Roman"/>
            <w:color w:val="000000"/>
            <w:sz w:val="26"/>
            <w:szCs w:val="26"/>
          </w:rPr>
          <w:t>H3.</w:t>
        </w:r>
      </w:ins>
      <w:r w:rsidRPr="003D22F6">
        <w:rPr>
          <w:rFonts w:ascii="Times New Roman" w:hAnsi="Times New Roman"/>
          <w:color w:val="000000"/>
          <w:sz w:val="26"/>
          <w:szCs w:val="26"/>
        </w:rPr>
        <w:t>).</w:t>
      </w:r>
      <w:r w:rsidRPr="00F22470">
        <w:rPr>
          <w:rFonts w:ascii="Times New Roman" w:hAnsi="Times New Roman"/>
          <w:color w:val="000000"/>
          <w:sz w:val="26"/>
          <w:szCs w:val="26"/>
        </w:rPr>
        <w:t xml:space="preserve"> </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w:t>
      </w:r>
      <w:del w:id="751" w:author="DONGTHUY" w:date="2010-07-06T09:29:00Z">
        <w:r w:rsidRPr="003D22F6" w:rsidDel="00F75027">
          <w:rPr>
            <w:rFonts w:ascii="Times New Roman" w:hAnsi="Times New Roman"/>
            <w:color w:val="000000"/>
            <w:sz w:val="26"/>
            <w:szCs w:val="26"/>
          </w:rPr>
          <w:delText xml:space="preserve">tự do </w:delText>
        </w:r>
      </w:del>
      <w:r w:rsidRPr="003D22F6">
        <w:rPr>
          <w:rFonts w:ascii="Times New Roman" w:hAnsi="Times New Roman"/>
          <w:color w:val="000000"/>
          <w:sz w:val="26"/>
          <w:szCs w:val="26"/>
        </w:rPr>
        <w:t xml:space="preserve">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AD09BC" w:rsidRDefault="00E86DC4" w:rsidP="003F03AC">
      <w:pPr>
        <w:pStyle w:val="ListParagraph"/>
        <w:numPr>
          <w:ilvl w:val="2"/>
          <w:numId w:val="45"/>
        </w:numPr>
        <w:jc w:val="both"/>
        <w:rPr>
          <w:rFonts w:ascii="Times New Roman" w:hAnsi="Times New Roman"/>
          <w:sz w:val="26"/>
        </w:rPr>
      </w:pPr>
      <w:r w:rsidRPr="00E86DC4">
        <w:rPr>
          <w:lang w:val="en-US"/>
        </w:rPr>
        <w:pict>
          <v:shapetype id="_x0000_t202" coordsize="21600,21600" o:spt="202" path="m,l,21600r21600,l21600,xe">
            <v:stroke joinstyle="miter"/>
            <v:path gradientshapeok="t" o:connecttype="rect"/>
          </v:shapetype>
          <v:shape id="_x0000_s1026" type="#_x0000_t202" style="position:absolute;left:0;text-align:left;margin-left:327.9pt;margin-top:2.3pt;width:119.75pt;height:30.7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next-textbox:#_x0000_s1026;mso-fit-shape-to-text:t" inset="0,0,0,0">
              <w:txbxContent>
                <w:p w:rsidR="00981642" w:rsidRPr="00E611A9" w:rsidRDefault="00981642" w:rsidP="003F03AC">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AD09BC">
        <w:rPr>
          <w:rFonts w:ascii="Times New Roman" w:hAnsi="Times New Roman"/>
          <w:sz w:val="26"/>
        </w:rPr>
        <w:t>Quy trình tổ chức thi</w:t>
      </w:r>
    </w:p>
    <w:p w:rsidR="00AD09BC" w:rsidRDefault="00AD09BC" w:rsidP="00D26559">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Hình vẽ </w:t>
      </w:r>
      <w:del w:id="752" w:author="nmbinh" w:date="2010-07-06T19:49:00Z">
        <w:r w:rsidRPr="003D22F6" w:rsidDel="002F0658">
          <w:rPr>
            <w:rFonts w:ascii="Times New Roman" w:hAnsi="Times New Roman"/>
            <w:color w:val="000000"/>
            <w:sz w:val="26"/>
            <w:szCs w:val="26"/>
          </w:rPr>
          <w:delText>H2.a.</w:delText>
        </w:r>
      </w:del>
      <w:ins w:id="753" w:author="nmbinh" w:date="2010-07-06T19:49:00Z">
        <w:r w:rsidR="002F0658">
          <w:rPr>
            <w:rFonts w:ascii="Times New Roman" w:hAnsi="Times New Roman"/>
            <w:color w:val="000000"/>
            <w:sz w:val="26"/>
            <w:szCs w:val="26"/>
          </w:rPr>
          <w:t>H2.</w:t>
        </w:r>
      </w:ins>
      <w:r w:rsidRPr="003D22F6">
        <w:rPr>
          <w:rFonts w:ascii="Times New Roman" w:hAnsi="Times New Roman"/>
          <w:color w:val="000000"/>
          <w:sz w:val="26"/>
          <w:szCs w:val="26"/>
        </w:rPr>
        <w:t xml:space="preserve"> mô tả một cách chi tiết các công việc cần được thực hiện để phục vụ cho </w:t>
      </w:r>
      <w:r w:rsidRPr="003D22F6">
        <w:rPr>
          <w:rFonts w:ascii="Times New Roman" w:hAnsi="Times New Roman"/>
          <w:i/>
          <w:color w:val="000000"/>
          <w:sz w:val="26"/>
          <w:szCs w:val="26"/>
        </w:rPr>
        <w:t>quy trình tổ chức thi</w:t>
      </w:r>
      <w:r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AD09BC" w:rsidRDefault="00AD09BC" w:rsidP="00D26559">
      <w:pPr>
        <w:pStyle w:val="ListParagraph"/>
        <w:ind w:left="0" w:firstLine="270"/>
        <w:jc w:val="both"/>
        <w:rPr>
          <w:ins w:id="754" w:author="DONGTHUY" w:date="2010-07-06T09:47:00Z"/>
          <w:rFonts w:ascii="Times New Roman" w:hAnsi="Times New Roman"/>
          <w:color w:val="000000"/>
          <w:sz w:val="26"/>
          <w:szCs w:val="26"/>
          <w:lang w:val="en-US"/>
        </w:rPr>
      </w:pPr>
      <w:r>
        <w:rPr>
          <w:rFonts w:ascii="Times New Roman" w:hAnsi="Times New Roman"/>
          <w:color w:val="000000"/>
          <w:sz w:val="26"/>
          <w:szCs w:val="26"/>
        </w:rPr>
        <w:t xml:space="preserve">Mỗi đợt thi được đặc trưng bởi ngày diễn ra đợt thi </w:t>
      </w:r>
      <w:commentRangeStart w:id="755"/>
      <w:r>
        <w:rPr>
          <w:rFonts w:ascii="Times New Roman" w:hAnsi="Times New Roman"/>
          <w:color w:val="000000"/>
          <w:sz w:val="26"/>
          <w:szCs w:val="26"/>
        </w:rPr>
        <w:t>đó</w:t>
      </w:r>
      <w:commentRangeEnd w:id="755"/>
      <w:r w:rsidR="006D616F">
        <w:rPr>
          <w:rStyle w:val="CommentReference"/>
        </w:rPr>
        <w:commentReference w:id="755"/>
      </w:r>
      <w:r>
        <w:rPr>
          <w:rFonts w:ascii="Times New Roman" w:hAnsi="Times New Roman"/>
          <w:color w:val="000000"/>
          <w:sz w:val="26"/>
          <w:szCs w:val="26"/>
        </w:rPr>
        <w:t xml:space="preserve">. </w:t>
      </w: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6E4F66" w:rsidRPr="006E4F66" w:rsidRDefault="00647CA5" w:rsidP="00D26559">
      <w:pPr>
        <w:pStyle w:val="ListParagraph"/>
        <w:numPr>
          <w:ins w:id="756" w:author="DONGTHUY" w:date="2010-07-06T09:47:00Z"/>
        </w:numPr>
        <w:ind w:left="0" w:firstLine="270"/>
        <w:jc w:val="both"/>
        <w:rPr>
          <w:rFonts w:ascii="Times New Roman" w:hAnsi="Times New Roman"/>
          <w:color w:val="000000"/>
          <w:sz w:val="26"/>
          <w:szCs w:val="26"/>
          <w:lang w:val="en-US"/>
          <w:rPrChange w:id="757" w:author="DONGTHUY" w:date="2010-07-06T09:47:00Z">
            <w:rPr>
              <w:rFonts w:ascii="Times New Roman" w:hAnsi="Times New Roman"/>
              <w:color w:val="000000"/>
              <w:sz w:val="26"/>
              <w:szCs w:val="26"/>
            </w:rPr>
          </w:rPrChange>
        </w:rPr>
      </w:pPr>
      <w:ins w:id="758" w:author="DONGTHUY" w:date="2010-07-06T09:47:00Z">
        <w:r>
          <w:rPr>
            <w:rFonts w:ascii="Times New Roman" w:hAnsi="Times New Roman"/>
            <w:color w:val="000000"/>
            <w:sz w:val="26"/>
            <w:szCs w:val="26"/>
            <w:lang w:val="en-US"/>
          </w:rPr>
          <w:t xml:space="preserve">*** Bỏ hết các đoạn 2.1 </w:t>
        </w:r>
      </w:ins>
      <w:ins w:id="759" w:author="DONGTHUY" w:date="2010-07-06T09:54:00Z">
        <w:r>
          <w:rPr>
            <w:rFonts w:ascii="Times New Roman" w:hAnsi="Times New Roman"/>
            <w:color w:val="000000"/>
            <w:sz w:val="26"/>
            <w:szCs w:val="26"/>
            <w:lang w:val="en-US"/>
          </w:rPr>
          <w:t>– 2.12</w:t>
        </w:r>
      </w:ins>
      <w:ins w:id="760" w:author="DONGTHUY" w:date="2010-07-06T09:47:00Z">
        <w:r w:rsidR="006E4F66">
          <w:rPr>
            <w:rFonts w:ascii="Times New Roman" w:hAnsi="Times New Roman"/>
            <w:color w:val="000000"/>
            <w:sz w:val="26"/>
            <w:szCs w:val="26"/>
            <w:lang w:val="en-US"/>
          </w:rPr>
          <w:t xml:space="preserve"> (lưu ý đánh số tầm bậy, không khớp với ở trên, đang ở phần 2.1.1). Chỉ giữ lại</w:t>
        </w:r>
      </w:ins>
      <w:ins w:id="761" w:author="DONGTHUY" w:date="2010-07-06T09:48:00Z">
        <w:r w:rsidR="006E4F66">
          <w:rPr>
            <w:rFonts w:ascii="Times New Roman" w:hAnsi="Times New Roman"/>
            <w:color w:val="000000"/>
            <w:sz w:val="26"/>
            <w:szCs w:val="26"/>
            <w:lang w:val="en-US"/>
          </w:rPr>
          <w:t xml:space="preserve"> Hình 2.a </w:t>
        </w:r>
      </w:ins>
      <w:ins w:id="762" w:author="DONGTHUY" w:date="2010-07-06T09:49:00Z">
        <w:r>
          <w:rPr>
            <w:rFonts w:ascii="Times New Roman" w:hAnsi="Times New Roman"/>
            <w:color w:val="000000"/>
            <w:sz w:val="26"/>
            <w:szCs w:val="26"/>
            <w:lang w:val="en-US"/>
          </w:rPr>
          <w:t>: sơ đồ q</w:t>
        </w:r>
      </w:ins>
      <w:ins w:id="763" w:author="DONGTHUY" w:date="2010-07-06T09:48:00Z">
        <w:r w:rsidR="006E4F66">
          <w:rPr>
            <w:rFonts w:ascii="Times New Roman" w:hAnsi="Times New Roman"/>
            <w:color w:val="000000"/>
            <w:sz w:val="26"/>
            <w:szCs w:val="26"/>
            <w:lang w:val="en-US"/>
          </w:rPr>
          <w:t>uy trình tổ</w:t>
        </w:r>
      </w:ins>
      <w:ins w:id="764" w:author="DONGTHUY" w:date="2010-07-06T09:49:00Z">
        <w:r>
          <w:rPr>
            <w:rFonts w:ascii="Times New Roman" w:hAnsi="Times New Roman"/>
            <w:color w:val="000000"/>
            <w:sz w:val="26"/>
            <w:szCs w:val="26"/>
            <w:lang w:val="en-US"/>
          </w:rPr>
          <w:t xml:space="preserve"> chức thi, rồi sau đó diễn giải ý nghĩa các ô chữ nhật trình bày ngang cấp</w:t>
        </w:r>
      </w:ins>
      <w:ins w:id="765" w:author="DONGTHUY" w:date="2010-07-06T09:54:00Z">
        <w:r>
          <w:rPr>
            <w:rFonts w:ascii="Times New Roman" w:hAnsi="Times New Roman"/>
            <w:color w:val="000000"/>
            <w:sz w:val="26"/>
            <w:szCs w:val="26"/>
            <w:lang w:val="en-US"/>
          </w:rPr>
          <w:t xml:space="preserve"> là gì</w:t>
        </w:r>
      </w:ins>
      <w:ins w:id="766" w:author="DONGTHUY" w:date="2010-07-06T09:49:00Z">
        <w:r>
          <w:rPr>
            <w:rFonts w:ascii="Times New Roman" w:hAnsi="Times New Roman"/>
            <w:color w:val="000000"/>
            <w:sz w:val="26"/>
            <w:szCs w:val="26"/>
            <w:lang w:val="en-US"/>
          </w:rPr>
          <w:t>: các công việc được th</w:t>
        </w:r>
      </w:ins>
      <w:ins w:id="767" w:author="DONGTHUY" w:date="2010-07-06T09:54:00Z">
        <w:r>
          <w:rPr>
            <w:rFonts w:ascii="Times New Roman" w:hAnsi="Times New Roman"/>
            <w:color w:val="000000"/>
            <w:sz w:val="26"/>
            <w:szCs w:val="26"/>
            <w:lang w:val="en-US"/>
          </w:rPr>
          <w:t>ự</w:t>
        </w:r>
      </w:ins>
      <w:ins w:id="768" w:author="DONGTHUY" w:date="2010-07-06T09:49:00Z">
        <w:r>
          <w:rPr>
            <w:rFonts w:ascii="Times New Roman" w:hAnsi="Times New Roman"/>
            <w:color w:val="000000"/>
            <w:sz w:val="26"/>
            <w:szCs w:val="26"/>
            <w:lang w:val="en-US"/>
          </w:rPr>
          <w:t>c hiện đồng</w:t>
        </w:r>
      </w:ins>
      <w:ins w:id="769" w:author="DONGTHUY" w:date="2010-07-06T09:54:00Z">
        <w:r>
          <w:rPr>
            <w:rFonts w:ascii="Times New Roman" w:hAnsi="Times New Roman"/>
            <w:color w:val="000000"/>
            <w:sz w:val="26"/>
            <w:szCs w:val="26"/>
            <w:lang w:val="en-US"/>
          </w:rPr>
          <w:t xml:space="preserve"> </w:t>
        </w:r>
      </w:ins>
      <w:ins w:id="770" w:author="DONGTHUY" w:date="2010-07-06T09:49:00Z">
        <w:r>
          <w:rPr>
            <w:rFonts w:ascii="Times New Roman" w:hAnsi="Times New Roman"/>
            <w:color w:val="000000"/>
            <w:sz w:val="26"/>
            <w:szCs w:val="26"/>
            <w:lang w:val="en-US"/>
          </w:rPr>
          <w:t>thời bởi những bộ phận khác nhau và có thể có những thời hạn kết thúc công việc khác nhau. Những công việc phải t</w:t>
        </w:r>
      </w:ins>
      <w:ins w:id="771" w:author="DONGTHUY" w:date="2010-07-06T09:50:00Z">
        <w:r>
          <w:rPr>
            <w:rFonts w:ascii="Times New Roman" w:hAnsi="Times New Roman"/>
            <w:color w:val="000000"/>
            <w:sz w:val="26"/>
            <w:szCs w:val="26"/>
            <w:lang w:val="en-US"/>
          </w:rPr>
          <w:t>h</w:t>
        </w:r>
      </w:ins>
      <w:ins w:id="772" w:author="DONGTHUY" w:date="2010-07-06T09:49:00Z">
        <w:r>
          <w:rPr>
            <w:rFonts w:ascii="Times New Roman" w:hAnsi="Times New Roman"/>
            <w:color w:val="000000"/>
            <w:sz w:val="26"/>
            <w:szCs w:val="26"/>
            <w:lang w:val="en-US"/>
          </w:rPr>
          <w:t>ực hiện tuần tự</w:t>
        </w:r>
      </w:ins>
      <w:ins w:id="773" w:author="DONGTHUY" w:date="2010-07-06T09:51:00Z">
        <w:r>
          <w:rPr>
            <w:rFonts w:ascii="Times New Roman" w:hAnsi="Times New Roman"/>
            <w:color w:val="000000"/>
            <w:sz w:val="26"/>
            <w:szCs w:val="26"/>
            <w:lang w:val="en-US"/>
          </w:rPr>
          <w:t xml:space="preserve"> (thuyết minh tại sao tuần tự)... </w:t>
        </w:r>
        <w:r>
          <w:rPr>
            <w:rFonts w:ascii="Times New Roman" w:hAnsi="Times New Roman"/>
            <w:color w:val="000000"/>
            <w:sz w:val="26"/>
            <w:szCs w:val="26"/>
            <w:lang w:val="en-US"/>
          </w:rPr>
          <w:lastRenderedPageBreak/>
          <w:t>Không cần mô tả chi tiế</w:t>
        </w:r>
      </w:ins>
      <w:ins w:id="774" w:author="DONGTHUY" w:date="2010-07-06T09:54:00Z">
        <w:r>
          <w:rPr>
            <w:rFonts w:ascii="Times New Roman" w:hAnsi="Times New Roman"/>
            <w:color w:val="000000"/>
            <w:sz w:val="26"/>
            <w:szCs w:val="26"/>
            <w:lang w:val="en-US"/>
          </w:rPr>
          <w:t>t</w:t>
        </w:r>
      </w:ins>
      <w:ins w:id="775" w:author="DONGTHUY" w:date="2010-07-06T09:51:00Z">
        <w:r>
          <w:rPr>
            <w:rFonts w:ascii="Times New Roman" w:hAnsi="Times New Roman"/>
            <w:color w:val="000000"/>
            <w:sz w:val="26"/>
            <w:szCs w:val="26"/>
            <w:lang w:val="en-US"/>
          </w:rPr>
          <w:t xml:space="preserve"> và cụ thể mỗi công việc làm gì, vì tự tên gọi c</w:t>
        </w:r>
      </w:ins>
      <w:ins w:id="776" w:author="DONGTHUY" w:date="2010-07-06T09:55:00Z">
        <w:r>
          <w:rPr>
            <w:rFonts w:ascii="Times New Roman" w:hAnsi="Times New Roman"/>
            <w:color w:val="000000"/>
            <w:sz w:val="26"/>
            <w:szCs w:val="26"/>
            <w:lang w:val="en-US"/>
          </w:rPr>
          <w:t>ủ</w:t>
        </w:r>
      </w:ins>
      <w:ins w:id="777" w:author="DONGTHUY" w:date="2010-07-06T09:51:00Z">
        <w:r>
          <w:rPr>
            <w:rFonts w:ascii="Times New Roman" w:hAnsi="Times New Roman"/>
            <w:color w:val="000000"/>
            <w:sz w:val="26"/>
            <w:szCs w:val="26"/>
            <w:lang w:val="en-US"/>
          </w:rPr>
          <w:t xml:space="preserve">a công việc thì người đọc đã hiểu. Các em chỉ cần mô tả những thông tin xét thấy cần để hiểu </w:t>
        </w:r>
      </w:ins>
      <w:ins w:id="778" w:author="DONGTHUY" w:date="2010-07-06T09:52:00Z">
        <w:r>
          <w:rPr>
            <w:rFonts w:ascii="Times New Roman" w:hAnsi="Times New Roman"/>
            <w:color w:val="000000"/>
            <w:sz w:val="26"/>
            <w:szCs w:val="26"/>
            <w:lang w:val="en-US"/>
          </w:rPr>
          <w:t>những đặc tr</w:t>
        </w:r>
      </w:ins>
      <w:ins w:id="779" w:author="DONGTHUY" w:date="2010-07-06T09:55:00Z">
        <w:r>
          <w:rPr>
            <w:rFonts w:ascii="Times New Roman" w:hAnsi="Times New Roman"/>
            <w:color w:val="000000"/>
            <w:sz w:val="26"/>
            <w:szCs w:val="26"/>
            <w:lang w:val="en-US"/>
          </w:rPr>
          <w:t>ư</w:t>
        </w:r>
      </w:ins>
      <w:ins w:id="780" w:author="DONGTHUY" w:date="2010-07-06T09:52:00Z">
        <w:r>
          <w:rPr>
            <w:rFonts w:ascii="Times New Roman" w:hAnsi="Times New Roman"/>
            <w:color w:val="000000"/>
            <w:sz w:val="26"/>
            <w:szCs w:val="26"/>
            <w:lang w:val="en-US"/>
          </w:rPr>
          <w:t xml:space="preserve">ng của quy trình </w:t>
        </w:r>
      </w:ins>
      <w:ins w:id="781" w:author="DONGTHUY" w:date="2010-07-06T09:55:00Z">
        <w:r w:rsidR="00B35691">
          <w:rPr>
            <w:rFonts w:ascii="Times New Roman" w:hAnsi="Times New Roman"/>
            <w:color w:val="000000"/>
            <w:sz w:val="26"/>
            <w:szCs w:val="26"/>
            <w:lang w:val="en-US"/>
          </w:rPr>
          <w:t xml:space="preserve">(ở đây chủ yếu là bộ phận/con người thực thi khác nhau và thời hạn để thực thi) </w:t>
        </w:r>
      </w:ins>
      <w:ins w:id="782" w:author="DONGTHUY" w:date="2010-07-06T09:52:00Z">
        <w:r>
          <w:rPr>
            <w:rFonts w:ascii="Times New Roman" w:hAnsi="Times New Roman"/>
            <w:color w:val="000000"/>
            <w:sz w:val="26"/>
            <w:szCs w:val="26"/>
            <w:lang w:val="en-US"/>
          </w:rPr>
          <w:t xml:space="preserve">và hiểu </w:t>
        </w:r>
      </w:ins>
      <w:ins w:id="783" w:author="DONGTHUY" w:date="2010-07-06T09:51:00Z">
        <w:r>
          <w:rPr>
            <w:rFonts w:ascii="Times New Roman" w:hAnsi="Times New Roman"/>
            <w:color w:val="000000"/>
            <w:sz w:val="26"/>
            <w:szCs w:val="26"/>
            <w:lang w:val="en-US"/>
          </w:rPr>
          <w:t>hệ th</w:t>
        </w:r>
      </w:ins>
      <w:ins w:id="784" w:author="DONGTHUY" w:date="2010-07-06T09:52:00Z">
        <w:r>
          <w:rPr>
            <w:rFonts w:ascii="Times New Roman" w:hAnsi="Times New Roman"/>
            <w:color w:val="000000"/>
            <w:sz w:val="26"/>
            <w:szCs w:val="26"/>
            <w:lang w:val="en-US"/>
          </w:rPr>
          <w:t>ố</w:t>
        </w:r>
      </w:ins>
      <w:ins w:id="785" w:author="DONGTHUY" w:date="2010-07-06T09:51:00Z">
        <w:r>
          <w:rPr>
            <w:rFonts w:ascii="Times New Roman" w:hAnsi="Times New Roman"/>
            <w:color w:val="000000"/>
            <w:sz w:val="26"/>
            <w:szCs w:val="26"/>
            <w:lang w:val="en-US"/>
          </w:rPr>
          <w:t>ng</w:t>
        </w:r>
      </w:ins>
      <w:ins w:id="786" w:author="DONGTHUY" w:date="2010-07-06T09:52:00Z">
        <w:r>
          <w:rPr>
            <w:rFonts w:ascii="Times New Roman" w:hAnsi="Times New Roman"/>
            <w:color w:val="000000"/>
            <w:sz w:val="26"/>
            <w:szCs w:val="26"/>
            <w:lang w:val="en-US"/>
          </w:rPr>
          <w:t xml:space="preserve"> phần mềm quản lý luồng công việc  mà các em sẽ xây dựng.**********</w:t>
        </w:r>
      </w:ins>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87" w:name="_Toc266204055"/>
      <w:r w:rsidRPr="00827EFE">
        <w:rPr>
          <w:rFonts w:ascii="Times New Roman" w:hAnsi="Times New Roman"/>
          <w:b/>
          <w:color w:val="000000"/>
          <w:sz w:val="26"/>
          <w:szCs w:val="26"/>
        </w:rPr>
        <w:t>Nhận hồ sơ đăng ký dự thi.</w:t>
      </w:r>
      <w:bookmarkEnd w:id="787"/>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Thời gian nhận hồ sơ đăng ký dự thi bắt đầu từ ngày thứ t – 21 </w:t>
      </w:r>
      <w:r w:rsidRPr="00323071">
        <w:rPr>
          <w:rFonts w:ascii="Times New Roman" w:hAnsi="Times New Roman"/>
          <w:b/>
          <w:color w:val="000000"/>
          <w:sz w:val="26"/>
          <w:vertAlign w:val="superscript"/>
        </w:rPr>
        <w:footnoteReference w:id="3"/>
      </w:r>
      <w:r w:rsidRPr="00827EFE">
        <w:rPr>
          <w:rFonts w:ascii="Times New Roman" w:hAnsi="Times New Roman"/>
          <w:b/>
          <w:color w:val="000000"/>
          <w:sz w:val="26"/>
          <w:szCs w:val="26"/>
        </w:rPr>
        <w:t xml:space="preserve"> </w:t>
      </w:r>
      <w:r w:rsidRPr="00827EFE">
        <w:rPr>
          <w:rFonts w:ascii="Times New Roman" w:hAnsi="Times New Roman"/>
          <w:color w:val="000000"/>
          <w:sz w:val="26"/>
          <w:szCs w:val="26"/>
        </w:rPr>
        <w:t>và kết thúc vào ngày t–7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88" w:name="_Toc266204056"/>
      <w:r w:rsidRPr="00827EFE">
        <w:rPr>
          <w:rFonts w:ascii="Times New Roman" w:hAnsi="Times New Roman"/>
          <w:b/>
          <w:color w:val="000000"/>
          <w:sz w:val="26"/>
          <w:szCs w:val="26"/>
        </w:rPr>
        <w:t>Phân công cán bộ coi thi.</w:t>
      </w:r>
      <w:bookmarkEnd w:id="788"/>
    </w:p>
    <w:p w:rsidR="00AD09BC" w:rsidRDefault="00AD09BC" w:rsidP="00D26559">
      <w:pPr>
        <w:ind w:firstLine="270"/>
        <w:jc w:val="both"/>
        <w:rPr>
          <w:rFonts w:ascii="Times New Roman" w:hAnsi="Times New Roman"/>
          <w:color w:val="000000"/>
          <w:sz w:val="26"/>
          <w:szCs w:val="26"/>
        </w:rPr>
      </w:pPr>
      <w:r>
        <w:rPr>
          <w:rFonts w:ascii="Times New Roman" w:hAnsi="Times New Roman"/>
          <w:color w:val="000000"/>
          <w:sz w:val="26"/>
          <w:szCs w:val="26"/>
        </w:rPr>
        <w:t xml:space="preserve">Theo </w:t>
      </w:r>
      <w:commentRangeStart w:id="789"/>
      <w:r>
        <w:rPr>
          <w:rFonts w:ascii="Times New Roman" w:hAnsi="Times New Roman"/>
          <w:color w:val="000000"/>
          <w:sz w:val="26"/>
          <w:szCs w:val="26"/>
        </w:rPr>
        <w:t>quy định của Bộ Giáo Dục &amp; Đào Tạo</w:t>
      </w:r>
      <w:commentRangeEnd w:id="789"/>
      <w:r w:rsidR="00F75027">
        <w:rPr>
          <w:rStyle w:val="CommentReference"/>
        </w:rPr>
        <w:commentReference w:id="789"/>
      </w:r>
      <w:r>
        <w:rPr>
          <w:rFonts w:ascii="Times New Roman" w:hAnsi="Times New Roman"/>
          <w:color w:val="000000"/>
          <w:sz w:val="26"/>
          <w:szCs w:val="26"/>
        </w:rPr>
        <w:t>, kỳ thi cấp chứng chỉ quốc gia có các ràng buộc sau đối với việc phân công cán bộ coi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phòng máy có tối thiểu một giám thị.</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Một giám thị sẽ coi thi cho khoảng 25 thí sinh.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Không phân công một giám thị coi thi nhiều đợt thi liên tục tại một địa điểm.</w:t>
      </w:r>
    </w:p>
    <w:p w:rsidR="00AD09BC" w:rsidRDefault="00AD09BC" w:rsidP="00D26559">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w:t>
      </w:r>
      <w:r>
        <w:rPr>
          <w:rFonts w:ascii="Times New Roman" w:hAnsi="Times New Roman"/>
          <w:color w:val="000000"/>
          <w:sz w:val="26"/>
          <w:szCs w:val="26"/>
        </w:rPr>
        <w:t xml:space="preserve"> coi thi. </w:t>
      </w:r>
      <w:r w:rsidRPr="00827EFE">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0" w:name="_Toc266204057"/>
      <w:r w:rsidRPr="00827EFE">
        <w:rPr>
          <w:rFonts w:ascii="Times New Roman" w:hAnsi="Times New Roman"/>
          <w:b/>
          <w:color w:val="000000"/>
          <w:sz w:val="26"/>
          <w:szCs w:val="26"/>
        </w:rPr>
        <w:t>Chuẩn bị đề thi.</w:t>
      </w:r>
      <w:bookmarkEnd w:id="790"/>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Chậm nhất 7 ngày ( t -7) trước ngày thi, các bộ phận chuyên môn </w:t>
      </w:r>
      <w:r>
        <w:rPr>
          <w:rFonts w:ascii="Times New Roman" w:hAnsi="Times New Roman"/>
          <w:color w:val="000000"/>
          <w:sz w:val="26"/>
          <w:szCs w:val="26"/>
        </w:rPr>
        <w:t xml:space="preserve">trong hội đồng thi </w:t>
      </w:r>
      <w:r w:rsidRPr="00827EFE">
        <w:rPr>
          <w:rFonts w:ascii="Times New Roman" w:hAnsi="Times New Roman"/>
          <w:color w:val="000000"/>
          <w:sz w:val="26"/>
          <w:szCs w:val="26"/>
        </w:rPr>
        <w:t>thi phải chuyển cho bộ phận tổ chức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Số lượng đề thi cần dùng cho đợt thi hiện hành. (Căn cứ vào tổng số lượng thí sinh dự kiến).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Quyết định chọn và duyệt đề, đáp án, thang điểm tương ứng của chủ tịch hội đồng thi.</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Biên bản giao nhận đề có chữ ký của Bộ phận chuyên môn ngành thi và Bộ phận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1" w:name="_Toc266204058"/>
      <w:r w:rsidRPr="00827EFE">
        <w:rPr>
          <w:rFonts w:ascii="Times New Roman" w:hAnsi="Times New Roman"/>
          <w:b/>
          <w:color w:val="000000"/>
          <w:sz w:val="26"/>
          <w:szCs w:val="26"/>
        </w:rPr>
        <w:t>Chuẩn bị hồ sơ tổ chức thi.</w:t>
      </w:r>
      <w:bookmarkEnd w:id="791"/>
    </w:p>
    <w:p w:rsidR="00AD09BC" w:rsidRDefault="00AD09BC" w:rsidP="00D26559">
      <w:pPr>
        <w:ind w:firstLine="270"/>
        <w:contextualSpacing/>
        <w:jc w:val="both"/>
        <w:rPr>
          <w:rFonts w:ascii="Times New Roman" w:hAnsi="Times New Roman"/>
          <w:color w:val="000000"/>
          <w:sz w:val="26"/>
          <w:szCs w:val="26"/>
        </w:rPr>
      </w:pPr>
      <w:r w:rsidRPr="00827EFE">
        <w:rPr>
          <w:rFonts w:ascii="Times New Roman" w:hAnsi="Times New Roman"/>
          <w:color w:val="000000"/>
          <w:sz w:val="26"/>
          <w:szCs w:val="26"/>
        </w:rPr>
        <w:t>Hồ sơ tổ chức thi bao gồm:</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Quyết định thành lập hội đồng thi, nếu thi tại CSLK.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hình của thí sinh 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DS thí sinh </w:t>
      </w:r>
      <w:ins w:id="792" w:author="DONGTHUY" w:date="2010-07-06T09:39:00Z">
        <w:r w:rsidR="006E4F66">
          <w:rPr>
            <w:rFonts w:ascii="Times New Roman" w:hAnsi="Times New Roman"/>
            <w:color w:val="000000"/>
            <w:sz w:val="26"/>
            <w:szCs w:val="26"/>
            <w:lang w:val="en-US"/>
          </w:rPr>
          <w:t xml:space="preserve">(TS) </w:t>
        </w:r>
      </w:ins>
      <w:r w:rsidRPr="00827EFE">
        <w:rPr>
          <w:rFonts w:ascii="Times New Roman" w:hAnsi="Times New Roman"/>
          <w:color w:val="000000"/>
          <w:sz w:val="26"/>
          <w:szCs w:val="26"/>
        </w:rPr>
        <w:t xml:space="preserve">dự thi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Phong bì đề thi đã được niêm phong. </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Phong bì đựng hình TS cho trường hợp thi tại các CSLK.</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rPr>
      </w:pPr>
      <w:r w:rsidRPr="00827EFE">
        <w:rPr>
          <w:rFonts w:ascii="Times New Roman" w:hAnsi="Times New Roman"/>
          <w:color w:val="000000"/>
          <w:sz w:val="26"/>
          <w:szCs w:val="26"/>
        </w:rPr>
        <w:t xml:space="preserve">Một số đĩa CD để lưu bài thi </w:t>
      </w:r>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AD09BC" w:rsidRPr="00827EFE" w:rsidRDefault="00AD09BC" w:rsidP="003F03AC">
      <w:pPr>
        <w:ind w:left="630"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Quá trình này kéo  dài từ ngày t-3 đến t-2.</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3" w:name="_Toc266204059"/>
      <w:r w:rsidRPr="00827EFE">
        <w:rPr>
          <w:rFonts w:ascii="Times New Roman" w:hAnsi="Times New Roman"/>
          <w:b/>
          <w:color w:val="000000"/>
          <w:sz w:val="26"/>
          <w:szCs w:val="26"/>
        </w:rPr>
        <w:t>Phân công chấm thi</w:t>
      </w:r>
      <w:bookmarkEnd w:id="793"/>
    </w:p>
    <w:p w:rsidR="00AD09BC" w:rsidRDefault="00AD09BC" w:rsidP="00D26559">
      <w:pPr>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Năng suất chấm thi trung bình hiện tại của một nhân viên là 30 – 40 bài / 4 giờ.</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Căn cứ vào số lượng thí sinh đăng ký dự thi (thực tế).</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Thời gian chấm thi (tối đa là trong vòng 7 ngày sau khi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4" w:name="_Toc266204060"/>
      <w:r w:rsidRPr="00827EFE">
        <w:rPr>
          <w:rFonts w:ascii="Times New Roman" w:hAnsi="Times New Roman"/>
          <w:b/>
          <w:color w:val="000000"/>
          <w:sz w:val="26"/>
          <w:szCs w:val="26"/>
        </w:rPr>
        <w:t>Thi</w:t>
      </w:r>
      <w:bookmarkEnd w:id="794"/>
      <w:r w:rsidRPr="00827EFE">
        <w:rPr>
          <w:rFonts w:ascii="Times New Roman" w:hAnsi="Times New Roman"/>
          <w:b/>
          <w:color w:val="000000"/>
          <w:sz w:val="26"/>
          <w:szCs w:val="26"/>
        </w:rPr>
        <w:t xml:space="preserve"> </w:t>
      </w:r>
    </w:p>
    <w:p w:rsidR="00AD09BC" w:rsidRDefault="00AD09BC" w:rsidP="00D26559">
      <w:pPr>
        <w:ind w:firstLine="270"/>
        <w:jc w:val="both"/>
        <w:rPr>
          <w:rFonts w:ascii="Times New Roman" w:hAnsi="Times New Roman"/>
          <w:color w:val="000000"/>
          <w:sz w:val="26"/>
          <w:szCs w:val="26"/>
          <w:lang w:val="nl-NL"/>
        </w:rPr>
      </w:pPr>
      <w:commentRangeStart w:id="795"/>
      <w:r w:rsidRPr="00827EFE">
        <w:rPr>
          <w:rFonts w:ascii="Times New Roman" w:hAnsi="Times New Roman"/>
          <w:color w:val="000000"/>
          <w:sz w:val="26"/>
          <w:szCs w:val="26"/>
          <w:lang w:val="nl-NL"/>
        </w:rPr>
        <w:t>Các môn thi sẽ được tổ chứ</w:t>
      </w:r>
      <w:r>
        <w:rPr>
          <w:rFonts w:ascii="Times New Roman" w:hAnsi="Times New Roman"/>
          <w:color w:val="000000"/>
          <w:sz w:val="26"/>
          <w:szCs w:val="26"/>
          <w:lang w:val="nl-NL"/>
        </w:rPr>
        <w:t xml:space="preserve">c thi trong ngày t. </w:t>
      </w:r>
      <w:commentRangeEnd w:id="795"/>
      <w:r w:rsidR="006E4F66">
        <w:rPr>
          <w:rStyle w:val="CommentReference"/>
        </w:rPr>
        <w:commentReference w:id="795"/>
      </w:r>
    </w:p>
    <w:p w:rsidR="00AD09BC" w:rsidRDefault="003A3888" w:rsidP="00D26559">
      <w:pPr>
        <w:keepNext/>
        <w:ind w:firstLine="270"/>
        <w:contextualSpacing/>
        <w:jc w:val="center"/>
        <w:rPr>
          <w:rFonts w:ascii="Times New Roman" w:hAnsi="Times New Roman"/>
          <w:color w:val="000000"/>
          <w:sz w:val="26"/>
          <w:szCs w:val="26"/>
        </w:rPr>
      </w:pPr>
      <w:r>
        <w:rPr>
          <w:rFonts w:ascii="Times New Roman" w:hAnsi="Times New Roman"/>
          <w:color w:val="000000"/>
          <w:sz w:val="26"/>
          <w:szCs w:val="26"/>
          <w:lang w:val="en-US"/>
        </w:rPr>
        <w:lastRenderedPageBreak/>
        <w:drawing>
          <wp:inline distT="0" distB="0" distL="0" distR="0">
            <wp:extent cx="4718128" cy="7087649"/>
            <wp:effectExtent l="19050" t="0" r="6272"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720846" cy="7091732"/>
                    </a:xfrm>
                    <a:prstGeom prst="rect">
                      <a:avLst/>
                    </a:prstGeom>
                    <a:noFill/>
                    <a:ln w="9525">
                      <a:noFill/>
                      <a:miter lim="800000"/>
                      <a:headEnd/>
                      <a:tailEnd/>
                    </a:ln>
                  </pic:spPr>
                </pic:pic>
              </a:graphicData>
            </a:graphic>
          </wp:inline>
        </w:drawing>
      </w:r>
    </w:p>
    <w:p w:rsidR="00AD09BC" w:rsidRPr="00827EFE" w:rsidRDefault="00AD09BC" w:rsidP="003F03AC">
      <w:pPr>
        <w:spacing w:line="240" w:lineRule="auto"/>
        <w:ind w:firstLine="270"/>
        <w:jc w:val="center"/>
        <w:rPr>
          <w:rFonts w:ascii="Times New Roman" w:hAnsi="Times New Roman"/>
          <w:b/>
          <w:bCs/>
          <w:color w:val="1F497D"/>
          <w:sz w:val="26"/>
          <w:szCs w:val="26"/>
        </w:rPr>
      </w:pPr>
      <w:r>
        <w:rPr>
          <w:rFonts w:ascii="Times New Roman" w:hAnsi="Times New Roman"/>
          <w:b/>
          <w:bCs/>
          <w:color w:val="1F497D"/>
          <w:sz w:val="26"/>
          <w:szCs w:val="26"/>
        </w:rPr>
        <w:t>H2.</w:t>
      </w:r>
      <w:del w:id="796" w:author="nmbinh" w:date="2010-07-06T19:49:00Z">
        <w:r w:rsidDel="002F0658">
          <w:rPr>
            <w:rFonts w:ascii="Times New Roman" w:hAnsi="Times New Roman"/>
            <w:b/>
            <w:bCs/>
            <w:color w:val="1F497D"/>
            <w:sz w:val="26"/>
            <w:szCs w:val="26"/>
          </w:rPr>
          <w:delText>a</w:delText>
        </w:r>
        <w:r w:rsidRPr="00827EFE" w:rsidDel="002F0658">
          <w:rPr>
            <w:rFonts w:ascii="Times New Roman" w:hAnsi="Times New Roman"/>
            <w:b/>
            <w:bCs/>
            <w:color w:val="1F497D"/>
            <w:sz w:val="26"/>
            <w:szCs w:val="26"/>
          </w:rPr>
          <w:delText>.</w:delText>
        </w:r>
      </w:del>
      <w:r w:rsidRPr="00827EFE">
        <w:rPr>
          <w:rFonts w:ascii="Times New Roman" w:hAnsi="Times New Roman"/>
          <w:b/>
          <w:bCs/>
          <w:color w:val="1F497D"/>
          <w:sz w:val="26"/>
          <w:szCs w:val="26"/>
        </w:rPr>
        <w:t xml:space="preserve"> Quy trình tổ chức thi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7" w:name="_Toc266204061"/>
      <w:r w:rsidRPr="00827EFE">
        <w:rPr>
          <w:rFonts w:ascii="Times New Roman" w:hAnsi="Times New Roman"/>
          <w:b/>
          <w:color w:val="000000"/>
          <w:sz w:val="26"/>
          <w:szCs w:val="26"/>
        </w:rPr>
        <w:t>Chấm thi</w:t>
      </w:r>
      <w:bookmarkEnd w:id="797"/>
    </w:p>
    <w:p w:rsidR="00AD09BC" w:rsidRDefault="00AD09BC" w:rsidP="00D26559">
      <w:pPr>
        <w:spacing w:line="240" w:lineRule="auto"/>
        <w:ind w:firstLine="27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Ngay sau ngày tổ chức thi, trong khoảng thời gian từ ngày t + 1 đến t + 7 công tác chấm thi phải hoàn thành.</w:t>
      </w:r>
    </w:p>
    <w:p w:rsidR="00AD09BC" w:rsidRPr="00827EFE"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Bài thi của thí sinh sẽ được chấm tập trung trên máy tính, qua hai vòng, Kết quả thi của từng vòng sẽ được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ghi vào bảng chấm thi tương ứng với các vòng.</w:t>
      </w:r>
    </w:p>
    <w:p w:rsidR="00AD09BC" w:rsidRDefault="00AD09BC" w:rsidP="003F03AC">
      <w:pPr>
        <w:numPr>
          <w:ilvl w:val="0"/>
          <w:numId w:val="7"/>
        </w:numPr>
        <w:ind w:left="1481" w:hanging="284"/>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lastRenderedPageBreak/>
        <w:t xml:space="preserve">Các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của từng vòng chấm thi giao bảng điểm chấm thi của mình cho Bộ phận tổ chức thi.</w:t>
      </w:r>
    </w:p>
    <w:p w:rsidR="00AD09BC" w:rsidRPr="00A66E93" w:rsidRDefault="00AD09BC" w:rsidP="003F03AC">
      <w:pPr>
        <w:numPr>
          <w:ilvl w:val="0"/>
          <w:numId w:val="7"/>
        </w:numPr>
        <w:ind w:left="1481" w:hanging="284"/>
        <w:contextualSpacing/>
        <w:jc w:val="both"/>
        <w:rPr>
          <w:rFonts w:ascii="Times New Roman" w:hAnsi="Times New Roman"/>
          <w:color w:val="000000"/>
          <w:sz w:val="26"/>
          <w:szCs w:val="26"/>
          <w:lang w:val="nl-NL"/>
        </w:rPr>
      </w:pP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thi vòng 1 và 2 cùng thống nhất điểm thi của thí sinh và ghi kết quả thi và xác nhận vào Bảng điểm thi chứng chỉ tin hoc quốc </w:t>
      </w:r>
      <w:r w:rsidRPr="00A66E93">
        <w:rPr>
          <w:rFonts w:ascii="Times New Roman" w:hAnsi="Times New Roman"/>
          <w:color w:val="000000"/>
          <w:sz w:val="26"/>
          <w:szCs w:val="26"/>
          <w:lang w:val="nl-NL"/>
        </w:rPr>
        <w:t>gia.</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w:t>
      </w:r>
      <w:r>
        <w:rPr>
          <w:rFonts w:ascii="Times New Roman" w:hAnsi="Times New Roman"/>
          <w:color w:val="000000"/>
          <w:sz w:val="26"/>
          <w:szCs w:val="26"/>
          <w:lang w:val="nl-NL"/>
        </w:rPr>
        <w:t xml:space="preserve">m cho bài thi. </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8" w:name="_Toc266204062"/>
      <w:r w:rsidRPr="00827EFE">
        <w:rPr>
          <w:rFonts w:ascii="Times New Roman" w:hAnsi="Times New Roman"/>
          <w:b/>
          <w:color w:val="000000"/>
          <w:sz w:val="26"/>
          <w:szCs w:val="26"/>
        </w:rPr>
        <w:t>Kiểm tra điểm thi và nộp bảng điểm gốc.</w:t>
      </w:r>
      <w:bookmarkEnd w:id="798"/>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thời gian từ ngày t + 8 đến t + 12,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chấm thi sẽ tiến hành kiểm tra sự trùng khớp về điểm thi trong cơ sở dữ liệu với bảng điểm gốc nhằm loại trừ những sai sót trong quá trình nhập điểm vào hệ thống. Sau khi kết thúc kiểm tra và sửa lỗi (nếu có),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đó phải nộp bảng điểm gốc về cho bộ phận tổ chức thi để lưu trữ.</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799" w:name="_Toc266204063"/>
      <w:r w:rsidRPr="00827EFE">
        <w:rPr>
          <w:rFonts w:ascii="Times New Roman" w:hAnsi="Times New Roman"/>
          <w:b/>
          <w:color w:val="000000"/>
          <w:sz w:val="26"/>
          <w:szCs w:val="26"/>
        </w:rPr>
        <w:t>Công bố kết quả thi</w:t>
      </w:r>
      <w:bookmarkEnd w:id="799"/>
      <w:r w:rsidRPr="00827EFE">
        <w:rPr>
          <w:rFonts w:ascii="Times New Roman" w:hAnsi="Times New Roman"/>
          <w:b/>
          <w:color w:val="000000"/>
          <w:sz w:val="26"/>
          <w:szCs w:val="26"/>
        </w:rPr>
        <w:t xml:space="preserve">  </w:t>
      </w:r>
    </w:p>
    <w:p w:rsidR="00AD09BC" w:rsidRDefault="00AD09BC" w:rsidP="00D26559">
      <w:pPr>
        <w:spacing w:line="240" w:lineRule="auto"/>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Trong ngày t + 13, </w:t>
      </w:r>
      <w:r>
        <w:rPr>
          <w:rFonts w:ascii="Times New Roman" w:hAnsi="Times New Roman"/>
          <w:color w:val="000000"/>
          <w:sz w:val="26"/>
          <w:szCs w:val="26"/>
          <w:lang w:val="nl-NL"/>
        </w:rPr>
        <w:t>kết quả thi sẽ được thông báo</w:t>
      </w:r>
      <w:r w:rsidRPr="00827EFE">
        <w:rPr>
          <w:rFonts w:ascii="Times New Roman" w:hAnsi="Times New Roman"/>
          <w:color w:val="000000"/>
          <w:sz w:val="26"/>
          <w:szCs w:val="26"/>
          <w:lang w:val="nl-NL"/>
        </w:rPr>
        <w:t xml:space="preserve"> kèm với </w:t>
      </w:r>
      <w:r>
        <w:rPr>
          <w:rFonts w:ascii="Times New Roman" w:hAnsi="Times New Roman"/>
          <w:color w:val="000000"/>
          <w:sz w:val="26"/>
          <w:szCs w:val="26"/>
          <w:lang w:val="nl-NL"/>
        </w:rPr>
        <w:t xml:space="preserve">thông tin về </w:t>
      </w:r>
      <w:r w:rsidRPr="00827EFE">
        <w:rPr>
          <w:rFonts w:ascii="Times New Roman" w:hAnsi="Times New Roman"/>
          <w:color w:val="000000"/>
          <w:sz w:val="26"/>
          <w:szCs w:val="26"/>
          <w:lang w:val="nl-NL"/>
        </w:rPr>
        <w:t>thời hạn nhận phúc khảo và lưu ý cho các thí sinh có kết quả đạt cần kiểm tra lại các thông tin cá nhân để tránh sai sót trong việc làm chứng chỉ.</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0" w:name="_Toc266204064"/>
      <w:r w:rsidRPr="00827EFE">
        <w:rPr>
          <w:rFonts w:ascii="Times New Roman" w:hAnsi="Times New Roman"/>
          <w:b/>
          <w:color w:val="000000"/>
          <w:sz w:val="26"/>
          <w:szCs w:val="26"/>
        </w:rPr>
        <w:t>Nhận đăng ký phúc khảo.</w:t>
      </w:r>
      <w:bookmarkEnd w:id="800"/>
    </w:p>
    <w:p w:rsidR="00AD09BC" w:rsidRDefault="00AD09BC" w:rsidP="00D26559">
      <w:pPr>
        <w:ind w:firstLine="360"/>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Thời hạn bắt đầu và kết thúc nhận đăng ký phúc khảo tương ứng là ngày t + 13 và t + 17. Thời hạn này đã được thông báo cho thí sinh vào ngày thi và ngày công bố kết quả. </w:t>
      </w:r>
    </w:p>
    <w:p w:rsidR="00AD09BC" w:rsidRPr="00E36F99" w:rsidRDefault="00AD09BC" w:rsidP="003F03AC">
      <w:pPr>
        <w:pStyle w:val="ListParagraph"/>
        <w:numPr>
          <w:ilvl w:val="1"/>
          <w:numId w:val="4"/>
        </w:numPr>
        <w:jc w:val="both"/>
        <w:rPr>
          <w:rFonts w:ascii="Times New Roman" w:hAnsi="Times New Roman"/>
          <w:b/>
          <w:color w:val="000000"/>
          <w:sz w:val="26"/>
          <w:szCs w:val="26"/>
        </w:rPr>
      </w:pPr>
      <w:r w:rsidRPr="00E36F99">
        <w:rPr>
          <w:rFonts w:ascii="Times New Roman" w:hAnsi="Times New Roman"/>
          <w:b/>
          <w:color w:val="000000"/>
          <w:sz w:val="26"/>
          <w:szCs w:val="26"/>
        </w:rPr>
        <w:t>Chấm phúc khảo.</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Bộ phận tổ chức thi phân công </w:t>
      </w:r>
      <w:r>
        <w:rPr>
          <w:rFonts w:ascii="Times New Roman" w:hAnsi="Times New Roman"/>
          <w:color w:val="000000"/>
          <w:sz w:val="26"/>
          <w:szCs w:val="26"/>
          <w:lang w:val="nl-NL"/>
        </w:rPr>
        <w:t xml:space="preserve">giáo viên </w:t>
      </w:r>
      <w:r w:rsidRPr="00827EFE">
        <w:rPr>
          <w:rFonts w:ascii="Times New Roman" w:hAnsi="Times New Roman"/>
          <w:color w:val="000000"/>
          <w:sz w:val="26"/>
          <w:szCs w:val="26"/>
          <w:lang w:val="nl-NL"/>
        </w:rPr>
        <w:t xml:space="preserve"> chấm phúc khảo. Nếu kết quả chấm lại chênh lệch từ 1 điểm trở lên thì sẽ yêu cầu bộ phận Chuyên Môn chấm phúc khảo, kết quả được ghi nhận vào Kết quả phúc khảo bài thi.</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Số lượng bài thi cần phúc khảo (thông thường) không lớn, do đó công tác phúc khảo chỉ diễn ra trong ngày t + 18.</w:t>
      </w:r>
    </w:p>
    <w:p w:rsidR="00AD09BC" w:rsidRPr="00827EFE" w:rsidRDefault="00AD09BC" w:rsidP="003F03AC">
      <w:pPr>
        <w:numPr>
          <w:ilvl w:val="1"/>
          <w:numId w:val="4"/>
        </w:numPr>
        <w:ind w:left="630" w:hanging="270"/>
        <w:contextualSpacing/>
        <w:jc w:val="both"/>
        <w:outlineLvl w:val="4"/>
        <w:rPr>
          <w:rFonts w:ascii="Times New Roman" w:hAnsi="Times New Roman"/>
          <w:b/>
          <w:color w:val="000000"/>
          <w:sz w:val="26"/>
          <w:szCs w:val="26"/>
        </w:rPr>
      </w:pPr>
      <w:bookmarkStart w:id="801" w:name="_Toc266204065"/>
      <w:r w:rsidRPr="00827EFE">
        <w:rPr>
          <w:rFonts w:ascii="Times New Roman" w:hAnsi="Times New Roman"/>
          <w:b/>
          <w:color w:val="000000"/>
          <w:sz w:val="26"/>
          <w:szCs w:val="26"/>
        </w:rPr>
        <w:t>Công bố kết quả phúc khảo.</w:t>
      </w:r>
      <w:bookmarkEnd w:id="801"/>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 xml:space="preserve">Kết quả phúc khảo được thông báo cho thí sinh </w:t>
      </w:r>
      <w:r>
        <w:rPr>
          <w:rFonts w:ascii="Times New Roman" w:hAnsi="Times New Roman"/>
          <w:color w:val="000000"/>
          <w:sz w:val="26"/>
          <w:szCs w:val="26"/>
          <w:lang w:val="nl-NL"/>
        </w:rPr>
        <w:t>trong ngày t + 19.</w:t>
      </w:r>
    </w:p>
    <w:p w:rsidR="00AD09BC" w:rsidRDefault="00AD09BC" w:rsidP="00D26559">
      <w:pPr>
        <w:ind w:firstLine="360"/>
        <w:contextualSpacing/>
        <w:jc w:val="both"/>
        <w:rPr>
          <w:rFonts w:ascii="Times New Roman" w:hAnsi="Times New Roman"/>
          <w:color w:val="000000"/>
          <w:sz w:val="26"/>
          <w:szCs w:val="26"/>
          <w:lang w:val="nl-NL"/>
        </w:rPr>
      </w:pPr>
      <w:r w:rsidRPr="00827EFE">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AD09BC" w:rsidRDefault="00AD09BC" w:rsidP="003F03AC">
      <w:pPr>
        <w:pStyle w:val="ListParagraph"/>
        <w:ind w:left="2160"/>
        <w:jc w:val="both"/>
        <w:rPr>
          <w:rFonts w:ascii="Times New Roman" w:hAnsi="Times New Roman"/>
          <w:sz w:val="26"/>
        </w:rPr>
      </w:pPr>
    </w:p>
    <w:p w:rsidR="00AD09BC" w:rsidRDefault="00AD09BC" w:rsidP="003F03AC">
      <w:pPr>
        <w:pStyle w:val="ListParagraph"/>
        <w:numPr>
          <w:ilvl w:val="2"/>
          <w:numId w:val="45"/>
        </w:numPr>
        <w:ind w:left="630"/>
        <w:jc w:val="both"/>
        <w:rPr>
          <w:rFonts w:ascii="Times New Roman" w:hAnsi="Times New Roman"/>
          <w:sz w:val="26"/>
        </w:rPr>
      </w:pPr>
      <w:r>
        <w:rPr>
          <w:rFonts w:ascii="Times New Roman" w:hAnsi="Times New Roman"/>
          <w:sz w:val="26"/>
        </w:rPr>
        <w:t>Quy trình cấp chứng chỉ</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Sau khi công bố điểm thi, chậm nhất là ngày t + 14, danh sách các thí sinh thi đạt sẽ được lập. Cùng với đó, công văn mua phôi chứng chỉ cũng sẽ được lập để gửi lên </w:t>
      </w:r>
      <w:r>
        <w:rPr>
          <w:rFonts w:ascii="Times New Roman" w:hAnsi="Times New Roman"/>
          <w:color w:val="000000"/>
          <w:sz w:val="26"/>
          <w:szCs w:val="26"/>
        </w:rPr>
        <w:t xml:space="preserve">giám đốc hoặc hiệu trưởng đơn vị tổ chức thi </w:t>
      </w:r>
      <w:r w:rsidRPr="003D22F6">
        <w:rPr>
          <w:rFonts w:ascii="Times New Roman" w:hAnsi="Times New Roman"/>
          <w:color w:val="000000"/>
          <w:sz w:val="26"/>
          <w:szCs w:val="26"/>
        </w:rPr>
        <w:t xml:space="preserve"> ký rồi gửi lên Bộ </w:t>
      </w:r>
      <w:r>
        <w:rPr>
          <w:rFonts w:ascii="Times New Roman" w:hAnsi="Times New Roman"/>
          <w:color w:val="000000"/>
          <w:sz w:val="26"/>
          <w:szCs w:val="26"/>
        </w:rPr>
        <w:t>Giáo Dục &amp; Đào  Tạo (GD-ĐT)</w:t>
      </w:r>
      <w:r w:rsidRPr="003D22F6">
        <w:rPr>
          <w:rFonts w:ascii="Times New Roman" w:hAnsi="Times New Roman"/>
          <w:color w:val="000000"/>
          <w:sz w:val="26"/>
          <w:szCs w:val="26"/>
        </w:rPr>
        <w:t xml:space="preserve">. </w:t>
      </w:r>
      <w:r>
        <w:rPr>
          <w:rFonts w:ascii="Times New Roman" w:hAnsi="Times New Roman"/>
          <w:color w:val="000000"/>
          <w:sz w:val="26"/>
          <w:szCs w:val="26"/>
        </w:rPr>
        <w:t xml:space="preserve">Sau đó tiếp tục gửi công văn đến bộ GD-ĐT và chờ duyệt mua phôi chứng chỉ. </w:t>
      </w:r>
      <w:r w:rsidRPr="003D22F6">
        <w:rPr>
          <w:rFonts w:ascii="Times New Roman" w:hAnsi="Times New Roman"/>
          <w:color w:val="000000"/>
          <w:sz w:val="26"/>
          <w:szCs w:val="26"/>
        </w:rPr>
        <w:t xml:space="preserve"> </w:t>
      </w:r>
      <w:ins w:id="802" w:author="DONGTHUY" w:date="2010-07-06T09:57:00Z">
        <w:r w:rsidR="00B35691">
          <w:rPr>
            <w:rFonts w:ascii="Times New Roman" w:hAnsi="Times New Roman"/>
            <w:color w:val="000000"/>
            <w:sz w:val="26"/>
            <w:szCs w:val="26"/>
            <w:lang w:val="en-US"/>
          </w:rPr>
          <w:t>Đơn vị tổ chức thi không làm chủ được</w:t>
        </w:r>
      </w:ins>
      <w:ins w:id="803" w:author="DONGTHUY" w:date="2010-07-06T09:58:00Z">
        <w:r w:rsidR="00B35691">
          <w:rPr>
            <w:rFonts w:ascii="Times New Roman" w:hAnsi="Times New Roman"/>
            <w:color w:val="000000"/>
            <w:sz w:val="26"/>
            <w:szCs w:val="26"/>
            <w:lang w:val="en-US"/>
          </w:rPr>
          <w:t xml:space="preserve"> về</w:t>
        </w:r>
      </w:ins>
      <w:ins w:id="804" w:author="DONGTHUY" w:date="2010-07-06T09:57:00Z">
        <w:r w:rsidR="00B35691">
          <w:rPr>
            <w:rFonts w:ascii="Times New Roman" w:hAnsi="Times New Roman"/>
            <w:color w:val="000000"/>
            <w:sz w:val="26"/>
            <w:szCs w:val="26"/>
            <w:lang w:val="en-US"/>
          </w:rPr>
          <w:t xml:space="preserve"> t</w:t>
        </w:r>
      </w:ins>
      <w:del w:id="805" w:author="DONGTHUY" w:date="2010-07-06T09:57:00Z">
        <w:r w:rsidRPr="003D22F6" w:rsidDel="00B35691">
          <w:rPr>
            <w:rFonts w:ascii="Times New Roman" w:hAnsi="Times New Roman"/>
            <w:color w:val="000000"/>
            <w:sz w:val="26"/>
            <w:szCs w:val="26"/>
          </w:rPr>
          <w:delText>T</w:delText>
        </w:r>
      </w:del>
      <w:r w:rsidRPr="003D22F6">
        <w:rPr>
          <w:rFonts w:ascii="Times New Roman" w:hAnsi="Times New Roman"/>
          <w:color w:val="000000"/>
          <w:sz w:val="26"/>
          <w:szCs w:val="26"/>
        </w:rPr>
        <w:t xml:space="preserve">hời gian để Hiệu trưởng và Bộ GD-ĐT </w:t>
      </w:r>
      <w:r>
        <w:rPr>
          <w:rFonts w:ascii="Times New Roman" w:hAnsi="Times New Roman"/>
          <w:color w:val="000000"/>
          <w:sz w:val="26"/>
          <w:szCs w:val="26"/>
        </w:rPr>
        <w:t xml:space="preserve">ký và </w:t>
      </w:r>
      <w:r w:rsidRPr="003D22F6">
        <w:rPr>
          <w:rFonts w:ascii="Times New Roman" w:hAnsi="Times New Roman"/>
          <w:color w:val="000000"/>
          <w:sz w:val="26"/>
          <w:szCs w:val="26"/>
        </w:rPr>
        <w:t>duyệt bán phôi chứng chỉ</w:t>
      </w:r>
      <w:ins w:id="806" w:author="DONGTHUY" w:date="2010-07-06T09:58:00Z">
        <w:r w:rsidR="00B35691">
          <w:rPr>
            <w:rFonts w:ascii="Times New Roman" w:hAnsi="Times New Roman"/>
            <w:color w:val="000000"/>
            <w:sz w:val="26"/>
            <w:szCs w:val="26"/>
            <w:lang w:val="en-US"/>
          </w:rPr>
          <w:t>.</w:t>
        </w:r>
      </w:ins>
      <w:r w:rsidRPr="003D22F6">
        <w:rPr>
          <w:rFonts w:ascii="Times New Roman" w:hAnsi="Times New Roman"/>
          <w:color w:val="000000"/>
          <w:sz w:val="26"/>
          <w:szCs w:val="26"/>
        </w:rPr>
        <w:t xml:space="preserve"> </w:t>
      </w:r>
      <w:del w:id="807" w:author="DONGTHUY" w:date="2010-07-06T09:57:00Z">
        <w:r w:rsidRPr="003D22F6" w:rsidDel="00B35691">
          <w:rPr>
            <w:rFonts w:ascii="Times New Roman" w:hAnsi="Times New Roman"/>
            <w:color w:val="000000"/>
            <w:sz w:val="26"/>
            <w:szCs w:val="26"/>
          </w:rPr>
          <w:delText xml:space="preserve">không nằm dưới sự quyết định của Trung tâm. </w:delText>
        </w:r>
      </w:del>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Thông thường, vào ngày t + 40 là </w:t>
      </w:r>
      <w:ins w:id="808" w:author="DONGTHUY" w:date="2010-07-06T09:58:00Z">
        <w:r w:rsidR="00B35691">
          <w:rPr>
            <w:rFonts w:ascii="Times New Roman" w:hAnsi="Times New Roman"/>
            <w:color w:val="000000"/>
            <w:sz w:val="26"/>
            <w:szCs w:val="26"/>
            <w:lang w:val="en-US"/>
          </w:rPr>
          <w:t xml:space="preserve">phôi </w:t>
        </w:r>
      </w:ins>
      <w:r w:rsidRPr="003D22F6">
        <w:rPr>
          <w:rFonts w:ascii="Times New Roman" w:hAnsi="Times New Roman"/>
          <w:color w:val="000000"/>
          <w:sz w:val="26"/>
          <w:szCs w:val="26"/>
        </w:rPr>
        <w:t xml:space="preserve">chứng chỉ được chuyển về </w:t>
      </w:r>
      <w:r>
        <w:rPr>
          <w:rFonts w:ascii="Times New Roman" w:hAnsi="Times New Roman"/>
          <w:color w:val="000000"/>
          <w:sz w:val="26"/>
          <w:szCs w:val="26"/>
        </w:rPr>
        <w:t>tới đơn vị tổ chức thi</w:t>
      </w:r>
      <w:r w:rsidRPr="003D22F6">
        <w:rPr>
          <w:rFonts w:ascii="Times New Roman" w:hAnsi="Times New Roman"/>
          <w:color w:val="000000"/>
          <w:sz w:val="26"/>
          <w:szCs w:val="26"/>
        </w:rPr>
        <w:t xml:space="preserve">, sẵn sàng để in, </w:t>
      </w:r>
      <w:del w:id="809" w:author="DONGTHUY" w:date="2010-07-06T09:59:00Z">
        <w:r w:rsidRPr="003D22F6" w:rsidDel="00792AFC">
          <w:rPr>
            <w:rFonts w:ascii="Times New Roman" w:hAnsi="Times New Roman"/>
            <w:color w:val="000000"/>
            <w:sz w:val="26"/>
            <w:szCs w:val="26"/>
          </w:rPr>
          <w:delText>Giám đốc</w:delText>
        </w:r>
        <w:r w:rsidDel="00792AFC">
          <w:rPr>
            <w:rFonts w:ascii="Times New Roman" w:hAnsi="Times New Roman"/>
            <w:color w:val="000000"/>
            <w:sz w:val="26"/>
            <w:szCs w:val="26"/>
          </w:rPr>
          <w:delText>/Hiệu trưởng</w:delText>
        </w:r>
        <w:r w:rsidRPr="003D22F6" w:rsidDel="00792AFC">
          <w:rPr>
            <w:rFonts w:ascii="Times New Roman" w:hAnsi="Times New Roman"/>
            <w:color w:val="000000"/>
            <w:sz w:val="26"/>
            <w:szCs w:val="26"/>
          </w:rPr>
          <w:delText xml:space="preserve"> </w:delText>
        </w:r>
      </w:del>
      <w:r w:rsidRPr="003D22F6">
        <w:rPr>
          <w:rFonts w:ascii="Times New Roman" w:hAnsi="Times New Roman"/>
          <w:color w:val="000000"/>
          <w:sz w:val="26"/>
          <w:szCs w:val="26"/>
        </w:rPr>
        <w:t xml:space="preserve">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AD09BC" w:rsidRPr="00C900E0" w:rsidRDefault="003A3888" w:rsidP="003F03AC">
      <w:pPr>
        <w:pStyle w:val="ListParagraph"/>
        <w:keepNext/>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469989" cy="6318256"/>
            <wp:effectExtent l="19050" t="0" r="6761"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469989" cy="6318256"/>
                    </a:xfrm>
                    <a:prstGeom prst="rect">
                      <a:avLst/>
                    </a:prstGeom>
                    <a:noFill/>
                    <a:ln w="9525">
                      <a:noFill/>
                      <a:miter lim="800000"/>
                      <a:headEnd/>
                      <a:tailEnd/>
                    </a:ln>
                  </pic:spPr>
                </pic:pic>
              </a:graphicData>
            </a:graphic>
          </wp:inline>
        </w:drawing>
      </w:r>
    </w:p>
    <w:p w:rsidR="00AD09BC" w:rsidRPr="00C900E0" w:rsidRDefault="00AD09BC" w:rsidP="003F03AC">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w:t>
      </w:r>
      <w:ins w:id="810" w:author="nmbinh" w:date="2010-07-06T20:06:00Z">
        <w:r w:rsidR="003D1188">
          <w:rPr>
            <w:rFonts w:ascii="Times New Roman" w:hAnsi="Times New Roman"/>
            <w:color w:val="000000"/>
            <w:sz w:val="26"/>
            <w:szCs w:val="26"/>
          </w:rPr>
          <w:t>3</w:t>
        </w:r>
      </w:ins>
      <w:del w:id="811" w:author="nmbinh" w:date="2010-07-06T20:06:00Z">
        <w:r w:rsidDel="003D1188">
          <w:rPr>
            <w:rFonts w:ascii="Times New Roman" w:hAnsi="Times New Roman"/>
            <w:color w:val="000000"/>
            <w:sz w:val="26"/>
            <w:szCs w:val="26"/>
          </w:rPr>
          <w:delText>2</w:delText>
        </w:r>
      </w:del>
      <w:r>
        <w:rPr>
          <w:rFonts w:ascii="Times New Roman" w:hAnsi="Times New Roman"/>
          <w:color w:val="000000"/>
          <w:sz w:val="26"/>
          <w:szCs w:val="26"/>
        </w:rPr>
        <w:t>.</w:t>
      </w:r>
      <w:del w:id="812" w:author="nmbinh" w:date="2010-07-06T19:50:00Z">
        <w:r w:rsidDel="00975607">
          <w:rPr>
            <w:rFonts w:ascii="Times New Roman" w:hAnsi="Times New Roman"/>
            <w:color w:val="000000"/>
            <w:sz w:val="26"/>
            <w:szCs w:val="26"/>
          </w:rPr>
          <w:delText>b</w:delText>
        </w:r>
        <w:r w:rsidRPr="003D22F6" w:rsidDel="00975607">
          <w:rPr>
            <w:rFonts w:ascii="Times New Roman" w:hAnsi="Times New Roman"/>
            <w:color w:val="000000"/>
            <w:sz w:val="26"/>
            <w:szCs w:val="26"/>
            <w:lang w:val="vi-VN"/>
          </w:rPr>
          <w:delText>.</w:delText>
        </w:r>
      </w:del>
      <w:r w:rsidRPr="003D22F6">
        <w:rPr>
          <w:rFonts w:ascii="Times New Roman" w:hAnsi="Times New Roman"/>
          <w:color w:val="000000"/>
          <w:sz w:val="26"/>
          <w:szCs w:val="26"/>
          <w:lang w:val="vi-VN"/>
        </w:rPr>
        <w:t xml:space="preserve"> Quy trình cấp chứng chỉ</w:t>
      </w:r>
    </w:p>
    <w:p w:rsidR="00AD09BC" w:rsidRPr="00C900E0" w:rsidRDefault="00AD09BC" w:rsidP="003F03AC">
      <w:pPr>
        <w:pStyle w:val="ListParagraph"/>
        <w:ind w:left="0" w:firstLine="270"/>
        <w:jc w:val="both"/>
        <w:rPr>
          <w:rFonts w:ascii="Times New Roman" w:hAnsi="Times New Roman"/>
          <w:color w:val="000000"/>
          <w:sz w:val="26"/>
          <w:szCs w:val="26"/>
        </w:rPr>
      </w:pPr>
    </w:p>
    <w:p w:rsidR="00AD09BC" w:rsidRDefault="00AD09BC" w:rsidP="003F03AC">
      <w:pPr>
        <w:pStyle w:val="ListParagraph"/>
        <w:numPr>
          <w:ilvl w:val="1"/>
          <w:numId w:val="45"/>
        </w:numPr>
        <w:jc w:val="both"/>
        <w:rPr>
          <w:rFonts w:ascii="Times New Roman" w:hAnsi="Times New Roman"/>
          <w:sz w:val="26"/>
        </w:rPr>
      </w:pPr>
      <w:r>
        <w:rPr>
          <w:rFonts w:ascii="Times New Roman" w:hAnsi="Times New Roman"/>
          <w:sz w:val="26"/>
        </w:rPr>
        <w:t>Các vấn đề còn tồn tại</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ins w:id="813" w:author="DONGTHUY" w:date="2010-07-06T09:59:00Z">
        <w:r w:rsidR="00792AFC">
          <w:rPr>
            <w:rFonts w:ascii="Times New Roman" w:hAnsi="Times New Roman"/>
            <w:color w:val="000000"/>
            <w:sz w:val="26"/>
            <w:szCs w:val="26"/>
            <w:lang w:val="en-US"/>
          </w:rPr>
          <w:t xml:space="preserve">phối ??? </w:t>
        </w:r>
      </w:ins>
      <w:r>
        <w:rPr>
          <w:rFonts w:ascii="Times New Roman" w:hAnsi="Times New Roman"/>
          <w:color w:val="000000"/>
          <w:sz w:val="26"/>
          <w:szCs w:val="26"/>
        </w:rPr>
        <w:t>một cách thủ công</w:t>
      </w:r>
      <w:r w:rsidRPr="003D22F6">
        <w:rPr>
          <w:rFonts w:ascii="Times New Roman" w:hAnsi="Times New Roman"/>
          <w:color w:val="000000"/>
          <w:sz w:val="26"/>
          <w:szCs w:val="26"/>
        </w:rPr>
        <w:t xml:space="preserve">.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w:t>
      </w:r>
      <w:ins w:id="814" w:author="DONGTHUY" w:date="2010-07-06T10:00:00Z">
        <w:r w:rsidR="00792AFC">
          <w:rPr>
            <w:rFonts w:ascii="Times New Roman" w:hAnsi="Times New Roman"/>
            <w:color w:val="000000"/>
            <w:sz w:val="26"/>
            <w:szCs w:val="26"/>
            <w:lang w:val="en-US"/>
          </w:rPr>
          <w:t xml:space="preserve">tổ chức </w:t>
        </w:r>
      </w:ins>
      <w:r w:rsidRPr="003D22F6">
        <w:rPr>
          <w:rFonts w:ascii="Times New Roman" w:hAnsi="Times New Roman"/>
          <w:color w:val="000000"/>
          <w:sz w:val="26"/>
          <w:szCs w:val="26"/>
        </w:rPr>
        <w:t>thi được diễn ra đúng kế hoạch đã định.</w:t>
      </w:r>
    </w:p>
    <w:p w:rsidR="00AD09BC" w:rsidRDefault="00AD09BC" w:rsidP="00D26559">
      <w:pPr>
        <w:pStyle w:val="ListParagraph"/>
        <w:ind w:left="0" w:firstLine="360"/>
        <w:jc w:val="both"/>
        <w:rPr>
          <w:rFonts w:ascii="Times New Roman" w:hAnsi="Times New Roman"/>
          <w:color w:val="000000"/>
          <w:sz w:val="26"/>
          <w:szCs w:val="26"/>
        </w:rPr>
      </w:pPr>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AD09BC" w:rsidRPr="00F22470" w:rsidRDefault="00AD09BC" w:rsidP="003F03AC">
      <w:pPr>
        <w:pStyle w:val="ListParagraph"/>
        <w:numPr>
          <w:ilvl w:val="0"/>
          <w:numId w:val="7"/>
        </w:numPr>
        <w:ind w:left="139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AD09BC" w:rsidRPr="00C900E0" w:rsidRDefault="00E86DC4" w:rsidP="003F03AC">
      <w:pPr>
        <w:pStyle w:val="ListParagraph"/>
        <w:ind w:left="792" w:firstLine="360"/>
        <w:jc w:val="both"/>
        <w:rPr>
          <w:rFonts w:ascii="Times New Roman" w:hAnsi="Times New Roman"/>
          <w:color w:val="000000"/>
          <w:sz w:val="26"/>
          <w:szCs w:val="26"/>
        </w:rPr>
      </w:pPr>
      <w:r w:rsidRPr="00E86DC4">
        <w:rPr>
          <w:lang w:val="en-US"/>
        </w:rPr>
        <w:pict>
          <v:shape id="_x0000_s1051" type="#_x0000_t202" style="position:absolute;left:0;text-align:left;margin-left:54.25pt;margin-top:128pt;width:318.15pt;height:20.4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filled="f" stroked="f">
            <v:textbox style="mso-next-textbox:#_x0000_s1051;mso-fit-shape-to-text:t" inset="0,0,0,0">
              <w:txbxContent>
                <w:p w:rsidR="00981642" w:rsidRPr="00893324" w:rsidRDefault="00981642" w:rsidP="003F03AC">
                  <w:pPr>
                    <w:pStyle w:val="Caption"/>
                    <w:jc w:val="center"/>
                    <w:rPr>
                      <w:rFonts w:ascii="Times New Roman" w:hAnsi="Times New Roman"/>
                      <w:noProof/>
                      <w:sz w:val="26"/>
                      <w:lang w:val="vi-VN" w:eastAsia="vi-VN"/>
                    </w:rPr>
                  </w:pPr>
                  <w:r>
                    <w:t>H</w:t>
                  </w:r>
                  <w:del w:id="815" w:author="nmbinh" w:date="2010-07-06T19:52:00Z">
                    <w:r w:rsidDel="003E69F9">
                      <w:delText>3</w:delText>
                    </w:r>
                  </w:del>
                  <w:ins w:id="816" w:author="nmbinh" w:date="2010-07-06T19:52:00Z">
                    <w:r w:rsidR="003E69F9">
                      <w:t>4</w:t>
                    </w:r>
                  </w:ins>
                  <w:r>
                    <w:t>. Nhi</w:t>
                  </w:r>
                  <w:r>
                    <w:rPr>
                      <w:rFonts w:ascii="Times New Roman" w:hAnsi="Times New Roman"/>
                    </w:rPr>
                    <w:t>ều đợt thi có thể diễn ra song song</w:t>
                  </w:r>
                </w:p>
              </w:txbxContent>
            </v:textbox>
          </v:shape>
        </w:pict>
      </w:r>
      <w:r w:rsidRPr="00E86DC4">
        <w:rPr>
          <w:rFonts w:ascii="Times New Roman" w:hAnsi="Times New Roman"/>
          <w:color w:val="000000"/>
          <w:sz w:val="26"/>
          <w:szCs w:val="26"/>
          <w:lang w:eastAsia="vi-VN"/>
        </w:rPr>
      </w:r>
      <w:r>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981642" w:rsidRPr="00792AFC" w:rsidRDefault="00981642"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ợt thi</w:t>
                    </w:r>
                    <w:r w:rsidR="00E86DC4" w:rsidRPr="00E86DC4">
                      <w:rPr>
                        <w:b/>
                        <w:rPrChange w:id="817" w:author="nmbinh" w:date="2010-07-06T19:52:00Z">
                          <w:rPr>
                            <w:b/>
                            <w:color w:val="000000"/>
                          </w:rPr>
                        </w:rPrChange>
                      </w:rPr>
                      <w:t xml:space="preserve"> </w:t>
                    </w:r>
                    <w:ins w:id="818" w:author="DONGTHUY" w:date="2010-07-06T10:02:00Z">
                      <w:r w:rsidR="00E86DC4" w:rsidRPr="00E86DC4">
                        <w:rPr>
                          <w:b/>
                          <w:lang w:val="en-US"/>
                          <w:rPrChange w:id="819" w:author="nmbinh" w:date="2010-07-06T19:52:00Z">
                            <w:rPr>
                              <w:b/>
                              <w:color w:val="000000"/>
                              <w:lang w:val="en-US"/>
                            </w:rPr>
                          </w:rPrChange>
                        </w:rPr>
                        <w:t>2</w:t>
                      </w:r>
                    </w:ins>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981642" w:rsidRPr="00792AFC" w:rsidRDefault="00981642" w:rsidP="003F03AC">
                    <w:pPr>
                      <w:rPr>
                        <w:rFonts w:ascii="Times New Roman" w:hAnsi="Times New Roman"/>
                        <w:b/>
                        <w:color w:val="000000"/>
                        <w:lang w:val="en-US"/>
                      </w:rPr>
                    </w:pPr>
                    <w:r w:rsidRPr="00E74EDE">
                      <w:rPr>
                        <w:b/>
                        <w:color w:val="000000"/>
                      </w:rPr>
                      <w:t>Đ</w:t>
                    </w:r>
                    <w:r w:rsidRPr="00E74EDE">
                      <w:rPr>
                        <w:rFonts w:ascii="Times New Roman" w:hAnsi="Times New Roman"/>
                        <w:b/>
                        <w:color w:val="000000"/>
                      </w:rPr>
                      <w:t>ợt thi</w:t>
                    </w:r>
                    <w:r w:rsidRPr="00E74EDE">
                      <w:rPr>
                        <w:b/>
                        <w:color w:val="000000"/>
                      </w:rPr>
                      <w:t xml:space="preserve"> </w:t>
                    </w:r>
                    <w:ins w:id="820" w:author="DONGTHUY" w:date="2010-07-06T10:02:00Z">
                      <w:r w:rsidR="00E86DC4" w:rsidRPr="00E86DC4">
                        <w:rPr>
                          <w:b/>
                          <w:lang w:val="en-US"/>
                          <w:rPrChange w:id="821" w:author="nmbinh" w:date="2010-07-06T19:52:00Z">
                            <w:rPr>
                              <w:b/>
                              <w:color w:val="000000"/>
                              <w:lang w:val="en-US"/>
                            </w:rPr>
                          </w:rPrChange>
                        </w:rPr>
                        <w:t>3</w:t>
                      </w:r>
                    </w:ins>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981642" w:rsidRPr="00E46ACD" w:rsidRDefault="00981642" w:rsidP="003F03AC">
                    <w:pPr>
                      <w:rPr>
                        <w:rFonts w:ascii="Times New Roman" w:hAnsi="Times New Roman"/>
                        <w:b/>
                        <w:lang w:val="en-US"/>
                        <w:rPrChange w:id="822" w:author="nmbinh" w:date="2010-07-06T19:52:00Z">
                          <w:rPr>
                            <w:rFonts w:ascii="Times New Roman" w:hAnsi="Times New Roman"/>
                            <w:b/>
                            <w:color w:val="000000"/>
                            <w:lang w:val="en-US"/>
                          </w:rPr>
                        </w:rPrChange>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w:t>
                    </w:r>
                    <w:ins w:id="823" w:author="DONGTHUY" w:date="2010-07-06T10:02:00Z">
                      <w:r w:rsidR="00E86DC4" w:rsidRPr="00E86DC4">
                        <w:rPr>
                          <w:b/>
                          <w:lang w:val="en-US"/>
                          <w:rPrChange w:id="824" w:author="nmbinh" w:date="2010-07-06T19:52:00Z">
                            <w:rPr>
                              <w:b/>
                              <w:color w:val="000000"/>
                              <w:lang w:val="en-US"/>
                            </w:rPr>
                          </w:rPrChange>
                        </w:rPr>
                        <w:t>1</w:t>
                      </w:r>
                    </w:ins>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981642" w:rsidRPr="00E74EDE" w:rsidRDefault="00981642" w:rsidP="003F03AC">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wrap type="none"/>
            <w10:anchorlock/>
          </v:group>
        </w:pict>
      </w:r>
    </w:p>
    <w:p w:rsidR="00AD09BC" w:rsidRPr="00C900E0" w:rsidRDefault="00AD09BC" w:rsidP="003F03AC">
      <w:pPr>
        <w:pStyle w:val="ListParagraph"/>
        <w:ind w:left="792" w:firstLine="360"/>
        <w:jc w:val="both"/>
        <w:rPr>
          <w:rFonts w:ascii="Times New Roman" w:hAnsi="Times New Roman"/>
          <w:color w:val="000000"/>
          <w:sz w:val="26"/>
          <w:szCs w:val="26"/>
        </w:rPr>
      </w:pPr>
    </w:p>
    <w:p w:rsidR="00AD09BC" w:rsidRPr="001274E0" w:rsidRDefault="00AD09BC" w:rsidP="003F03AC">
      <w:pPr>
        <w:pStyle w:val="ListParagraph"/>
        <w:numPr>
          <w:ilvl w:val="0"/>
          <w:numId w:val="45"/>
        </w:numPr>
        <w:jc w:val="both"/>
        <w:outlineLvl w:val="1"/>
        <w:rPr>
          <w:rFonts w:ascii="Times New Roman" w:hAnsi="Times New Roman"/>
          <w:b/>
          <w:color w:val="000000"/>
          <w:sz w:val="26"/>
          <w:szCs w:val="26"/>
        </w:rPr>
      </w:pPr>
      <w:bookmarkStart w:id="825" w:name="_Toc266204066"/>
      <w:r w:rsidRPr="001274E0">
        <w:rPr>
          <w:rFonts w:ascii="Times New Roman" w:hAnsi="Times New Roman"/>
          <w:b/>
          <w:color w:val="000000"/>
          <w:sz w:val="26"/>
          <w:szCs w:val="26"/>
        </w:rPr>
        <w:t xml:space="preserve">Yêu cầu </w:t>
      </w:r>
      <w:r>
        <w:rPr>
          <w:rFonts w:ascii="Times New Roman" w:hAnsi="Times New Roman"/>
          <w:b/>
          <w:color w:val="000000"/>
          <w:sz w:val="26"/>
          <w:szCs w:val="26"/>
          <w:lang w:val="en-US"/>
        </w:rPr>
        <w:t>chức năng</w:t>
      </w:r>
      <w:bookmarkEnd w:id="825"/>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6" w:name="_Toc266204067"/>
      <w:r w:rsidRPr="001274E0">
        <w:rPr>
          <w:rFonts w:ascii="Times New Roman" w:hAnsi="Times New Roman"/>
          <w:b/>
          <w:color w:val="000000"/>
          <w:sz w:val="26"/>
          <w:szCs w:val="26"/>
        </w:rPr>
        <w:t>Chức năng thông báo.</w:t>
      </w:r>
      <w:bookmarkEnd w:id="826"/>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Với mỗi đợt thi, trước khi một công việc được bắt đầu hay kết thúc theo hạn định, hệ thống tự động gửi thông báo tới cho nhân viên được phân công phụ trách công việc đó. Việc thông báo này là nhằm giúp gợi nhớ cho các nhân </w:t>
      </w:r>
      <w:r w:rsidRPr="001274E0">
        <w:rPr>
          <w:rFonts w:ascii="Times New Roman" w:hAnsi="Times New Roman"/>
          <w:color w:val="000000"/>
          <w:sz w:val="26"/>
          <w:szCs w:val="26"/>
        </w:rPr>
        <w:lastRenderedPageBreak/>
        <w:t>viên thực hiện đúng hạn trách nhiệm của mình, tránh xảy ra các tình trạng trễ hạn hoặc ứ đọng các công việc.</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Với những công việc hoàn thành sớm hạn</w:t>
      </w:r>
      <w:r w:rsidRPr="001274E0">
        <w:rPr>
          <w:rFonts w:ascii="Times New Roman" w:hAnsi="Times New Roman"/>
          <w:color w:val="000000"/>
          <w:sz w:val="26"/>
          <w:vertAlign w:val="superscript"/>
        </w:rPr>
        <w:footnoteReference w:id="4"/>
      </w:r>
      <w:r w:rsidRPr="001274E0">
        <w:rPr>
          <w:rFonts w:ascii="Times New Roman" w:hAnsi="Times New Roman"/>
          <w:color w:val="000000"/>
          <w:sz w:val="26"/>
          <w:szCs w:val="26"/>
        </w:rPr>
        <w:t xml:space="preserve">, hệ thống sẽ tự động gửi thông báo đến người nhân viên chịu trách nhiệm cho công việc tiếp theo, giúp họ nhanh chóng sắp xếp và thực hiện ngay công việc này. </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7" w:name="_Toc266204068"/>
      <w:r w:rsidRPr="001274E0">
        <w:rPr>
          <w:rFonts w:ascii="Times New Roman" w:hAnsi="Times New Roman"/>
          <w:b/>
          <w:color w:val="000000"/>
          <w:sz w:val="26"/>
          <w:szCs w:val="26"/>
        </w:rPr>
        <w:t>Chức năng theo dõi công việc</w:t>
      </w:r>
      <w:bookmarkEnd w:id="827"/>
    </w:p>
    <w:p w:rsidR="00AD09BC" w:rsidRDefault="00AD09BC" w:rsidP="00D26559">
      <w:pPr>
        <w:ind w:firstLine="36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p>
    <w:p w:rsidR="00AD09BC" w:rsidRPr="001274E0" w:rsidRDefault="00AD09BC" w:rsidP="003F03AC">
      <w:pPr>
        <w:pStyle w:val="ListParagraph"/>
        <w:numPr>
          <w:ilvl w:val="2"/>
          <w:numId w:val="45"/>
        </w:numPr>
        <w:jc w:val="both"/>
        <w:rPr>
          <w:rFonts w:ascii="Times New Roman" w:hAnsi="Times New Roman"/>
          <w:b/>
          <w:color w:val="000000"/>
          <w:sz w:val="26"/>
          <w:szCs w:val="26"/>
        </w:rPr>
      </w:pPr>
      <w:r w:rsidRPr="001274E0">
        <w:rPr>
          <w:rFonts w:ascii="Times New Roman" w:hAnsi="Times New Roman"/>
          <w:b/>
          <w:color w:val="000000"/>
          <w:sz w:val="26"/>
          <w:szCs w:val="26"/>
        </w:rPr>
        <w:t>Đối với các nhân viên thực hiện các công việc:</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 đối với từng đợt thi cụ thể</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AD09BC" w:rsidRPr="001274E0" w:rsidRDefault="00AD09BC" w:rsidP="003F03AC">
      <w:pPr>
        <w:pStyle w:val="ListParagraph"/>
        <w:numPr>
          <w:ilvl w:val="2"/>
          <w:numId w:val="45"/>
        </w:numPr>
        <w:jc w:val="both"/>
        <w:outlineLvl w:val="3"/>
        <w:rPr>
          <w:rFonts w:ascii="Times New Roman" w:hAnsi="Times New Roman"/>
          <w:b/>
          <w:color w:val="000000"/>
          <w:sz w:val="26"/>
          <w:szCs w:val="26"/>
        </w:rPr>
      </w:pPr>
      <w:bookmarkStart w:id="828" w:name="_Toc266204069"/>
      <w:r w:rsidRPr="001274E0">
        <w:rPr>
          <w:rFonts w:ascii="Times New Roman" w:hAnsi="Times New Roman"/>
          <w:b/>
          <w:color w:val="000000"/>
          <w:sz w:val="26"/>
          <w:szCs w:val="26"/>
        </w:rPr>
        <w:t>Đối với người quản lý:</w:t>
      </w:r>
      <w:bookmarkEnd w:id="828"/>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AD09BC" w:rsidRPr="001274E0" w:rsidRDefault="00AD09BC" w:rsidP="003F03AC">
      <w:pPr>
        <w:pStyle w:val="ListParagraph"/>
        <w:numPr>
          <w:ilvl w:val="1"/>
          <w:numId w:val="45"/>
        </w:numPr>
        <w:jc w:val="both"/>
        <w:outlineLvl w:val="2"/>
        <w:rPr>
          <w:rFonts w:ascii="Times New Roman" w:hAnsi="Times New Roman"/>
          <w:b/>
          <w:color w:val="000000"/>
          <w:sz w:val="26"/>
          <w:szCs w:val="26"/>
        </w:rPr>
      </w:pPr>
      <w:bookmarkStart w:id="829" w:name="_Toc266204070"/>
      <w:r w:rsidRPr="001274E0">
        <w:rPr>
          <w:rFonts w:ascii="Times New Roman" w:hAnsi="Times New Roman"/>
          <w:b/>
          <w:color w:val="000000"/>
          <w:sz w:val="26"/>
          <w:szCs w:val="26"/>
        </w:rPr>
        <w:t>Chức năng cập nhật thông tin</w:t>
      </w:r>
      <w:bookmarkEnd w:id="829"/>
      <w:r w:rsidRPr="001274E0">
        <w:rPr>
          <w:rFonts w:ascii="Times New Roman" w:hAnsi="Times New Roman"/>
          <w:b/>
          <w:color w:val="000000"/>
          <w:sz w:val="26"/>
          <w:szCs w:val="26"/>
        </w:rPr>
        <w:t xml:space="preserve"> </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Song song với việc theo dõi tiến độ các công việc trong hệ thống, nhân viên có nhu cầu cập nhật trạng thái của các công việc mà họ phụ trách. Bao gồm các thông tin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Thời gian bắt đầu và kết thúc công việc thực tế: Mỗi công việc trên luồng công việc đều có thời điểm bắt đầu và kết thúc, hai mốc thời gian này xác định khoảng thời gian thực tế mà công việc được tiến hành.</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 xml:space="preserve">Khối lượng công việc hoàn thành: là mức độ hoàn thành công việc đối với một công việc đang được tiến hành. Thông tin này được cung cấp bởi chính nhân viên thực hiện công việc đó.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AD09BC" w:rsidRPr="001274E0" w:rsidRDefault="00AD09BC" w:rsidP="003F03AC">
      <w:pPr>
        <w:ind w:firstLine="270"/>
        <w:jc w:val="both"/>
        <w:rPr>
          <w:rFonts w:ascii="Times New Roman" w:hAnsi="Times New Roman"/>
          <w:sz w:val="26"/>
          <w:szCs w:val="26"/>
        </w:rPr>
      </w:pPr>
      <w:r w:rsidRPr="001274E0">
        <w:rPr>
          <w:rFonts w:ascii="Times New Roman" w:hAnsi="Times New Roman"/>
          <w:sz w:val="26"/>
          <w:szCs w:val="26"/>
        </w:rPr>
        <w:t>Ngoài ra, sau khi hoàn thành một công việc đối với từng đợt thi cụ thể, người nhân viên cần phải cập nhật bảng kết quả công việc (dưới dạng tập tin) lên hệ thống. Tất cả các thông tin kể trên có vai trò quan trọng cho việc thực hiện theo dõi, thống kê, so sánh, kiểm soát kết quả hoạt động... trong công tác quản lý và cải tiến quy trình của người quản lý sau này. Do vậy hệ thống cần phải linh hoạt trong quá trình tương tác với người dùng, tiếp nhận và lưu trữ hợp lý các thông tin đó.</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30" w:name="_Toc266204071"/>
      <w:r w:rsidRPr="001274E0">
        <w:rPr>
          <w:rFonts w:ascii="Times New Roman" w:hAnsi="Times New Roman"/>
          <w:b/>
          <w:color w:val="000000"/>
          <w:sz w:val="26"/>
          <w:szCs w:val="26"/>
        </w:rPr>
        <w:t>Chức năng thống kê</w:t>
      </w:r>
      <w:bookmarkEnd w:id="830"/>
    </w:p>
    <w:p w:rsidR="00AD09BC" w:rsidRPr="001274E0" w:rsidRDefault="00AD09BC" w:rsidP="003F03AC">
      <w:pPr>
        <w:ind w:firstLine="270"/>
        <w:jc w:val="both"/>
        <w:rPr>
          <w:rFonts w:ascii="Times New Roman" w:hAnsi="Times New Roman"/>
          <w:color w:val="000000"/>
          <w:sz w:val="26"/>
          <w:szCs w:val="26"/>
        </w:rPr>
      </w:pPr>
      <w:r w:rsidRPr="001274E0">
        <w:rPr>
          <w:rFonts w:ascii="Times New Roman" w:hAnsi="Times New Roman"/>
          <w:color w:val="000000"/>
          <w:sz w:val="26"/>
          <w:szCs w:val="26"/>
        </w:rPr>
        <w:t xml:space="preserve">Hệ thống </w:t>
      </w:r>
      <w:r w:rsidRPr="001274E0">
        <w:rPr>
          <w:rFonts w:ascii="Times New Roman" w:hAnsi="Times New Roman"/>
          <w:sz w:val="26"/>
          <w:szCs w:val="26"/>
        </w:rPr>
        <w:t>cung</w:t>
      </w:r>
      <w:r w:rsidRPr="001274E0">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1" w:name="_Toc266204072"/>
      <w:r w:rsidRPr="001274E0">
        <w:rPr>
          <w:rFonts w:ascii="Times New Roman" w:hAnsi="Times New Roman"/>
          <w:b/>
          <w:color w:val="000000"/>
          <w:sz w:val="26"/>
          <w:szCs w:val="26"/>
        </w:rPr>
        <w:t>Thống kê tổng thể:</w:t>
      </w:r>
      <w:bookmarkEnd w:id="831"/>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Dựa trên dữ liệu về các đợt thi đã thực hiện trong suốt quá trình từ khi hệ thống hoạt động đến thời điểm hiện tại, từ đó đưa ra các thống kê tổng thể theo thời gian theo các tiêu chí khác nhau: số đợt thi hoàn thành sớm hạn, số đợt thi bị trễ hạn, tỉ lệ hoàn thành của một công đoạn cụ thể đối với các đợt thi... Các tiêu chí này được xây dựng sẵn trên hệ thống, đồng thời cho phép người quản lý có thể tạo thêm các tiêu chí thống kê mới theo nhu cầu của thực tế nghiệp vụ.</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2" w:name="_Toc266204073"/>
      <w:r w:rsidRPr="001274E0">
        <w:rPr>
          <w:rFonts w:ascii="Times New Roman" w:hAnsi="Times New Roman"/>
          <w:b/>
          <w:color w:val="000000"/>
          <w:sz w:val="26"/>
          <w:szCs w:val="26"/>
        </w:rPr>
        <w:t>Thống kê chi tiết:</w:t>
      </w:r>
      <w:bookmarkEnd w:id="832"/>
      <w:r w:rsidRPr="001274E0">
        <w:rPr>
          <w:rFonts w:ascii="Times New Roman" w:hAnsi="Times New Roman"/>
          <w:b/>
          <w:color w:val="000000"/>
          <w:sz w:val="26"/>
          <w:szCs w:val="26"/>
        </w:rPr>
        <w:t xml:space="preserve"> </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nhân viên được phân công thực hiện công việc...</w:t>
      </w:r>
    </w:p>
    <w:p w:rsidR="00AD09BC" w:rsidRPr="001274E0" w:rsidRDefault="00AD09BC" w:rsidP="003F03AC">
      <w:pPr>
        <w:pStyle w:val="ListParagraph"/>
        <w:numPr>
          <w:ilvl w:val="2"/>
          <w:numId w:val="46"/>
        </w:numPr>
        <w:jc w:val="both"/>
        <w:outlineLvl w:val="3"/>
        <w:rPr>
          <w:rFonts w:ascii="Times New Roman" w:hAnsi="Times New Roman"/>
          <w:b/>
          <w:color w:val="000000"/>
          <w:sz w:val="26"/>
          <w:szCs w:val="26"/>
        </w:rPr>
      </w:pPr>
      <w:bookmarkStart w:id="833" w:name="_Toc266204074"/>
      <w:r w:rsidRPr="001274E0">
        <w:rPr>
          <w:rFonts w:ascii="Times New Roman" w:hAnsi="Times New Roman"/>
          <w:b/>
          <w:color w:val="000000"/>
          <w:sz w:val="26"/>
          <w:szCs w:val="26"/>
        </w:rPr>
        <w:t>Thống kê so sánh:</w:t>
      </w:r>
      <w:bookmarkEnd w:id="833"/>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2010,2011... để có chuẩn bị cần thiết... </w:t>
      </w:r>
    </w:p>
    <w:p w:rsidR="00AD09BC" w:rsidRPr="001274E0" w:rsidRDefault="00AD09BC" w:rsidP="003F03AC">
      <w:pPr>
        <w:pStyle w:val="ListParagraph"/>
        <w:numPr>
          <w:ilvl w:val="2"/>
          <w:numId w:val="46"/>
        </w:numPr>
        <w:jc w:val="both"/>
        <w:rPr>
          <w:rFonts w:ascii="Times New Roman" w:hAnsi="Times New Roman"/>
          <w:b/>
          <w:color w:val="000000"/>
          <w:sz w:val="26"/>
          <w:szCs w:val="26"/>
        </w:rPr>
      </w:pPr>
      <w:r w:rsidRPr="001274E0">
        <w:rPr>
          <w:rFonts w:ascii="Times New Roman" w:hAnsi="Times New Roman"/>
          <w:b/>
          <w:color w:val="000000"/>
          <w:sz w:val="26"/>
          <w:szCs w:val="26"/>
        </w:rPr>
        <w:t>Thống kê theo thời gian.</w:t>
      </w:r>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Hệ thống cần cung cấp chức năng thống kê theo thời gian. Cụ thể, chức năng này cho biết trong một khoảng thời gian hiện tại có những đợt thi nào diễn ra, đợt thi nào đã hoàn thành, chưa hoàn thành, đợt thi nào có nguy cơ bị trễ hạn; đối với mỗi đợt thi, hệ thống cũng sẽ cung cấp chức năng thống kê cụ thể tình hình hoạt động của các công việc trong đợt thi đó ... Kết quả thống kê dạng này được hiển thị dưới dạng sơ đồ Gantt.</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4" w:name="_Toc266204075"/>
      <w:r w:rsidRPr="001274E0">
        <w:rPr>
          <w:rFonts w:ascii="Times New Roman" w:hAnsi="Times New Roman"/>
          <w:b/>
          <w:color w:val="000000"/>
          <w:sz w:val="26"/>
          <w:szCs w:val="26"/>
        </w:rPr>
        <w:t>Chức năng cảnh báo:</w:t>
      </w:r>
      <w:bookmarkEnd w:id="834"/>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35" w:name="_Toc266204076"/>
      <w:r w:rsidRPr="001274E0">
        <w:rPr>
          <w:rFonts w:ascii="Times New Roman" w:hAnsi="Times New Roman"/>
          <w:b/>
          <w:color w:val="000000"/>
          <w:sz w:val="26"/>
          <w:szCs w:val="26"/>
        </w:rPr>
        <w:t>Chức năng phân quyền hệ thống</w:t>
      </w:r>
      <w:bookmarkEnd w:id="835"/>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 xml:space="preserve">Phân công riêng (phân công cụ thể): Chức năng này cho phép phân công công việc trên một đợt thi riêng nào đó. Chức năng này đặc biệt hữu ích đối với </w:t>
      </w:r>
      <w:r w:rsidRPr="001274E0">
        <w:rPr>
          <w:rFonts w:ascii="Times New Roman" w:hAnsi="Times New Roman"/>
          <w:color w:val="000000"/>
          <w:sz w:val="26"/>
          <w:szCs w:val="26"/>
        </w:rPr>
        <w:lastRenderedPageBreak/>
        <w:t>những đợt thi có số lượng thí sinh đột biến</w:t>
      </w:r>
      <w:r w:rsidRPr="001274E0">
        <w:rPr>
          <w:rFonts w:ascii="Times New Roman" w:hAnsi="Times New Roman"/>
          <w:color w:val="000000"/>
          <w:sz w:val="26"/>
          <w:vertAlign w:val="superscript"/>
        </w:rPr>
        <w:footnoteReference w:id="5"/>
      </w:r>
      <w:r w:rsidRPr="001274E0">
        <w:rPr>
          <w:rFonts w:ascii="Times New Roman" w:hAnsi="Times New Roman"/>
          <w:color w:val="000000"/>
          <w:sz w:val="26"/>
          <w:szCs w:val="26"/>
        </w:rPr>
        <w:t>, cần được sắp xếp lại chế độ phân công cho hợp lý nhằm giúp đợt thi hoàn thành đúng thời hạn</w:t>
      </w:r>
    </w:p>
    <w:p w:rsidR="00AD09BC" w:rsidRPr="001274E0" w:rsidRDefault="00AD09BC" w:rsidP="003F03AC">
      <w:pPr>
        <w:pStyle w:val="ListParagraph"/>
        <w:numPr>
          <w:ilvl w:val="1"/>
          <w:numId w:val="46"/>
        </w:numPr>
        <w:jc w:val="both"/>
        <w:outlineLvl w:val="2"/>
        <w:rPr>
          <w:rFonts w:ascii="Times New Roman" w:hAnsi="Times New Roman"/>
          <w:b/>
          <w:color w:val="000000"/>
          <w:sz w:val="26"/>
          <w:szCs w:val="26"/>
        </w:rPr>
      </w:pPr>
      <w:bookmarkStart w:id="836" w:name="_Toc266204077"/>
      <w:r w:rsidRPr="001274E0">
        <w:rPr>
          <w:rFonts w:ascii="Times New Roman" w:hAnsi="Times New Roman"/>
          <w:b/>
          <w:color w:val="000000"/>
          <w:sz w:val="26"/>
          <w:szCs w:val="26"/>
        </w:rPr>
        <w:t>Chức năng biểu diễn luồng công việc dưới dạng sơ đồ trực quan</w:t>
      </w:r>
      <w:bookmarkEnd w:id="836"/>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sơ đồ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AD09BC" w:rsidRPr="001274E0" w:rsidRDefault="003A3888" w:rsidP="003F03AC">
      <w:pPr>
        <w:keepNext/>
        <w:ind w:left="-1350" w:firstLine="360"/>
        <w:jc w:val="both"/>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6595110" cy="2613660"/>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595110" cy="2613660"/>
                    </a:xfrm>
                    <a:prstGeom prst="rect">
                      <a:avLst/>
                    </a:prstGeom>
                    <a:noFill/>
                    <a:ln w="9525">
                      <a:noFill/>
                      <a:miter lim="800000"/>
                      <a:headEnd/>
                      <a:tailEnd/>
                    </a:ln>
                  </pic:spPr>
                </pic:pic>
              </a:graphicData>
            </a:graphic>
          </wp:inline>
        </w:drawing>
      </w:r>
    </w:p>
    <w:p w:rsidR="00AD09BC" w:rsidRPr="001274E0" w:rsidRDefault="00AD09BC" w:rsidP="003F03AC">
      <w:pPr>
        <w:spacing w:line="240" w:lineRule="auto"/>
        <w:ind w:firstLine="360"/>
        <w:jc w:val="center"/>
        <w:rPr>
          <w:rFonts w:ascii="Times New Roman" w:hAnsi="Times New Roman"/>
          <w:b/>
          <w:bCs/>
          <w:color w:val="000000"/>
          <w:sz w:val="26"/>
          <w:szCs w:val="26"/>
        </w:rPr>
      </w:pPr>
      <w:r w:rsidRPr="001274E0">
        <w:rPr>
          <w:rFonts w:ascii="Times New Roman" w:hAnsi="Times New Roman"/>
          <w:b/>
          <w:bCs/>
          <w:color w:val="1F497D"/>
          <w:sz w:val="26"/>
          <w:szCs w:val="26"/>
        </w:rPr>
        <w:t>H</w:t>
      </w:r>
      <w:ins w:id="837" w:author="nmbinh" w:date="2010-07-06T19:53:00Z">
        <w:r w:rsidR="003E69F9">
          <w:rPr>
            <w:rFonts w:ascii="Times New Roman" w:hAnsi="Times New Roman"/>
            <w:b/>
            <w:bCs/>
            <w:color w:val="1F497D"/>
            <w:sz w:val="26"/>
            <w:szCs w:val="26"/>
            <w:lang w:val="en-US"/>
          </w:rPr>
          <w:t>5</w:t>
        </w:r>
      </w:ins>
      <w:del w:id="838" w:author="nmbinh" w:date="2010-07-06T19:53:00Z">
        <w:r w:rsidRPr="001274E0" w:rsidDel="003E69F9">
          <w:rPr>
            <w:rFonts w:ascii="Times New Roman" w:hAnsi="Times New Roman"/>
            <w:b/>
            <w:bCs/>
            <w:color w:val="1F497D"/>
            <w:sz w:val="26"/>
            <w:szCs w:val="26"/>
          </w:rPr>
          <w:delText>7</w:delText>
        </w:r>
      </w:del>
      <w:r w:rsidRPr="001274E0">
        <w:rPr>
          <w:rFonts w:ascii="Times New Roman" w:hAnsi="Times New Roman"/>
          <w:b/>
          <w:bCs/>
          <w:color w:val="1F497D"/>
          <w:sz w:val="26"/>
          <w:szCs w:val="26"/>
        </w:rPr>
        <w:t>. Biểu diễn quy trình dưới dạng sơ đồ Gantt</w:t>
      </w:r>
    </w:p>
    <w:p w:rsidR="00AD09BC" w:rsidRPr="001274E0" w:rsidRDefault="00AD09BC" w:rsidP="003F03AC">
      <w:pPr>
        <w:pStyle w:val="ListParagraph"/>
        <w:numPr>
          <w:ilvl w:val="0"/>
          <w:numId w:val="46"/>
        </w:numPr>
        <w:jc w:val="both"/>
        <w:outlineLvl w:val="1"/>
        <w:rPr>
          <w:rFonts w:ascii="Times New Roman" w:hAnsi="Times New Roman"/>
          <w:b/>
          <w:color w:val="000000"/>
          <w:sz w:val="26"/>
          <w:szCs w:val="26"/>
        </w:rPr>
      </w:pPr>
      <w:bookmarkStart w:id="839" w:name="_Toc266204078"/>
      <w:r w:rsidRPr="001274E0">
        <w:rPr>
          <w:rFonts w:ascii="Times New Roman" w:hAnsi="Times New Roman"/>
          <w:b/>
          <w:color w:val="000000"/>
          <w:sz w:val="26"/>
          <w:szCs w:val="26"/>
        </w:rPr>
        <w:t>Yêu cầu phi chức năng</w:t>
      </w:r>
      <w:bookmarkEnd w:id="839"/>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40" w:name="_Toc266204079"/>
      <w:r w:rsidRPr="001274E0">
        <w:rPr>
          <w:rFonts w:ascii="Times New Roman" w:hAnsi="Times New Roman"/>
          <w:b/>
          <w:color w:val="000000"/>
          <w:sz w:val="26"/>
          <w:szCs w:val="26"/>
        </w:rPr>
        <w:t>Tính tiến hóa</w:t>
      </w:r>
      <w:bookmarkEnd w:id="840"/>
    </w:p>
    <w:p w:rsidR="00AD09BC" w:rsidRPr="001274E0" w:rsidRDefault="00AD09BC" w:rsidP="003F03AC">
      <w:pPr>
        <w:ind w:firstLine="270"/>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bookmarkStart w:id="841" w:name="_Toc266204080"/>
      <w:r w:rsidRPr="001274E0">
        <w:rPr>
          <w:rFonts w:ascii="Times New Roman" w:hAnsi="Times New Roman"/>
          <w:b/>
          <w:color w:val="000000"/>
          <w:sz w:val="26"/>
          <w:szCs w:val="26"/>
        </w:rPr>
        <w:t>Yêu cầu về giao diện</w:t>
      </w:r>
      <w:bookmarkEnd w:id="841"/>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Giao diện đồ họa dễ sử dụng, trực quan, thân thiện với nhân viên.</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Hỗ trợ chức năng thống kê, theo dõi luồng công việc dạng sơ đồ quen thuộc với người quản lý.</w:t>
      </w:r>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Hệ thống có hướng dẫn đầy đủ, ít tương tác, hỗ trợ tối đa cho người sử dụng.</w:t>
      </w:r>
    </w:p>
    <w:p w:rsidR="00AD09BC" w:rsidRPr="001274E0" w:rsidRDefault="00AD09BC" w:rsidP="003F03AC">
      <w:pPr>
        <w:pStyle w:val="ListParagraph"/>
        <w:numPr>
          <w:ilvl w:val="1"/>
          <w:numId w:val="47"/>
        </w:numPr>
        <w:jc w:val="both"/>
        <w:outlineLvl w:val="2"/>
        <w:rPr>
          <w:rFonts w:ascii="Times New Roman" w:hAnsi="Times New Roman"/>
          <w:b/>
          <w:color w:val="000000"/>
          <w:sz w:val="26"/>
          <w:szCs w:val="26"/>
        </w:rPr>
      </w:pPr>
      <w:r w:rsidRPr="001274E0">
        <w:rPr>
          <w:rFonts w:ascii="Times New Roman" w:hAnsi="Times New Roman"/>
          <w:b/>
          <w:color w:val="000000"/>
          <w:sz w:val="26"/>
          <w:szCs w:val="26"/>
        </w:rPr>
        <w:t xml:space="preserve"> </w:t>
      </w:r>
      <w:bookmarkStart w:id="842" w:name="_Toc266204081"/>
      <w:r w:rsidRPr="001274E0">
        <w:rPr>
          <w:rFonts w:ascii="Times New Roman" w:hAnsi="Times New Roman"/>
          <w:b/>
          <w:color w:val="000000"/>
          <w:sz w:val="26"/>
          <w:szCs w:val="26"/>
        </w:rPr>
        <w:t>Tính hiệu quả</w:t>
      </w:r>
      <w:bookmarkEnd w:id="842"/>
    </w:p>
    <w:p w:rsidR="00AD09BC" w:rsidRPr="001274E0" w:rsidRDefault="00AD09BC" w:rsidP="003F03AC">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lastRenderedPageBreak/>
        <w:t>Các thao tác cung cấp dữ liệu đầu vào cho luồng công việc gọn nhẹ, đơn giản, không phức tạp.</w:t>
      </w:r>
    </w:p>
    <w:p w:rsidR="00AD09BC" w:rsidRDefault="00AD09BC" w:rsidP="00D26559">
      <w:pPr>
        <w:numPr>
          <w:ilvl w:val="0"/>
          <w:numId w:val="7"/>
        </w:numPr>
        <w:ind w:left="851" w:hanging="284"/>
        <w:contextualSpacing/>
        <w:jc w:val="both"/>
        <w:rPr>
          <w:rFonts w:ascii="Times New Roman" w:hAnsi="Times New Roman"/>
          <w:color w:val="000000"/>
          <w:sz w:val="26"/>
          <w:szCs w:val="26"/>
        </w:rPr>
      </w:pPr>
      <w:r w:rsidRPr="001274E0">
        <w:rPr>
          <w:rFonts w:ascii="Times New Roman" w:hAnsi="Times New Roman"/>
          <w:color w:val="000000"/>
          <w:sz w:val="26"/>
          <w:szCs w:val="26"/>
        </w:rPr>
        <w:t>Cập nhật nhanh, hỗ trợ nhiều nhân viên có thể cùng truy cập hệ thống cùng lúc mà không bị hiện tượng thắt cổ chai.</w:t>
      </w:r>
    </w:p>
    <w:p w:rsidR="000A058B" w:rsidRDefault="000A058B" w:rsidP="00784A8E">
      <w:pPr>
        <w:numPr>
          <w:ins w:id="843" w:author="DONGTHUY" w:date="2010-07-06T10:11:00Z"/>
        </w:numPr>
        <w:ind w:firstLine="360"/>
        <w:jc w:val="both"/>
        <w:rPr>
          <w:ins w:id="844" w:author="DONGTHUY" w:date="2010-07-06T10:11:00Z"/>
          <w:rFonts w:ascii="Times New Roman" w:hAnsi="Times New Roman"/>
          <w:b/>
          <w:color w:val="000000"/>
          <w:sz w:val="26"/>
          <w:szCs w:val="26"/>
          <w:lang w:val="en-US"/>
        </w:rPr>
      </w:pPr>
    </w:p>
    <w:p w:rsidR="00E86DC4" w:rsidRDefault="00E86DC4" w:rsidP="00E86DC4">
      <w:pPr>
        <w:ind w:firstLine="360"/>
        <w:rPr>
          <w:rFonts w:ascii="Times New Roman" w:hAnsi="Times New Roman"/>
          <w:b/>
          <w:color w:val="000000"/>
          <w:sz w:val="26"/>
          <w:szCs w:val="26"/>
        </w:rPr>
        <w:pPrChange w:id="845" w:author="DONGTHUY" w:date="2010-07-06T10:11:00Z">
          <w:pPr>
            <w:ind w:firstLine="360"/>
            <w:jc w:val="both"/>
          </w:pPr>
        </w:pPrChange>
      </w:pPr>
      <w:ins w:id="846" w:author="DONGTHUY" w:date="2010-07-06T10:11:00Z">
        <w:r w:rsidRPr="00E86DC4">
          <w:rPr>
            <w:rFonts w:ascii="Times New Roman" w:hAnsi="Times New Roman"/>
            <w:color w:val="000000"/>
            <w:sz w:val="26"/>
            <w:szCs w:val="26"/>
            <w:lang w:val="en-US"/>
            <w:rPrChange w:id="847" w:author="DONGTHUY" w:date="2010-07-06T10:11:00Z">
              <w:rPr>
                <w:rFonts w:ascii="Times New Roman" w:hAnsi="Times New Roman"/>
                <w:b/>
                <w:color w:val="000000"/>
                <w:sz w:val="26"/>
                <w:szCs w:val="26"/>
                <w:u w:val="single"/>
                <w:lang w:val="en-US"/>
              </w:rPr>
            </w:rPrChange>
          </w:rPr>
          <w:t xml:space="preserve">***Kết luận của Chương: </w:t>
        </w:r>
        <w:r w:rsidR="000A058B">
          <w:rPr>
            <w:rFonts w:ascii="Times New Roman" w:hAnsi="Times New Roman"/>
            <w:color w:val="000000"/>
            <w:sz w:val="26"/>
            <w:szCs w:val="26"/>
            <w:lang w:val="en-US"/>
          </w:rPr>
          <w:t>nhắc lại mục tiêu</w:t>
        </w:r>
      </w:ins>
      <w:ins w:id="848" w:author="DONGTHUY" w:date="2010-07-06T10:12:00Z">
        <w:r w:rsidR="000A058B">
          <w:rPr>
            <w:rFonts w:ascii="Times New Roman" w:hAnsi="Times New Roman"/>
            <w:color w:val="000000"/>
            <w:sz w:val="26"/>
            <w:szCs w:val="26"/>
            <w:lang w:val="en-US"/>
          </w:rPr>
          <w:t xml:space="preserve"> của Chương và </w:t>
        </w:r>
      </w:ins>
      <w:ins w:id="849" w:author="DONGTHUY" w:date="2010-07-06T10:11:00Z">
        <w:r w:rsidR="000A058B" w:rsidRPr="000A058B">
          <w:rPr>
            <w:rFonts w:ascii="Times New Roman" w:hAnsi="Times New Roman"/>
            <w:color w:val="000000"/>
            <w:sz w:val="26"/>
            <w:szCs w:val="26"/>
            <w:lang w:val="en-US"/>
          </w:rPr>
          <w:t xml:space="preserve"> </w:t>
        </w:r>
        <w:r w:rsidRPr="00E86DC4">
          <w:rPr>
            <w:rFonts w:ascii="Times New Roman" w:hAnsi="Times New Roman"/>
            <w:color w:val="000000"/>
            <w:sz w:val="26"/>
            <w:szCs w:val="26"/>
            <w:lang w:val="en-US"/>
            <w:rPrChange w:id="850" w:author="DONGTHUY" w:date="2010-07-06T10:11:00Z">
              <w:rPr>
                <w:rFonts w:ascii="Times New Roman" w:hAnsi="Times New Roman"/>
                <w:b/>
                <w:color w:val="000000"/>
                <w:sz w:val="26"/>
                <w:szCs w:val="26"/>
                <w:u w:val="single"/>
                <w:lang w:val="en-US"/>
              </w:rPr>
            </w:rPrChange>
          </w:rPr>
          <w:t>t</w:t>
        </w:r>
        <w:r w:rsidR="000A058B">
          <w:rPr>
            <w:rFonts w:ascii="Times New Roman" w:hAnsi="Times New Roman"/>
            <w:color w:val="000000"/>
            <w:sz w:val="26"/>
            <w:szCs w:val="26"/>
            <w:lang w:val="en-US"/>
          </w:rPr>
          <w:t xml:space="preserve">óm tắt lại nội dung </w:t>
        </w:r>
      </w:ins>
      <w:ins w:id="851" w:author="DONGTHUY" w:date="2010-07-06T10:12:00Z">
        <w:r w:rsidR="000A058B">
          <w:rPr>
            <w:rFonts w:ascii="Times New Roman" w:hAnsi="Times New Roman"/>
            <w:color w:val="000000"/>
            <w:sz w:val="26"/>
            <w:szCs w:val="26"/>
            <w:lang w:val="en-US"/>
          </w:rPr>
          <w:t>đã trình bày. Đề dẫn sang mục tiêu của Chương tiếp theo</w:t>
        </w:r>
      </w:ins>
      <w:ins w:id="852" w:author="DONGTHUY" w:date="2010-07-06T10:11:00Z">
        <w:r w:rsidR="000A058B">
          <w:rPr>
            <w:rFonts w:ascii="Times New Roman" w:hAnsi="Times New Roman"/>
            <w:color w:val="000000"/>
            <w:sz w:val="26"/>
            <w:szCs w:val="26"/>
            <w:lang w:val="en-US"/>
          </w:rPr>
          <w:t xml:space="preserve"> </w:t>
        </w:r>
      </w:ins>
      <w:r w:rsidR="00AD09BC" w:rsidRPr="000A058B">
        <w:rPr>
          <w:rFonts w:ascii="Times New Roman" w:hAnsi="Times New Roman"/>
          <w:b/>
          <w:color w:val="000000"/>
          <w:sz w:val="26"/>
          <w:szCs w:val="26"/>
        </w:rPr>
        <w:br w:type="page"/>
      </w:r>
    </w:p>
    <w:p w:rsidR="00AD09BC" w:rsidRPr="00C900E0" w:rsidRDefault="00AD09BC"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lastRenderedPageBreak/>
        <w:t>Chương 3</w:t>
      </w:r>
    </w:p>
    <w:p w:rsidR="00AD09BC" w:rsidDel="000A058B" w:rsidRDefault="00AD09BC" w:rsidP="00784A8E">
      <w:pPr>
        <w:ind w:firstLine="360"/>
        <w:jc w:val="both"/>
        <w:rPr>
          <w:del w:id="853" w:author="DONGTHUY" w:date="2010-07-06T10:13:00Z"/>
          <w:rFonts w:ascii="Times New Roman" w:hAnsi="Times New Roman"/>
          <w:b/>
          <w:color w:val="000000"/>
          <w:sz w:val="26"/>
          <w:szCs w:val="26"/>
          <w:lang w:val="en-US"/>
        </w:rPr>
      </w:pPr>
      <w:del w:id="854" w:author="DONGTHUY" w:date="2010-07-06T10:12:00Z">
        <w:r w:rsidRPr="003D22F6" w:rsidDel="000A058B">
          <w:rPr>
            <w:rFonts w:ascii="Times New Roman" w:hAnsi="Times New Roman"/>
            <w:b/>
            <w:color w:val="000000"/>
            <w:sz w:val="26"/>
            <w:szCs w:val="26"/>
          </w:rPr>
          <w:delText xml:space="preserve">Khảo sát </w:delText>
        </w:r>
      </w:del>
      <w:ins w:id="855" w:author="DONGTHUY" w:date="2010-07-06T10:13:00Z">
        <w:r w:rsidR="000A058B">
          <w:rPr>
            <w:rFonts w:ascii="Times New Roman" w:hAnsi="Times New Roman"/>
            <w:b/>
            <w:color w:val="000000"/>
            <w:sz w:val="26"/>
            <w:szCs w:val="26"/>
            <w:lang w:val="en-US"/>
          </w:rPr>
          <w:t>M</w:t>
        </w:r>
      </w:ins>
      <w:del w:id="856" w:author="DONGTHUY" w:date="2010-07-06T10:13:00Z">
        <w:r w:rsidRPr="003D22F6" w:rsidDel="000A058B">
          <w:rPr>
            <w:rFonts w:ascii="Times New Roman" w:hAnsi="Times New Roman"/>
            <w:b/>
            <w:color w:val="000000"/>
            <w:sz w:val="26"/>
            <w:szCs w:val="26"/>
          </w:rPr>
          <w:delText>m</w:delText>
        </w:r>
      </w:del>
      <w:r w:rsidRPr="003D22F6">
        <w:rPr>
          <w:rFonts w:ascii="Times New Roman" w:hAnsi="Times New Roman"/>
          <w:b/>
          <w:color w:val="000000"/>
          <w:sz w:val="26"/>
          <w:szCs w:val="26"/>
        </w:rPr>
        <w:t>ôi trường công nghệ</w:t>
      </w:r>
      <w:ins w:id="857" w:author="DONGTHUY" w:date="2010-07-06T10:13:00Z">
        <w:r w:rsidR="000A058B">
          <w:rPr>
            <w:rFonts w:ascii="Times New Roman" w:hAnsi="Times New Roman"/>
            <w:b/>
            <w:color w:val="000000"/>
            <w:sz w:val="26"/>
            <w:szCs w:val="26"/>
            <w:lang w:val="en-US"/>
          </w:rPr>
          <w:t xml:space="preserve"> để xây dựng một hệ thống quản lý luồng công việc</w:t>
        </w:r>
      </w:ins>
      <w:del w:id="858" w:author="DONGTHUY" w:date="2010-07-06T10:13:00Z">
        <w:r w:rsidRPr="003D22F6" w:rsidDel="000A058B">
          <w:rPr>
            <w:rFonts w:ascii="Times New Roman" w:hAnsi="Times New Roman"/>
            <w:b/>
            <w:color w:val="000000"/>
            <w:sz w:val="26"/>
            <w:szCs w:val="26"/>
          </w:rPr>
          <w:delText>, thuyết minh lựa chọn môi trường công nghệ, đề xuất</w:delText>
        </w:r>
      </w:del>
    </w:p>
    <w:p w:rsidR="00AD09BC" w:rsidRPr="00AE178E" w:rsidRDefault="00AD09BC" w:rsidP="00784A8E">
      <w:pPr>
        <w:ind w:firstLine="360"/>
        <w:jc w:val="both"/>
        <w:rPr>
          <w:rFonts w:ascii="Times New Roman" w:hAnsi="Times New Roman"/>
          <w:b/>
          <w:color w:val="000000"/>
          <w:sz w:val="26"/>
          <w:szCs w:val="26"/>
          <w:lang w:val="en-US"/>
        </w:rPr>
      </w:pPr>
    </w:p>
    <w:p w:rsidR="00AD09BC" w:rsidRPr="00734727" w:rsidRDefault="00AD09BC"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w:t>
      </w:r>
      <w:r>
        <w:rPr>
          <w:rStyle w:val="FootnoteReference"/>
          <w:rFonts w:ascii="Times New Roman" w:hAnsi="Times New Roman"/>
          <w:i/>
          <w:color w:val="000000"/>
          <w:sz w:val="26"/>
          <w:szCs w:val="26"/>
        </w:rPr>
        <w:footnoteReference w:id="6"/>
      </w:r>
      <w:r>
        <w:rPr>
          <w:rFonts w:ascii="Times New Roman" w:hAnsi="Times New Roman"/>
          <w:i/>
          <w:color w:val="000000"/>
          <w:sz w:val="26"/>
          <w:szCs w:val="26"/>
          <w:lang w:val="en-US"/>
        </w:rPr>
        <w:t xml:space="preserve">, </w:t>
      </w:r>
      <w:r w:rsidRPr="00B34253">
        <w:rPr>
          <w:rFonts w:ascii="Times New Roman" w:hAnsi="Times New Roman"/>
          <w:i/>
          <w:color w:val="000000"/>
          <w:sz w:val="26"/>
          <w:szCs w:val="26"/>
        </w:rPr>
        <w:t xml:space="preserve">nên trong chương này chúng tôi chỉ giới thiệu </w:t>
      </w:r>
      <w:r>
        <w:rPr>
          <w:rFonts w:ascii="Times New Roman" w:hAnsi="Times New Roman"/>
          <w:i/>
          <w:color w:val="000000"/>
          <w:sz w:val="26"/>
          <w:szCs w:val="26"/>
          <w:lang w:val="en-US"/>
        </w:rPr>
        <w:t xml:space="preserve">các kiến thức cơ bản về luồng công việc, và </w:t>
      </w:r>
      <w:r w:rsidRPr="00B34253">
        <w:rPr>
          <w:rFonts w:ascii="Times New Roman" w:hAnsi="Times New Roman"/>
          <w:i/>
          <w:color w:val="000000"/>
          <w:sz w:val="26"/>
          <w:szCs w:val="26"/>
        </w:rPr>
        <w:t>một số kiến thức cơ bản</w:t>
      </w:r>
      <w:r>
        <w:rPr>
          <w:rFonts w:ascii="Times New Roman" w:hAnsi="Times New Roman"/>
          <w:i/>
          <w:color w:val="000000"/>
          <w:sz w:val="26"/>
          <w:szCs w:val="26"/>
          <w:lang w:val="en-US"/>
        </w:rPr>
        <w:t xml:space="preserve"> khác về công nghệ mà chúng tôi có sử dụng để thiết kế hệ thống. Điểm khác biệt ở luận văn này so với các luận văn trước là ở chỗ, việc nghiên cứu giải pháp công nghệ không chỉ dừng lại ở việc xây dựng các ứng dụng thử nghiệm, mà chúng tôi đã tìm hiểu thực tế và thiết kế nên một hệ thống </w:t>
      </w:r>
      <w:del w:id="859" w:author="DONGTHUY" w:date="2010-07-06T10:48:00Z">
        <w:r w:rsidDel="00AA1A96">
          <w:rPr>
            <w:rFonts w:ascii="Times New Roman" w:hAnsi="Times New Roman"/>
            <w:i/>
            <w:color w:val="000000"/>
            <w:sz w:val="26"/>
            <w:szCs w:val="26"/>
            <w:lang w:val="en-US"/>
          </w:rPr>
          <w:delText xml:space="preserve">có giá trị thực sự trong việc </w:delText>
        </w:r>
      </w:del>
      <w:ins w:id="860" w:author="DONGTHUY" w:date="2010-07-06T10:48:00Z">
        <w:r w:rsidR="00AA1A96">
          <w:rPr>
            <w:rFonts w:ascii="Times New Roman" w:hAnsi="Times New Roman"/>
            <w:i/>
            <w:color w:val="000000"/>
            <w:sz w:val="26"/>
            <w:szCs w:val="26"/>
            <w:lang w:val="en-US"/>
          </w:rPr>
          <w:t xml:space="preserve">để </w:t>
        </w:r>
      </w:ins>
      <w:r>
        <w:rPr>
          <w:rFonts w:ascii="Times New Roman" w:hAnsi="Times New Roman"/>
          <w:i/>
          <w:color w:val="000000"/>
          <w:sz w:val="26"/>
          <w:szCs w:val="26"/>
          <w:lang w:val="en-US"/>
        </w:rPr>
        <w:t xml:space="preserve">hỗ trợ </w:t>
      </w:r>
      <w:ins w:id="861" w:author="DONGTHUY" w:date="2010-07-06T10:48:00Z">
        <w:r w:rsidR="00AA1A96">
          <w:rPr>
            <w:rFonts w:ascii="Times New Roman" w:hAnsi="Times New Roman"/>
            <w:i/>
            <w:color w:val="000000"/>
            <w:sz w:val="26"/>
            <w:szCs w:val="26"/>
            <w:lang w:val="en-US"/>
          </w:rPr>
          <w:t xml:space="preserve">một ứng dụng thực tế, đó là công việc </w:t>
        </w:r>
      </w:ins>
      <w:r>
        <w:rPr>
          <w:rFonts w:ascii="Times New Roman" w:hAnsi="Times New Roman"/>
          <w:i/>
          <w:color w:val="000000"/>
          <w:sz w:val="26"/>
          <w:szCs w:val="26"/>
          <w:lang w:val="en-US"/>
        </w:rPr>
        <w:t xml:space="preserve">quản lý nghiệp vụ </w:t>
      </w:r>
      <w:del w:id="862" w:author="DONGTHUY" w:date="2010-07-06T10:48:00Z">
        <w:r w:rsidDel="00AA1A96">
          <w:rPr>
            <w:rFonts w:ascii="Times New Roman" w:hAnsi="Times New Roman"/>
            <w:i/>
            <w:color w:val="000000"/>
            <w:sz w:val="26"/>
            <w:szCs w:val="26"/>
            <w:lang w:val="en-US"/>
          </w:rPr>
          <w:delText>đào tạo</w:delText>
        </w:r>
      </w:del>
      <w:ins w:id="863" w:author="DONGTHUY" w:date="2010-07-06T10:48:00Z">
        <w:r w:rsidR="00AA1A96">
          <w:rPr>
            <w:rFonts w:ascii="Times New Roman" w:hAnsi="Times New Roman"/>
            <w:i/>
            <w:color w:val="000000"/>
            <w:sz w:val="26"/>
            <w:szCs w:val="26"/>
            <w:lang w:val="en-US"/>
          </w:rPr>
          <w:t>tổ chức thi và</w:t>
        </w:r>
      </w:ins>
      <w:r>
        <w:rPr>
          <w:rFonts w:ascii="Times New Roman" w:hAnsi="Times New Roman"/>
          <w:i/>
          <w:color w:val="000000"/>
          <w:sz w:val="26"/>
          <w:szCs w:val="26"/>
          <w:lang w:val="en-US"/>
        </w:rPr>
        <w:t xml:space="preserve"> cấp chứng chỉ quốc gia. Vì vậy, điểm đặc biệt của luận văn nay là chúng tôi không chỉ sử dụng WF, mà còn kết hợp với công nghệ WPF</w:t>
      </w:r>
      <w:r>
        <w:rPr>
          <w:rStyle w:val="FootnoteReference"/>
          <w:rFonts w:ascii="Times New Roman" w:hAnsi="Times New Roman"/>
          <w:i/>
          <w:color w:val="000000"/>
          <w:sz w:val="26"/>
          <w:szCs w:val="26"/>
          <w:lang w:val="en-US"/>
        </w:rPr>
        <w:footnoteReference w:id="7"/>
      </w:r>
      <w:r>
        <w:rPr>
          <w:rFonts w:ascii="Times New Roman" w:hAnsi="Times New Roman"/>
          <w:i/>
          <w:color w:val="000000"/>
          <w:sz w:val="26"/>
          <w:szCs w:val="26"/>
          <w:lang w:val="en-US"/>
        </w:rPr>
        <w:t xml:space="preserve"> để xây dựng ứng dụng.</w:t>
      </w:r>
    </w:p>
    <w:p w:rsidR="00AD09BC" w:rsidRPr="00787D5F" w:rsidRDefault="00AD09BC" w:rsidP="00787D5F">
      <w:pPr>
        <w:pStyle w:val="ListParagraph"/>
        <w:numPr>
          <w:ilvl w:val="0"/>
          <w:numId w:val="17"/>
        </w:numPr>
        <w:ind w:left="284" w:firstLine="0"/>
        <w:jc w:val="both"/>
        <w:rPr>
          <w:rFonts w:ascii="Times New Roman" w:hAnsi="Times New Roman"/>
          <w:b/>
          <w:color w:val="000000"/>
          <w:sz w:val="26"/>
          <w:szCs w:val="26"/>
          <w:lang w:val="en-US"/>
        </w:rPr>
      </w:pPr>
      <w:r>
        <w:rPr>
          <w:rFonts w:ascii="Times New Roman" w:hAnsi="Times New Roman"/>
          <w:b/>
          <w:color w:val="000000"/>
          <w:sz w:val="26"/>
          <w:szCs w:val="26"/>
          <w:lang w:val="en-US"/>
        </w:rPr>
        <w:t>Các định nghĩa</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1.1. Luồng công </w:t>
      </w:r>
      <w:commentRangeStart w:id="864"/>
      <w:r w:rsidRPr="00D26559">
        <w:rPr>
          <w:rFonts w:ascii="Times New Roman" w:hAnsi="Times New Roman"/>
          <w:b/>
          <w:color w:val="000000"/>
          <w:sz w:val="26"/>
          <w:szCs w:val="26"/>
          <w:lang w:val="en-US"/>
        </w:rPr>
        <w:t>việc</w:t>
      </w:r>
      <w:commentRangeEnd w:id="864"/>
      <w:r w:rsidR="00AA1A96">
        <w:rPr>
          <w:rStyle w:val="CommentReference"/>
        </w:rPr>
        <w:commentReference w:id="864"/>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w:t>
      </w: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t>
      </w:r>
      <w:r w:rsidR="00E86DC4" w:rsidRPr="00E86DC4">
        <w:rPr>
          <w:rFonts w:ascii="Times New Roman" w:hAnsi="Times New Roman"/>
          <w:i/>
          <w:color w:val="000000"/>
          <w:sz w:val="26"/>
          <w:szCs w:val="26"/>
          <w:rPrChange w:id="865" w:author="DONGTHUY" w:date="2010-07-06T10:54:00Z">
            <w:rPr>
              <w:rFonts w:ascii="Times New Roman" w:hAnsi="Times New Roman"/>
              <w:color w:val="000000"/>
              <w:sz w:val="26"/>
              <w:szCs w:val="26"/>
              <w:u w:val="single"/>
            </w:rPr>
          </w:rPrChange>
        </w:rPr>
        <w:t>Workflow</w:t>
      </w:r>
      <w:r w:rsidRPr="00787D5F">
        <w:rPr>
          <w:rFonts w:ascii="Times New Roman" w:hAnsi="Times New Roman"/>
          <w:color w:val="000000"/>
          <w:sz w:val="26"/>
          <w:szCs w:val="26"/>
        </w:rPr>
        <w:t>) là sự mô tả quy trình xử lý nghiệp vụ kinh tế thành các bước (hành vi) liên kết với nhau theo 1 trình tự nhất định, và bằng 1 quy luật cụ thể nào đó. Trong đó, kết quả bước này là đầu vào cho bước kế tiếp).</w:t>
      </w:r>
    </w:p>
    <w:p w:rsidR="00AD09BC"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Thể hiện luồng công việc: Về cơ bản, luồng công việc chính là sự tổng quát hóa việc thực hiện các tác vụ giống nhau thành một quy trình đặc trưng. Vì thế, mỗi tác vụ được thực hiện theo đúng quy trình (luồng công việc) được gọi là một thể hiện của quy trình (hay thể hiện luồng công việc).</w:t>
      </w:r>
    </w:p>
    <w:p w:rsidR="00AD09BC" w:rsidRPr="00AB6774" w:rsidRDefault="00AD09BC" w:rsidP="00A539B6">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Ví dụ: Quy trình thi bao gồm các công đoạn khác nhau, từ việc thí sinh đăng kí dự thi, đến lập danh sách thi, lập danh sách coi thi, lập danh sách chấm thi, chuẩn bị và photo đề thi, thi, chấm thi, công bố kết quả thi và phúc khảo....được thực hiện theo đúng một trật tự nhất định nào đó. Tất cả các đợt thi chứng chỉ quốc gia đều phải theo đúng quy trình này mà thực hiện. Vì vậy, có thể nói, quy trình thi chính là một luồng công việc, trong đó mỗi đợt thi là một thể hiện của luồng công việc thi.</w:t>
      </w:r>
    </w:p>
    <w:p w:rsidR="00AD09BC" w:rsidRPr="00AB6774"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 xml:space="preserve">1.2. Mô hình hóa luồng công </w:t>
      </w:r>
      <w:commentRangeStart w:id="866"/>
      <w:r w:rsidRPr="00D26559">
        <w:rPr>
          <w:rFonts w:ascii="Times New Roman" w:hAnsi="Times New Roman"/>
          <w:b/>
          <w:color w:val="000000"/>
          <w:sz w:val="26"/>
          <w:szCs w:val="26"/>
          <w:lang w:val="en-US"/>
        </w:rPr>
        <w:t>việc</w:t>
      </w:r>
      <w:commentRangeEnd w:id="866"/>
      <w:r w:rsidR="00425698">
        <w:rPr>
          <w:rStyle w:val="CommentReference"/>
        </w:rPr>
        <w:commentReference w:id="866"/>
      </w:r>
      <w:r w:rsidRPr="00D26559">
        <w:rPr>
          <w:rFonts w:ascii="Times New Roman" w:hAnsi="Times New Roman"/>
          <w:b/>
          <w:color w:val="000000"/>
          <w:sz w:val="26"/>
          <w:szCs w:val="26"/>
          <w:lang w:val="en-US"/>
        </w:rPr>
        <w:t>:</w:t>
      </w:r>
      <w:r>
        <w:rPr>
          <w:rFonts w:ascii="Times New Roman" w:hAnsi="Times New Roman"/>
          <w:color w:val="000000"/>
          <w:sz w:val="26"/>
          <w:szCs w:val="26"/>
          <w:lang w:val="en-US"/>
        </w:rPr>
        <w:t xml:space="preserve"> Là việc thiết kế luồng công việc của một quy trình cụ thể thành dạng sơ đồ, biểu đồ trực quan.</w:t>
      </w:r>
    </w:p>
    <w:p w:rsidR="00AD09BC"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lastRenderedPageBreak/>
        <w:t>1.3. Tự động hóa luồng công việc:</w:t>
      </w:r>
      <w:r w:rsidRPr="00D26559">
        <w:rPr>
          <w:rFonts w:ascii="Times New Roman" w:hAnsi="Times New Roman"/>
          <w:b/>
          <w:color w:val="000000"/>
          <w:sz w:val="26"/>
          <w:szCs w:val="26"/>
        </w:rPr>
        <w:t xml:space="preserve"> </w:t>
      </w:r>
      <w:r>
        <w:rPr>
          <w:rFonts w:ascii="Times New Roman" w:hAnsi="Times New Roman"/>
          <w:color w:val="000000"/>
          <w:sz w:val="26"/>
          <w:szCs w:val="26"/>
          <w:lang w:val="en-US"/>
        </w:rPr>
        <w:t>Là v</w:t>
      </w:r>
      <w:r w:rsidRPr="00787D5F">
        <w:rPr>
          <w:rFonts w:ascii="Times New Roman" w:hAnsi="Times New Roman"/>
          <w:color w:val="000000"/>
          <w:sz w:val="26"/>
          <w:szCs w:val="26"/>
        </w:rPr>
        <w:t>iệc đưa các luồng công việc đã được mô hình hóa lên các thiết bị hiển thị để theo dõi, quản lý và thực hiện</w:t>
      </w:r>
      <w:r>
        <w:rPr>
          <w:rFonts w:ascii="Times New Roman" w:hAnsi="Times New Roman"/>
          <w:color w:val="000000"/>
          <w:sz w:val="26"/>
          <w:szCs w:val="26"/>
          <w:lang w:val="en-US"/>
        </w:rPr>
        <w:t>, nhằm tăng hiệu quả quản lý cho doanh nghiệp</w:t>
      </w:r>
    </w:p>
    <w:p w:rsidR="00AD09BC" w:rsidRPr="00D2617A" w:rsidRDefault="00AD09BC" w:rsidP="00A539B6">
      <w:pPr>
        <w:ind w:firstLine="284"/>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1.4. Hệ quản trị luồng công việc (</w:t>
      </w:r>
      <w:r w:rsidR="00E86DC4" w:rsidRPr="00E86DC4">
        <w:rPr>
          <w:rFonts w:ascii="Times New Roman" w:hAnsi="Times New Roman"/>
          <w:b/>
          <w:i/>
          <w:color w:val="000000"/>
          <w:sz w:val="26"/>
          <w:szCs w:val="26"/>
          <w:lang w:val="en-US"/>
          <w:rPrChange w:id="867" w:author="DONGTHUY" w:date="2010-07-06T10:54:00Z">
            <w:rPr>
              <w:rFonts w:ascii="Times New Roman" w:hAnsi="Times New Roman"/>
              <w:b/>
              <w:color w:val="000000"/>
              <w:sz w:val="26"/>
              <w:szCs w:val="26"/>
              <w:u w:val="single"/>
              <w:lang w:val="en-US"/>
            </w:rPr>
          </w:rPrChange>
        </w:rPr>
        <w:t>Workflow Management System</w:t>
      </w:r>
      <w:r w:rsidRPr="00D26559">
        <w:rPr>
          <w:rFonts w:ascii="Times New Roman" w:hAnsi="Times New Roman"/>
          <w:b/>
          <w:color w:val="000000"/>
          <w:sz w:val="26"/>
          <w:szCs w:val="26"/>
          <w:lang w:val="en-US"/>
        </w:rPr>
        <w:t>):</w:t>
      </w:r>
      <w:r>
        <w:rPr>
          <w:rFonts w:ascii="Times New Roman" w:hAnsi="Times New Roman"/>
          <w:b/>
          <w:color w:val="000000"/>
          <w:sz w:val="26"/>
          <w:szCs w:val="26"/>
          <w:lang w:val="en-US"/>
        </w:rPr>
        <w:t xml:space="preserve"> </w:t>
      </w:r>
      <w:r>
        <w:rPr>
          <w:rFonts w:ascii="Times New Roman" w:hAnsi="Times New Roman"/>
          <w:color w:val="000000"/>
          <w:sz w:val="26"/>
          <w:szCs w:val="26"/>
          <w:lang w:val="en-US"/>
        </w:rPr>
        <w:t>Là một phần mềm quản lý đặc trưng với vai trò quản lý hệ thống luồng công việc trong doanh nghiệp. Phần mềm này thường được xây dựng với nhiều chức năng đa dạng như: cho phép định nghĩa luồng công việc của doanh nghiệp, theo dõi tiến độ thực hiệc các công việc con trong luồng công việc, thống kê kết quả theo dõi và báo cáo kết quả cho các cấp quản lý có liên quan...</w:t>
      </w:r>
    </w:p>
    <w:p w:rsidR="00AD09BC" w:rsidRDefault="00AD09BC" w:rsidP="00D26559">
      <w:pPr>
        <w:pStyle w:val="ListParagraph"/>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t xml:space="preserve">1.5. </w:t>
      </w:r>
      <w:r w:rsidRPr="00A539B6">
        <w:rPr>
          <w:rFonts w:ascii="Times New Roman" w:hAnsi="Times New Roman"/>
          <w:b/>
          <w:color w:val="000000"/>
          <w:sz w:val="26"/>
          <w:szCs w:val="26"/>
          <w:lang w:val="en-US"/>
        </w:rPr>
        <w:t>Workflow Management Coalition</w:t>
      </w:r>
      <w:ins w:id="868" w:author="DONGTHUY" w:date="2010-07-06T10:55:00Z">
        <w:r w:rsidR="00425698">
          <w:rPr>
            <w:rFonts w:ascii="Times New Roman" w:hAnsi="Times New Roman"/>
            <w:b/>
            <w:color w:val="000000"/>
            <w:sz w:val="26"/>
            <w:szCs w:val="26"/>
            <w:lang w:val="en-US"/>
          </w:rPr>
          <w:t xml:space="preserve"> [trích dẫn tài liệu tham khảo]</w:t>
        </w:r>
      </w:ins>
    </w:p>
    <w:p w:rsidR="00AD09BC" w:rsidRPr="00C900E0" w:rsidRDefault="00AD09BC"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Pr>
          <w:rFonts w:ascii="Times New Roman" w:hAnsi="Times New Roman"/>
          <w:color w:val="000000"/>
          <w:sz w:val="26"/>
          <w:szCs w:val="26"/>
          <w:lang w:val="en-US"/>
        </w:rPr>
        <w:t>Nhu cầu tự động hóa luồng công việc trong nghiệp vụ kinh tế của doanh nghiệp ngày nay ngày càng cao, do đó</w:t>
      </w:r>
      <w:r w:rsidRPr="003D22F6">
        <w:rPr>
          <w:rFonts w:ascii="Times New Roman" w:hAnsi="Times New Roman"/>
          <w:color w:val="000000"/>
          <w:sz w:val="26"/>
          <w:szCs w:val="26"/>
          <w:lang w:val="en-US"/>
        </w:rPr>
        <w:t xml:space="preserve"> các công ty lập trình thay phiên nhau xây dựng các hệ quản trị luồng công việc như: ActionWorkflow, VisualWorkflow..... với nhiều chức năng khác nhau và các điều kiện sử dụng khác nhau,</w:t>
      </w:r>
      <w:r>
        <w:rPr>
          <w:rFonts w:ascii="Times New Roman" w:hAnsi="Times New Roman"/>
          <w:color w:val="000000"/>
          <w:sz w:val="26"/>
          <w:szCs w:val="26"/>
          <w:lang w:val="en-US"/>
        </w:rPr>
        <w:t xml:space="preserve"> từ đó</w:t>
      </w:r>
      <w:r w:rsidRPr="003D22F6">
        <w:rPr>
          <w:rFonts w:ascii="Times New Roman" w:hAnsi="Times New Roman"/>
          <w:color w:val="000000"/>
          <w:sz w:val="26"/>
          <w:szCs w:val="26"/>
          <w:lang w:val="en-US"/>
        </w:rPr>
        <w:t xml:space="preserve"> gây khó khăn cho doanh nghiệp khi lựa chọn sử dụng và </w:t>
      </w:r>
      <w:r>
        <w:rPr>
          <w:rFonts w:ascii="Times New Roman" w:hAnsi="Times New Roman"/>
          <w:color w:val="000000"/>
          <w:sz w:val="26"/>
          <w:szCs w:val="26"/>
          <w:lang w:val="en-US"/>
        </w:rPr>
        <w:t xml:space="preserve">đặc biệt là </w:t>
      </w:r>
      <w:r w:rsidRPr="003D22F6">
        <w:rPr>
          <w:rFonts w:ascii="Times New Roman" w:hAnsi="Times New Roman"/>
          <w:color w:val="000000"/>
          <w:sz w:val="26"/>
          <w:szCs w:val="26"/>
          <w:lang w:val="en-US"/>
        </w:rPr>
        <w:t>thay đổi hệ quản trị luồng công việc. Vì thế người ta đã định ra các chuẩn cơ để việc mô hình hóa luồng công việc có thể thống nhất với nhau.</w:t>
      </w:r>
    </w:p>
    <w:p w:rsidR="00AD09BC" w:rsidRDefault="00AD09BC" w:rsidP="00D26559">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Workflow Management Coalition là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tổ chức thế giới (gọi tắt là WfMC) được thành lập </w:t>
      </w:r>
      <w:r>
        <w:rPr>
          <w:rFonts w:ascii="Times New Roman" w:hAnsi="Times New Roman"/>
          <w:color w:val="000000"/>
          <w:sz w:val="26"/>
          <w:szCs w:val="26"/>
          <w:lang w:val="en-US"/>
        </w:rPr>
        <w:t xml:space="preserve">nhằm mục đích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AD09BC" w:rsidRPr="00425698" w:rsidRDefault="00AD09BC" w:rsidP="00D26559">
      <w:pPr>
        <w:ind w:firstLine="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2.  </w:t>
      </w:r>
      <w:r w:rsidR="00E86DC4" w:rsidRPr="00E86DC4">
        <w:rPr>
          <w:rFonts w:ascii="Times New Roman" w:hAnsi="Times New Roman"/>
          <w:b/>
          <w:i/>
          <w:color w:val="000000"/>
          <w:sz w:val="26"/>
          <w:szCs w:val="26"/>
          <w:lang w:val="en-US"/>
          <w:rPrChange w:id="869" w:author="DONGTHUY" w:date="2010-07-06T10:56:00Z">
            <w:rPr>
              <w:rFonts w:ascii="Times New Roman" w:hAnsi="Times New Roman"/>
              <w:b/>
              <w:color w:val="000000"/>
              <w:sz w:val="26"/>
              <w:szCs w:val="26"/>
              <w:u w:val="single"/>
              <w:lang w:val="en-US"/>
            </w:rPr>
          </w:rPrChange>
        </w:rPr>
        <w:t xml:space="preserve">Windows Workflow </w:t>
      </w:r>
      <w:commentRangeStart w:id="870"/>
      <w:r w:rsidR="00E86DC4" w:rsidRPr="00E86DC4">
        <w:rPr>
          <w:rFonts w:ascii="Times New Roman" w:hAnsi="Times New Roman"/>
          <w:b/>
          <w:i/>
          <w:color w:val="000000"/>
          <w:sz w:val="26"/>
          <w:szCs w:val="26"/>
          <w:lang w:val="en-US"/>
          <w:rPrChange w:id="871" w:author="DONGTHUY" w:date="2010-07-06T10:56:00Z">
            <w:rPr>
              <w:rFonts w:ascii="Times New Roman" w:hAnsi="Times New Roman"/>
              <w:b/>
              <w:color w:val="000000"/>
              <w:sz w:val="26"/>
              <w:szCs w:val="26"/>
              <w:u w:val="single"/>
              <w:lang w:val="en-US"/>
            </w:rPr>
          </w:rPrChange>
        </w:rPr>
        <w:t>Foundation</w:t>
      </w:r>
      <w:commentRangeEnd w:id="870"/>
      <w:ins w:id="872" w:author="DONGTHUY" w:date="2010-07-06T10:58:00Z">
        <w:r w:rsidR="007C6860">
          <w:rPr>
            <w:rStyle w:val="CommentReference"/>
          </w:rPr>
          <w:commentReference w:id="870"/>
        </w:r>
      </w:ins>
      <w:ins w:id="873" w:author="DONGTHUY" w:date="2010-07-06T10:57:00Z">
        <w:r w:rsidR="00425698">
          <w:rPr>
            <w:rFonts w:ascii="Times New Roman" w:hAnsi="Times New Roman"/>
            <w:b/>
            <w:i/>
            <w:color w:val="000000"/>
            <w:sz w:val="26"/>
            <w:szCs w:val="26"/>
            <w:lang w:val="en-US"/>
          </w:rPr>
          <w:t xml:space="preserve"> </w:t>
        </w:r>
        <w:r w:rsidR="00425698">
          <w:rPr>
            <w:rFonts w:ascii="Times New Roman" w:hAnsi="Times New Roman"/>
            <w:b/>
            <w:color w:val="000000"/>
            <w:sz w:val="26"/>
            <w:szCs w:val="26"/>
            <w:lang w:val="en-US"/>
          </w:rPr>
          <w:t>(viết tắt là WF)</w:t>
        </w:r>
      </w:ins>
      <w:ins w:id="874" w:author="DONGTHUY" w:date="2010-07-06T10:56:00Z">
        <w:r w:rsidR="00425698">
          <w:rPr>
            <w:rFonts w:ascii="Times New Roman" w:hAnsi="Times New Roman"/>
            <w:b/>
            <w:color w:val="000000"/>
            <w:sz w:val="26"/>
            <w:szCs w:val="26"/>
            <w:lang w:val="en-US"/>
          </w:rPr>
          <w:t>: nền tảng công nghệ về luồng công việc [trích dẫn tài liệu tham khảo]</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có rất nhiều nền tảng công nghệ cũng như Engine được thiết kế nhằm hỗ trợ việc xây dựng các sản phẩm mô hình hóa luồng công việc</w:t>
      </w:r>
      <w:r w:rsidRPr="00734727">
        <w:footnoteReference w:id="8"/>
      </w:r>
      <w:r w:rsidRPr="00734727">
        <w:rPr>
          <w:rFonts w:ascii="Times New Roman" w:hAnsi="Times New Roman"/>
          <w:color w:val="000000"/>
          <w:sz w:val="26"/>
          <w:szCs w:val="26"/>
        </w:rPr>
        <w:t xml:space="preserve">, cũng như các phần mềm mã nguồn mở để quản lý và triển khai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đó, Windows Workflow Foundation </w:t>
      </w:r>
      <w:del w:id="875" w:author="DONGTHUY" w:date="2010-07-06T10:57:00Z">
        <w:r w:rsidRPr="00734727" w:rsidDel="00425698">
          <w:rPr>
            <w:rFonts w:ascii="Times New Roman" w:hAnsi="Times New Roman"/>
            <w:color w:val="000000"/>
            <w:sz w:val="26"/>
            <w:szCs w:val="26"/>
          </w:rPr>
          <w:delText xml:space="preserve">(gọi tắt là WF) </w:delText>
        </w:r>
      </w:del>
      <w:r w:rsidRPr="00734727">
        <w:rPr>
          <w:rFonts w:ascii="Times New Roman" w:hAnsi="Times New Roman"/>
          <w:color w:val="000000"/>
          <w:sz w:val="26"/>
          <w:szCs w:val="26"/>
        </w:rPr>
        <w:t xml:space="preserve">là </w:t>
      </w:r>
      <w:r>
        <w:rPr>
          <w:rFonts w:ascii="Times New Roman" w:hAnsi="Times New Roman"/>
          <w:color w:val="000000"/>
          <w:sz w:val="26"/>
          <w:szCs w:val="26"/>
          <w:lang w:val="en-US"/>
        </w:rPr>
        <w:t>một</w:t>
      </w:r>
      <w:r w:rsidRPr="00734727">
        <w:rPr>
          <w:rFonts w:ascii="Times New Roman" w:hAnsi="Times New Roman"/>
          <w:color w:val="000000"/>
          <w:sz w:val="26"/>
          <w:szCs w:val="26"/>
        </w:rPr>
        <w:t xml:space="preserve"> nền tảng công nghệ do Microsoft nghiên cứu</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xây dựng và đóng gói trong bộ .Net Framework </w:t>
      </w:r>
      <w:r>
        <w:rPr>
          <w:rFonts w:ascii="Times New Roman" w:hAnsi="Times New Roman"/>
          <w:color w:val="000000"/>
          <w:sz w:val="26"/>
          <w:szCs w:val="26"/>
          <w:lang w:val="en-US"/>
        </w:rPr>
        <w:t xml:space="preserve">(từ .Net Framework </w:t>
      </w:r>
      <w:r w:rsidRPr="00734727">
        <w:rPr>
          <w:rFonts w:ascii="Times New Roman" w:hAnsi="Times New Roman"/>
          <w:color w:val="000000"/>
          <w:sz w:val="26"/>
          <w:szCs w:val="26"/>
        </w:rPr>
        <w:t>3.0 trở lên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WF cho phép định nghĩa, thực thi và quản lý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w:t>
      </w:r>
      <w:r>
        <w:rPr>
          <w:rFonts w:ascii="Times New Roman" w:hAnsi="Times New Roman"/>
          <w:color w:val="000000"/>
          <w:sz w:val="26"/>
          <w:szCs w:val="26"/>
          <w:lang w:val="en-US"/>
        </w:rPr>
        <w:t xml:space="preserve"> Đồng thời, </w:t>
      </w:r>
      <w:r w:rsidRPr="00734727">
        <w:rPr>
          <w:rFonts w:ascii="Times New Roman" w:hAnsi="Times New Roman"/>
          <w:color w:val="000000"/>
          <w:sz w:val="26"/>
          <w:szCs w:val="26"/>
        </w:rPr>
        <w:t>WF</w:t>
      </w:r>
      <w:r>
        <w:rPr>
          <w:rFonts w:ascii="Times New Roman" w:hAnsi="Times New Roman"/>
          <w:color w:val="000000"/>
          <w:sz w:val="26"/>
          <w:szCs w:val="26"/>
          <w:lang w:val="en-US"/>
        </w:rPr>
        <w:t xml:space="preserve"> còn</w:t>
      </w:r>
      <w:r w:rsidRPr="00734727">
        <w:rPr>
          <w:rFonts w:ascii="Times New Roman" w:hAnsi="Times New Roman"/>
          <w:color w:val="000000"/>
          <w:sz w:val="26"/>
          <w:szCs w:val="26"/>
        </w:rPr>
        <w:t xml:space="preserve"> cho phép người dùng phối hợp các công việc và còn có thêm 1 số điểm khác biệt quan trọng như là :</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WF hỗ trợ các kiểu hệ thống khác nhau.</w:t>
      </w:r>
    </w:p>
    <w:p w:rsidR="00AD09BC" w:rsidRDefault="00AD09BC" w:rsidP="00D26559">
      <w:pPr>
        <w:tabs>
          <w:tab w:val="left" w:pos="3185"/>
        </w:tabs>
        <w:ind w:firstLine="360"/>
        <w:jc w:val="both"/>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w:t>
      </w:r>
      <w:r>
        <w:rPr>
          <w:rFonts w:ascii="Times New Roman" w:hAnsi="Times New Roman"/>
          <w:color w:val="000000"/>
          <w:sz w:val="26"/>
          <w:szCs w:val="26"/>
          <w:lang w:val="en-US"/>
        </w:rPr>
        <w:t>à</w:t>
      </w:r>
      <w:r w:rsidRPr="00734727">
        <w:rPr>
          <w:rFonts w:ascii="Times New Roman" w:hAnsi="Times New Roman"/>
          <w:color w:val="000000"/>
          <w:sz w:val="26"/>
          <w:szCs w:val="26"/>
        </w:rPr>
        <w:t>o trong ứng dụng. Sức mạnh của việc sử dụng luồng công việc kết hợp vào trong ứng dụng là ở chỗ:</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AD09BC" w:rsidRPr="00F22470" w:rsidRDefault="00AD09BC" w:rsidP="00A539B6">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AD09BC" w:rsidRDefault="00AD09BC"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Đồng thời, WF cũng</w:t>
      </w:r>
      <w:ins w:id="876" w:author="DONGTHUY" w:date="2010-07-06T10:58:00Z">
        <w:r w:rsidR="007C6860">
          <w:rPr>
            <w:rFonts w:ascii="Times New Roman" w:hAnsi="Times New Roman"/>
            <w:color w:val="000000"/>
            <w:sz w:val="26"/>
            <w:szCs w:val="26"/>
            <w:lang w:val="en-US"/>
          </w:rPr>
          <w:t>:</w:t>
        </w:r>
      </w:ins>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AD09BC" w:rsidRPr="00D35FA1" w:rsidRDefault="00AD09BC" w:rsidP="00A539B6">
      <w:pPr>
        <w:pStyle w:val="ListParagraph"/>
        <w:numPr>
          <w:ilvl w:val="0"/>
          <w:numId w:val="7"/>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Hỗ trợ hai kiểu định nghĩa luồng công việc khác nhau: Tuần tự hay Trạng thái - cho phép xây dựng luồng công việc theo hướng tương tác hệ thống hay tương tác với người dùng .</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w:t>
      </w:r>
      <w:r>
        <w:rPr>
          <w:rFonts w:ascii="Times New Roman" w:hAnsi="Times New Roman"/>
          <w:color w:val="000000"/>
          <w:sz w:val="26"/>
          <w:szCs w:val="26"/>
          <w:lang w:val="en-US"/>
        </w:rPr>
        <w:t xml:space="preserve"> </w:t>
      </w:r>
      <w:r w:rsidRPr="00D64D43">
        <w:rPr>
          <w:rFonts w:ascii="Times New Roman" w:hAnsi="Times New Roman"/>
          <w:color w:val="000000"/>
          <w:sz w:val="26"/>
          <w:szCs w:val="26"/>
          <w:lang w:val="en-US"/>
        </w:rPr>
        <w:t>và mở lại trạng thái thực hiện luồng công việc; đặc biệt quan trọng đối với những luồng công việc cần tương tác cao hoặc thời gian thực hiện lâu dài</w:t>
      </w:r>
      <w:r>
        <w:rPr>
          <w:rFonts w:ascii="Times New Roman" w:hAnsi="Times New Roman"/>
          <w:color w:val="000000"/>
          <w:sz w:val="26"/>
          <w:szCs w:val="26"/>
          <w:lang w:val="en-US"/>
        </w:rPr>
        <w:t>. Đây là một dịch vụ rất quan trọng. Hệ thống được xây dựng trong luận văn này đã sử dụng dịch vụ này để lưu vết quá trình thực thi của các công đoạn trong quy trình.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w:t>
      </w:r>
      <w:r>
        <w:rPr>
          <w:rFonts w:ascii="Times New Roman" w:hAnsi="Times New Roman"/>
          <w:color w:val="000000"/>
          <w:sz w:val="26"/>
          <w:szCs w:val="26"/>
          <w:lang w:val="en-US"/>
        </w:rPr>
        <w:t xml:space="preserve"> nêu trên</w:t>
      </w:r>
      <w:r w:rsidRPr="00D64D43">
        <w:rPr>
          <w:rFonts w:ascii="Times New Roman" w:hAnsi="Times New Roman"/>
          <w:color w:val="000000"/>
          <w:sz w:val="26"/>
          <w:szCs w:val="26"/>
          <w:lang w:val="en-US"/>
        </w:rPr>
        <w:t xml:space="preserve"> không đáp ứng được nhu cầu của chúng ta, chúng ta có thể tự xây dựng dịch vụ riêng của mình</w:t>
      </w:r>
    </w:p>
    <w:p w:rsidR="00AD09BC" w:rsidRPr="00D64D43" w:rsidRDefault="00AD09BC" w:rsidP="00A539B6">
      <w:pPr>
        <w:pStyle w:val="ListParagraph"/>
        <w:numPr>
          <w:ilvl w:val="0"/>
          <w:numId w:val="7"/>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 xml:space="preserve">Được tích hợp vào trong Visual Studio và cho phép sử dụng trong ứng dụng của chúng ta mà không đòi hỏi bất kì khoản chi </w:t>
      </w:r>
      <w:r>
        <w:rPr>
          <w:rFonts w:ascii="Times New Roman" w:hAnsi="Times New Roman"/>
          <w:color w:val="000000"/>
          <w:sz w:val="26"/>
          <w:szCs w:val="26"/>
          <w:lang w:val="en-US"/>
        </w:rPr>
        <w:t xml:space="preserve">trả </w:t>
      </w:r>
      <w:r w:rsidRPr="00D64D43">
        <w:rPr>
          <w:rFonts w:ascii="Times New Roman" w:hAnsi="Times New Roman"/>
          <w:color w:val="000000"/>
          <w:sz w:val="26"/>
          <w:szCs w:val="26"/>
          <w:lang w:val="en-US"/>
        </w:rPr>
        <w:t xml:space="preserve">nào.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AD09BC" w:rsidRPr="0077577D" w:rsidRDefault="00AD09BC" w:rsidP="0077577D">
      <w:pPr>
        <w:pStyle w:val="ListParagraph"/>
        <w:numPr>
          <w:ilvl w:val="0"/>
          <w:numId w:val="17"/>
        </w:numPr>
        <w:jc w:val="both"/>
        <w:rPr>
          <w:rFonts w:ascii="Times New Roman" w:hAnsi="Times New Roman"/>
          <w:b/>
          <w:vanish/>
          <w:color w:val="000000"/>
          <w:sz w:val="26"/>
          <w:szCs w:val="26"/>
        </w:rPr>
      </w:pPr>
    </w:p>
    <w:p w:rsidR="00AD09BC" w:rsidRDefault="00AD09BC" w:rsidP="00D26559">
      <w:pPr>
        <w:pStyle w:val="ListParagraph"/>
        <w:numPr>
          <w:ilvl w:val="1"/>
          <w:numId w:val="17"/>
        </w:numPr>
        <w:ind w:left="1004"/>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t>
      </w:r>
      <w:r>
        <w:rPr>
          <w:rFonts w:ascii="Times New Roman" w:hAnsi="Times New Roman"/>
          <w:color w:val="000000"/>
          <w:sz w:val="26"/>
          <w:szCs w:val="26"/>
          <w:lang w:val="en-US"/>
        </w:rPr>
        <w:t>luồng công việc</w:t>
      </w:r>
      <w:r w:rsidRPr="00734727">
        <w:rPr>
          <w:rFonts w:ascii="Times New Roman" w:hAnsi="Times New Roman"/>
          <w:color w:val="000000"/>
          <w:sz w:val="26"/>
          <w:szCs w:val="26"/>
        </w:rPr>
        <w:t xml:space="preserve"> trong WF được tạo thành từ các </w:t>
      </w:r>
      <w:r>
        <w:rPr>
          <w:rFonts w:ascii="Times New Roman" w:hAnsi="Times New Roman"/>
          <w:color w:val="000000"/>
          <w:sz w:val="26"/>
          <w:szCs w:val="26"/>
          <w:lang w:val="en-US"/>
        </w:rPr>
        <w:t>A</w:t>
      </w:r>
      <w:r w:rsidRPr="00734727">
        <w:rPr>
          <w:rFonts w:ascii="Times New Roman" w:hAnsi="Times New Roman"/>
          <w:color w:val="000000"/>
          <w:sz w:val="26"/>
          <w:szCs w:val="26"/>
        </w:rPr>
        <w:t>ctivity, là các thực thể của các lớp. Nói đơn giản</w:t>
      </w:r>
      <w:r>
        <w:rPr>
          <w:rFonts w:ascii="Times New Roman" w:hAnsi="Times New Roman"/>
          <w:color w:val="000000"/>
          <w:sz w:val="26"/>
          <w:szCs w:val="26"/>
          <w:lang w:val="en-US"/>
        </w:rPr>
        <w:t xml:space="preserve"> hơn</w:t>
      </w:r>
      <w:r w:rsidRPr="00734727">
        <w:rPr>
          <w:rFonts w:ascii="Times New Roman" w:hAnsi="Times New Roman"/>
          <w:color w:val="000000"/>
          <w:sz w:val="26"/>
          <w:szCs w:val="26"/>
        </w:rPr>
        <w:t xml:space="preserve">, chúng ta có thể xem các  </w:t>
      </w:r>
      <w:r w:rsidRPr="00925E6A">
        <w:rPr>
          <w:rFonts w:ascii="Times New Roman" w:hAnsi="Times New Roman"/>
          <w:color w:val="000000"/>
          <w:sz w:val="26"/>
          <w:szCs w:val="26"/>
        </w:rPr>
        <w:t>Activity như những control trong</w:t>
      </w:r>
      <w:r w:rsidRPr="00734727">
        <w:rPr>
          <w:rFonts w:ascii="Times New Roman" w:hAnsi="Times New Roman"/>
          <w:color w:val="000000"/>
          <w:sz w:val="26"/>
          <w:szCs w:val="26"/>
        </w:rPr>
        <w:t xml:space="preserve"> Winform. </w:t>
      </w:r>
    </w:p>
    <w:p w:rsidR="00AD09BC" w:rsidRPr="00734727"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 xml:space="preserve">Để xây dựng ứng dụng WF, </w:t>
      </w:r>
      <w:r w:rsidRPr="00734727">
        <w:rPr>
          <w:rFonts w:ascii="Times New Roman" w:hAnsi="Times New Roman"/>
          <w:color w:val="000000"/>
          <w:sz w:val="26"/>
          <w:szCs w:val="26"/>
        </w:rPr>
        <w:t xml:space="preserve">Microsoft cung cấp các </w:t>
      </w:r>
      <w:r>
        <w:rPr>
          <w:rFonts w:ascii="Times New Roman" w:hAnsi="Times New Roman"/>
          <w:color w:val="000000"/>
          <w:sz w:val="26"/>
          <w:szCs w:val="26"/>
          <w:lang w:val="en-US"/>
        </w:rPr>
        <w:t>A</w:t>
      </w:r>
      <w:r w:rsidRPr="00734727">
        <w:rPr>
          <w:rFonts w:ascii="Times New Roman" w:hAnsi="Times New Roman"/>
          <w:color w:val="000000"/>
          <w:sz w:val="26"/>
          <w:szCs w:val="26"/>
        </w:rPr>
        <w:t>ctivity cơ bản</w:t>
      </w:r>
      <w:r>
        <w:rPr>
          <w:rStyle w:val="FootnoteReference"/>
          <w:rFonts w:ascii="Times New Roman" w:hAnsi="Times New Roman"/>
          <w:color w:val="000000"/>
          <w:sz w:val="26"/>
          <w:szCs w:val="26"/>
        </w:rPr>
        <w:footnoteReference w:id="9"/>
      </w:r>
      <w:r>
        <w:rPr>
          <w:rFonts w:ascii="Times New Roman" w:hAnsi="Times New Roman"/>
          <w:color w:val="000000"/>
          <w:sz w:val="26"/>
          <w:szCs w:val="26"/>
          <w:lang w:val="en-US"/>
        </w:rPr>
        <w:t>,</w:t>
      </w:r>
      <w:r w:rsidRPr="00734727">
        <w:rPr>
          <w:rFonts w:ascii="Times New Roman" w:hAnsi="Times New Roman"/>
          <w:color w:val="000000"/>
          <w:sz w:val="26"/>
          <w:szCs w:val="26"/>
        </w:rPr>
        <w:t xml:space="preserve"> gọi là BAL</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(Base Activity Library</w:t>
      </w:r>
      <w:r>
        <w:rPr>
          <w:rFonts w:ascii="Times New Roman" w:hAnsi="Times New Roman"/>
          <w:color w:val="000000"/>
          <w:sz w:val="26"/>
          <w:szCs w:val="26"/>
          <w:lang w:val="en-US"/>
        </w:rPr>
        <w:t>). Ngoài ra, người sử dụng có thể tự định nghĩa các Activity khác nhằm phục vụ nhu cầu thiết kế đặc trưng cho quy trình - gọi là các Custom Activity</w:t>
      </w:r>
      <w:r w:rsidRPr="00734727">
        <w:rPr>
          <w:rFonts w:ascii="Times New Roman" w:hAnsi="Times New Roman"/>
          <w:color w:val="000000"/>
          <w:sz w:val="26"/>
          <w:szCs w:val="26"/>
        </w:rPr>
        <w:t>. Để thiết kế một workflow thì chúng ta sử dụng Workflow Designer tích hợp sẵn trong Visual Studio hoặc bằng cách code trực tiếp.</w:t>
      </w:r>
    </w:p>
    <w:p w:rsidR="00AD09BC" w:rsidRPr="00487C13" w:rsidRDefault="00AD09BC" w:rsidP="00343EE1">
      <w:pPr>
        <w:pStyle w:val="ListParagraph"/>
        <w:numPr>
          <w:ilvl w:val="2"/>
          <w:numId w:val="17"/>
        </w:numPr>
        <w:ind w:left="284" w:firstLine="0"/>
        <w:jc w:val="both"/>
        <w:rPr>
          <w:rFonts w:ascii="Times New Roman" w:hAnsi="Times New Roman"/>
          <w:color w:val="000000"/>
          <w:sz w:val="26"/>
          <w:szCs w:val="26"/>
          <w:rPrChange w:id="877" w:author="DONGTHUY" w:date="2010-07-06T11:10:00Z">
            <w:rPr>
              <w:rFonts w:ascii="Times New Roman" w:hAnsi="Times New Roman"/>
              <w:color w:val="000000"/>
              <w:sz w:val="26"/>
              <w:szCs w:val="26"/>
              <w:lang w:val="en-US"/>
            </w:rPr>
          </w:rPrChange>
        </w:rPr>
      </w:pPr>
      <w:r w:rsidRPr="00F22470">
        <w:rPr>
          <w:rFonts w:ascii="Times New Roman" w:hAnsi="Times New Roman"/>
          <w:b/>
          <w:color w:val="000000"/>
          <w:sz w:val="26"/>
          <w:szCs w:val="26"/>
        </w:rPr>
        <w:t>Kiến trúc cơ bản của WF</w:t>
      </w:r>
      <w:r>
        <w:rPr>
          <w:rFonts w:ascii="Times New Roman" w:hAnsi="Times New Roman"/>
          <w:b/>
          <w:color w:val="000000"/>
          <w:sz w:val="26"/>
          <w:szCs w:val="26"/>
          <w:lang w:val="en-US"/>
        </w:rPr>
        <w:t>:</w:t>
      </w:r>
      <w:r w:rsidRPr="00F22470">
        <w:rPr>
          <w:rFonts w:ascii="Times New Roman" w:hAnsi="Times New Roman"/>
          <w:color w:val="000000"/>
          <w:sz w:val="26"/>
          <w:szCs w:val="26"/>
        </w:rPr>
        <w:t xml:space="preserve"> có thể được biểu diễn ngắn gọn như hình sau. </w:t>
      </w:r>
    </w:p>
    <w:p w:rsidR="00487C13" w:rsidRDefault="00487C13" w:rsidP="00487C13">
      <w:pPr>
        <w:numPr>
          <w:ins w:id="878" w:author="DONGTHUY" w:date="2010-07-06T11:10:00Z"/>
        </w:numPr>
        <w:ind w:firstLine="360"/>
        <w:jc w:val="center"/>
        <w:rPr>
          <w:ins w:id="879" w:author="DONGTHUY" w:date="2010-07-06T11:10:00Z"/>
          <w:rFonts w:ascii="Times New Roman" w:hAnsi="Times New Roman"/>
          <w:color w:val="000000"/>
          <w:sz w:val="26"/>
          <w:szCs w:val="26"/>
          <w:lang w:val="en-US"/>
        </w:rPr>
      </w:pPr>
      <w:ins w:id="880" w:author="DONGTHUY" w:date="2010-07-06T11:10:00Z">
        <w:r>
          <w:rPr>
            <w:rFonts w:ascii="Times New Roman" w:hAnsi="Times New Roman"/>
            <w:color w:val="000000"/>
            <w:sz w:val="26"/>
            <w:szCs w:val="26"/>
            <w:lang w:val="en-US"/>
          </w:rPr>
          <w:t>*** đánh số các hình vẽ bên dưới, đặt tựa cho hình và trích dẫn tài liệu đã lấy hình đó ****</w:t>
        </w:r>
      </w:ins>
    </w:p>
    <w:p w:rsidR="00E86DC4" w:rsidRDefault="00E86DC4" w:rsidP="00E86DC4">
      <w:pPr>
        <w:pStyle w:val="ListParagraph"/>
        <w:numPr>
          <w:ins w:id="881" w:author="DONGTHUY" w:date="2010-07-06T11:10:00Z"/>
        </w:numPr>
        <w:ind w:left="284"/>
        <w:jc w:val="both"/>
        <w:rPr>
          <w:ins w:id="882" w:author="DONGTHUY" w:date="2010-07-06T11:10:00Z"/>
          <w:rFonts w:ascii="Times New Roman" w:hAnsi="Times New Roman"/>
          <w:color w:val="000000"/>
          <w:sz w:val="26"/>
          <w:szCs w:val="26"/>
        </w:rPr>
        <w:pPrChange w:id="883" w:author="DONGTHUY" w:date="2010-07-06T11:10:00Z">
          <w:pPr>
            <w:pStyle w:val="ListParagraph"/>
            <w:ind w:left="0"/>
            <w:jc w:val="both"/>
          </w:pPr>
        </w:pPrChange>
      </w:pPr>
    </w:p>
    <w:p w:rsidR="00000000" w:rsidRDefault="003A3888">
      <w:pPr>
        <w:keepNext/>
        <w:ind w:firstLine="360"/>
        <w:jc w:val="center"/>
        <w:rPr>
          <w:ins w:id="884" w:author="nmbinh" w:date="2010-07-06T19:53:00Z"/>
        </w:rPr>
        <w:pPrChange w:id="885" w:author="nmbinh" w:date="2010-07-06T19:53:00Z">
          <w:pPr>
            <w:ind w:firstLine="360"/>
            <w:jc w:val="center"/>
          </w:pPr>
        </w:pPrChange>
      </w:pPr>
      <w:r>
        <w:rPr>
          <w:rFonts w:ascii="Times New Roman" w:hAnsi="Times New Roman"/>
          <w:color w:val="000000"/>
          <w:sz w:val="26"/>
          <w:szCs w:val="26"/>
          <w:lang w:val="en-US"/>
        </w:rPr>
        <w:drawing>
          <wp:inline distT="0" distB="0" distL="0" distR="0">
            <wp:extent cx="2589530" cy="311531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89530" cy="3115310"/>
                    </a:xfrm>
                    <a:prstGeom prst="rect">
                      <a:avLst/>
                    </a:prstGeom>
                    <a:noFill/>
                    <a:ln w="9525">
                      <a:noFill/>
                      <a:miter lim="800000"/>
                      <a:headEnd/>
                      <a:tailEnd/>
                    </a:ln>
                  </pic:spPr>
                </pic:pic>
              </a:graphicData>
            </a:graphic>
          </wp:inline>
        </w:drawing>
      </w:r>
    </w:p>
    <w:p w:rsidR="00000000" w:rsidRDefault="003E69F9">
      <w:pPr>
        <w:pStyle w:val="Caption"/>
        <w:jc w:val="center"/>
        <w:rPr>
          <w:rFonts w:ascii="Times New Roman" w:hAnsi="Times New Roman"/>
          <w:color w:val="000000"/>
          <w:sz w:val="26"/>
          <w:szCs w:val="26"/>
        </w:rPr>
        <w:pPrChange w:id="886" w:author="nmbinh" w:date="2010-07-06T19:53:00Z">
          <w:pPr>
            <w:ind w:firstLine="360"/>
            <w:jc w:val="center"/>
          </w:pPr>
        </w:pPrChange>
      </w:pPr>
      <w:ins w:id="887" w:author="nmbinh" w:date="2010-07-06T19:53:00Z">
        <w:r>
          <w:t>H6. Ki</w:t>
        </w:r>
        <w:r>
          <w:rPr>
            <w:rFonts w:ascii="Times New Roman" w:hAnsi="Times New Roman"/>
          </w:rPr>
          <w:t>ến trúc WF</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AD09BC" w:rsidRPr="00F22470" w:rsidRDefault="00AD09BC"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000000" w:rsidRDefault="003A3888">
      <w:pPr>
        <w:keepNext/>
        <w:ind w:firstLine="360"/>
        <w:jc w:val="center"/>
        <w:rPr>
          <w:ins w:id="888" w:author="nmbinh" w:date="2010-07-06T19:54:00Z"/>
        </w:rPr>
        <w:pPrChange w:id="889" w:author="nmbinh" w:date="2010-07-06T19:54:00Z">
          <w:pPr>
            <w:ind w:firstLine="360"/>
            <w:jc w:val="center"/>
          </w:pPr>
        </w:pPrChange>
      </w:pPr>
      <w:r>
        <w:rPr>
          <w:rFonts w:ascii="Times New Roman" w:hAnsi="Times New Roman"/>
          <w:color w:val="000000"/>
          <w:sz w:val="26"/>
          <w:szCs w:val="26"/>
          <w:lang w:val="en-US"/>
        </w:rPr>
        <w:lastRenderedPageBreak/>
        <w:drawing>
          <wp:inline distT="0" distB="0" distL="0" distR="0">
            <wp:extent cx="1375410" cy="198247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1375410" cy="1982470"/>
                    </a:xfrm>
                    <a:prstGeom prst="rect">
                      <a:avLst/>
                    </a:prstGeom>
                    <a:noFill/>
                    <a:ln w="9525">
                      <a:noFill/>
                      <a:miter lim="800000"/>
                      <a:headEnd/>
                      <a:tailEnd/>
                    </a:ln>
                  </pic:spPr>
                </pic:pic>
              </a:graphicData>
            </a:graphic>
          </wp:inline>
        </w:drawing>
      </w:r>
    </w:p>
    <w:p w:rsidR="00000000" w:rsidRDefault="004E1DAB">
      <w:pPr>
        <w:pStyle w:val="Caption"/>
        <w:jc w:val="center"/>
        <w:rPr>
          <w:rFonts w:ascii="Times New Roman" w:hAnsi="Times New Roman"/>
          <w:color w:val="000000"/>
          <w:sz w:val="26"/>
          <w:szCs w:val="26"/>
        </w:rPr>
        <w:pPrChange w:id="890" w:author="nmbinh" w:date="2010-07-06T19:54:00Z">
          <w:pPr>
            <w:ind w:firstLine="360"/>
            <w:jc w:val="center"/>
          </w:pPr>
        </w:pPrChange>
      </w:pPr>
      <w:ins w:id="891" w:author="nmbinh" w:date="2010-07-06T19:54:00Z">
        <w:r>
          <w:t>H7. C</w:t>
        </w:r>
        <w:r>
          <w:rPr>
            <w:rFonts w:ascii="Times New Roman" w:hAnsi="Times New Roman"/>
          </w:rPr>
          <w:t>ấu trúc luồng công việc</w:t>
        </w:r>
      </w:ins>
    </w:p>
    <w:p w:rsidR="00AD09BC" w:rsidRPr="00343EE1" w:rsidRDefault="00AD09BC"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AD09BC" w:rsidRDefault="00AD09BC"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AD09BC" w:rsidRPr="00487C13" w:rsidRDefault="00AD09BC" w:rsidP="00343EE1">
      <w:pPr>
        <w:pStyle w:val="ListParagraph"/>
        <w:numPr>
          <w:ilvl w:val="0"/>
          <w:numId w:val="7"/>
        </w:numPr>
        <w:ind w:left="851" w:hanging="284"/>
        <w:jc w:val="both"/>
        <w:rPr>
          <w:rFonts w:ascii="Times New Roman" w:hAnsi="Times New Roman"/>
          <w:color w:val="000000"/>
          <w:sz w:val="26"/>
          <w:szCs w:val="26"/>
          <w:rPrChange w:id="892" w:author="DONGTHUY" w:date="2010-07-06T11:09:00Z">
            <w:rPr>
              <w:rFonts w:ascii="Times New Roman" w:hAnsi="Times New Roman"/>
              <w:color w:val="000000"/>
              <w:sz w:val="26"/>
              <w:szCs w:val="26"/>
              <w:lang w:val="en-US"/>
            </w:rPr>
          </w:rPrChange>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E86DC4" w:rsidRDefault="00E86DC4" w:rsidP="00E86DC4">
      <w:pPr>
        <w:pStyle w:val="ListParagraph"/>
        <w:numPr>
          <w:ins w:id="893" w:author="DONGTHUY" w:date="2010-07-06T11:09:00Z"/>
        </w:numPr>
        <w:jc w:val="both"/>
        <w:rPr>
          <w:ins w:id="894" w:author="DONGTHUY" w:date="2010-07-06T11:09:00Z"/>
          <w:rFonts w:ascii="Times New Roman" w:hAnsi="Times New Roman"/>
          <w:color w:val="000000"/>
          <w:sz w:val="26"/>
          <w:szCs w:val="26"/>
          <w:lang w:val="en-US"/>
        </w:rPr>
        <w:pPrChange w:id="895" w:author="DONGTHUY" w:date="2010-07-06T11:09:00Z">
          <w:pPr>
            <w:pStyle w:val="ListParagraph"/>
            <w:ind w:left="0"/>
            <w:jc w:val="both"/>
          </w:pPr>
        </w:pPrChange>
      </w:pPr>
    </w:p>
    <w:p w:rsidR="00487C13" w:rsidRDefault="00487C13" w:rsidP="00487C13">
      <w:pPr>
        <w:numPr>
          <w:ins w:id="896" w:author="DONGTHUY" w:date="2010-07-06T11:09:00Z"/>
        </w:numPr>
        <w:ind w:firstLine="360"/>
        <w:jc w:val="center"/>
        <w:rPr>
          <w:ins w:id="897" w:author="DONGTHUY" w:date="2010-07-06T11:09:00Z"/>
          <w:rFonts w:ascii="Times New Roman" w:hAnsi="Times New Roman"/>
          <w:color w:val="000000"/>
          <w:sz w:val="26"/>
          <w:szCs w:val="26"/>
          <w:lang w:val="en-US"/>
        </w:rPr>
      </w:pPr>
      <w:ins w:id="898" w:author="DONGTHUY" w:date="2010-07-06T11:09:00Z">
        <w:r>
          <w:rPr>
            <w:rFonts w:ascii="Times New Roman" w:hAnsi="Times New Roman"/>
            <w:color w:val="000000"/>
            <w:sz w:val="26"/>
            <w:szCs w:val="26"/>
            <w:lang w:val="en-US"/>
          </w:rPr>
          <w:t>*** đánh số đạon code bên dưới, và đặt tựa cho nó</w:t>
        </w:r>
      </w:ins>
    </w:p>
    <w:p w:rsidR="00E86DC4" w:rsidRDefault="00E86DC4" w:rsidP="00E86DC4">
      <w:pPr>
        <w:pStyle w:val="ListParagraph"/>
        <w:numPr>
          <w:ins w:id="899" w:author="DONGTHUY" w:date="2010-07-06T11:09:00Z"/>
        </w:numPr>
        <w:jc w:val="both"/>
        <w:rPr>
          <w:ins w:id="900" w:author="DONGTHUY" w:date="2010-07-06T11:09:00Z"/>
          <w:rFonts w:ascii="Times New Roman" w:hAnsi="Times New Roman"/>
          <w:color w:val="000000"/>
          <w:sz w:val="26"/>
          <w:szCs w:val="26"/>
        </w:rPr>
        <w:pPrChange w:id="901" w:author="DONGTHUY" w:date="2010-07-06T11:09:00Z">
          <w:pPr>
            <w:pStyle w:val="ListParagraph"/>
            <w:ind w:left="0"/>
            <w:jc w:val="both"/>
          </w:pPr>
        </w:pPrChange>
      </w:pPr>
    </w:p>
    <w:p w:rsidR="00000000" w:rsidRDefault="003A3888">
      <w:pPr>
        <w:keepNext/>
        <w:ind w:left="1080" w:firstLine="360"/>
        <w:jc w:val="both"/>
        <w:rPr>
          <w:ins w:id="902" w:author="nmbinh" w:date="2010-07-06T19:54:00Z"/>
        </w:rPr>
        <w:pPrChange w:id="903" w:author="nmbinh" w:date="2010-07-06T19:54:00Z">
          <w:pPr>
            <w:ind w:left="1080" w:firstLine="360"/>
            <w:jc w:val="both"/>
          </w:pPr>
        </w:pPrChange>
      </w:pPr>
      <w:r>
        <w:rPr>
          <w:rFonts w:ascii="Times New Roman" w:hAnsi="Times New Roman"/>
          <w:color w:val="000000"/>
          <w:sz w:val="26"/>
          <w:szCs w:val="26"/>
          <w:lang w:val="en-US"/>
        </w:rPr>
        <w:lastRenderedPageBreak/>
        <w:drawing>
          <wp:inline distT="0" distB="0" distL="0" distR="0">
            <wp:extent cx="4742180" cy="3641725"/>
            <wp:effectExtent l="19050" t="0" r="127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742180" cy="3641725"/>
                    </a:xfrm>
                    <a:prstGeom prst="rect">
                      <a:avLst/>
                    </a:prstGeom>
                    <a:noFill/>
                    <a:ln w="9525">
                      <a:noFill/>
                      <a:miter lim="800000"/>
                      <a:headEnd/>
                      <a:tailEnd/>
                    </a:ln>
                  </pic:spPr>
                </pic:pic>
              </a:graphicData>
            </a:graphic>
          </wp:inline>
        </w:drawing>
      </w:r>
    </w:p>
    <w:p w:rsidR="00000000" w:rsidRDefault="002335B7">
      <w:pPr>
        <w:pStyle w:val="Caption"/>
        <w:jc w:val="center"/>
        <w:rPr>
          <w:rFonts w:ascii="Times New Roman" w:hAnsi="Times New Roman"/>
          <w:color w:val="000000"/>
          <w:sz w:val="26"/>
          <w:szCs w:val="26"/>
        </w:rPr>
        <w:pPrChange w:id="904" w:author="nmbinh" w:date="2010-07-06T19:54:00Z">
          <w:pPr>
            <w:ind w:left="1080" w:firstLine="360"/>
            <w:jc w:val="both"/>
          </w:pPr>
        </w:pPrChange>
      </w:pPr>
      <w:ins w:id="905" w:author="nmbinh" w:date="2010-07-06T19:55:00Z">
        <w:r>
          <w:t>T1. S</w:t>
        </w:r>
        <w:r>
          <w:rPr>
            <w:rFonts w:ascii="Times New Roman" w:hAnsi="Times New Roman"/>
            <w:lang w:val="vi-VN"/>
          </w:rPr>
          <w:t>ự</w:t>
        </w:r>
        <w:r>
          <w:rPr>
            <w:rFonts w:ascii="Times New Roman" w:hAnsi="Times New Roman"/>
          </w:rPr>
          <w:t xml:space="preserve"> lưu trú của WF</w:t>
        </w:r>
      </w:ins>
    </w:p>
    <w:p w:rsidR="00AD09BC" w:rsidRPr="00734727" w:rsidRDefault="00AD09BC"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AD09BC" w:rsidRPr="00343EE1" w:rsidRDefault="00AD09BC"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E86DC4" w:rsidRDefault="00AD09BC" w:rsidP="00E86DC4">
      <w:pPr>
        <w:pStyle w:val="ListParagraph"/>
        <w:numPr>
          <w:ilvl w:val="1"/>
          <w:numId w:val="11"/>
        </w:numPr>
        <w:ind w:left="1134" w:hanging="283"/>
        <w:rPr>
          <w:rFonts w:ascii="Times New Roman" w:hAnsi="Times New Roman"/>
          <w:color w:val="000000"/>
          <w:sz w:val="26"/>
          <w:szCs w:val="26"/>
        </w:rPr>
        <w:pPrChange w:id="906" w:author="DONGTHUY" w:date="2010-07-06T11:02:00Z">
          <w:pPr>
            <w:pStyle w:val="ListParagraph"/>
            <w:numPr>
              <w:ilvl w:val="1"/>
              <w:numId w:val="11"/>
            </w:numPr>
            <w:ind w:left="1134" w:hanging="283"/>
            <w:jc w:val="both"/>
          </w:pPr>
        </w:pPrChange>
      </w:pPr>
      <w:r w:rsidRPr="003D22F6">
        <w:rPr>
          <w:rFonts w:ascii="Times New Roman" w:hAnsi="Times New Roman"/>
          <w:color w:val="000000"/>
          <w:sz w:val="26"/>
          <w:szCs w:val="26"/>
        </w:rPr>
        <w:t>Các lớp sử dụng : DefaultWorkflowTransactionService, SharedConnectionWorkflow, TransactionService.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AD09BC" w:rsidRPr="00C900E0" w:rsidRDefault="00AD09BC" w:rsidP="00343EE1">
      <w:pPr>
        <w:pStyle w:val="ListParagraph"/>
        <w:numPr>
          <w:ilvl w:val="0"/>
          <w:numId w:val="7"/>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AD09BC" w:rsidRPr="00C900E0" w:rsidRDefault="00AD09BC" w:rsidP="00343EE1">
      <w:pPr>
        <w:pStyle w:val="ListParagraph"/>
        <w:numPr>
          <w:ilvl w:val="0"/>
          <w:numId w:val="11"/>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DefaultWorkflowScheduler Service, ManualWorkflow SchedulerService</w:t>
      </w:r>
    </w:p>
    <w:p w:rsidR="00AD09BC" w:rsidRPr="00C900E0" w:rsidRDefault="00AD09BC" w:rsidP="00343EE1">
      <w:pPr>
        <w:pStyle w:val="ListParagraph"/>
        <w:numPr>
          <w:ilvl w:val="0"/>
          <w:numId w:val="7"/>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Cho phép tạo instance của workflow khi gọi phương thức CreateWorkflow</w:t>
      </w:r>
    </w:p>
    <w:p w:rsidR="00AD09BC" w:rsidRPr="00C900E0" w:rsidRDefault="00AD09BC" w:rsidP="00343EE1">
      <w:pPr>
        <w:pStyle w:val="ListParagraph"/>
        <w:numPr>
          <w:ilvl w:val="1"/>
          <w:numId w:val="11"/>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DefaultWorkflow LoaderService</w:t>
      </w:r>
    </w:p>
    <w:p w:rsidR="00AD09BC" w:rsidRPr="00F22470" w:rsidRDefault="00AD09BC" w:rsidP="00343EE1">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Quản lý các dịch vụ truyền thông tùy biến</w:t>
      </w:r>
    </w:p>
    <w:p w:rsidR="00AD09BC" w:rsidRPr="0028479F" w:rsidRDefault="00AD09BC" w:rsidP="0028479F">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AD09BC" w:rsidRDefault="00AD09BC" w:rsidP="00D26559">
      <w:pPr>
        <w:pStyle w:val="ListParagraph"/>
        <w:ind w:left="0" w:firstLine="360"/>
        <w:jc w:val="both"/>
        <w:rPr>
          <w:rFonts w:ascii="Times New Roman" w:hAnsi="Times New Roman"/>
          <w:color w:val="000000"/>
          <w:sz w:val="26"/>
          <w:szCs w:val="26"/>
          <w:lang w:val="en-US"/>
        </w:rPr>
      </w:pPr>
      <w:r w:rsidRPr="00D26559">
        <w:rPr>
          <w:rFonts w:ascii="Times New Roman" w:hAnsi="Times New Roman"/>
          <w:b/>
          <w:color w:val="000000"/>
          <w:sz w:val="26"/>
          <w:szCs w:val="26"/>
          <w:lang w:val="en-US"/>
        </w:rPr>
        <w:t>4. Tóm lại</w:t>
      </w:r>
      <w:r>
        <w:rPr>
          <w:rFonts w:ascii="Times New Roman" w:hAnsi="Times New Roman"/>
          <w:color w:val="000000"/>
          <w:sz w:val="26"/>
          <w:szCs w:val="26"/>
          <w:lang w:val="en-US"/>
        </w:rPr>
        <w:t xml:space="preserve">, WF là một nền tảng rất lớn do Microsoft cung cấp với rất nhiều dịch vụ khác nhau, giúp người thiết kế có thể xây dựng được phần mềm đáp ứng các yêu cầu đa dạng trong quy trình doanh nghiệp. Tuy nhiên, WF cũng có một số hạn chế của nó (như khả năng thiết kế chỉ cho phép xây dựng mỗi thể hiện luồng công việc là một đơn vị riêng </w:t>
      </w:r>
      <w:ins w:id="907" w:author="DONGTHUY" w:date="2010-07-06T11:03:00Z">
        <w:r w:rsidR="007C6860">
          <w:rPr>
            <w:rFonts w:ascii="Times New Roman" w:hAnsi="Times New Roman"/>
            <w:color w:val="000000"/>
            <w:sz w:val="26"/>
            <w:szCs w:val="26"/>
            <w:lang w:val="en-US"/>
          </w:rPr>
          <w:t>l</w:t>
        </w:r>
      </w:ins>
      <w:del w:id="908" w:author="DONGTHUY" w:date="2010-07-06T11:03:00Z">
        <w:r w:rsidDel="007C6860">
          <w:rPr>
            <w:rFonts w:ascii="Times New Roman" w:hAnsi="Times New Roman"/>
            <w:color w:val="000000"/>
            <w:sz w:val="26"/>
            <w:szCs w:val="26"/>
            <w:lang w:val="en-US"/>
          </w:rPr>
          <w:delText>r</w:delText>
        </w:r>
      </w:del>
      <w:r>
        <w:rPr>
          <w:rFonts w:ascii="Times New Roman" w:hAnsi="Times New Roman"/>
          <w:color w:val="000000"/>
          <w:sz w:val="26"/>
          <w:szCs w:val="26"/>
          <w:lang w:val="en-US"/>
        </w:rPr>
        <w:t>ẻ</w:t>
      </w:r>
      <w:del w:id="909" w:author="DONGTHUY" w:date="2010-07-06T11:04:00Z">
        <w:r w:rsidDel="007C6860">
          <w:rPr>
            <w:rFonts w:ascii="Times New Roman" w:hAnsi="Times New Roman"/>
            <w:color w:val="000000"/>
            <w:sz w:val="26"/>
            <w:szCs w:val="26"/>
            <w:lang w:val="en-US"/>
          </w:rPr>
          <w:delText>,</w:delText>
        </w:r>
      </w:del>
      <w:r>
        <w:rPr>
          <w:rFonts w:ascii="Times New Roman" w:hAnsi="Times New Roman"/>
          <w:color w:val="000000"/>
          <w:sz w:val="26"/>
          <w:szCs w:val="26"/>
          <w:lang w:val="en-US"/>
        </w:rPr>
        <w:t xml:space="preserve"> nhỏ nhất, không thể phân cấp và chia </w:t>
      </w:r>
      <w:del w:id="910" w:author="DONGTHUY" w:date="2010-07-06T11:04:00Z">
        <w:r w:rsidDel="007C6860">
          <w:rPr>
            <w:rFonts w:ascii="Times New Roman" w:hAnsi="Times New Roman"/>
            <w:color w:val="000000"/>
            <w:sz w:val="26"/>
            <w:szCs w:val="26"/>
            <w:lang w:val="en-US"/>
          </w:rPr>
          <w:delText>lại</w:delText>
        </w:r>
      </w:del>
      <w:ins w:id="911" w:author="DONGTHUY" w:date="2010-07-06T11:04:00Z">
        <w:r w:rsidR="007C6860">
          <w:rPr>
            <w:rFonts w:ascii="Times New Roman" w:hAnsi="Times New Roman"/>
            <w:color w:val="000000"/>
            <w:sz w:val="26"/>
            <w:szCs w:val="26"/>
            <w:lang w:val="en-US"/>
          </w:rPr>
          <w:t>nhỏ hơn nữa</w:t>
        </w:r>
      </w:ins>
      <w:r>
        <w:rPr>
          <w:rFonts w:ascii="Times New Roman" w:hAnsi="Times New Roman"/>
          <w:color w:val="000000"/>
          <w:sz w:val="26"/>
          <w:szCs w:val="26"/>
          <w:lang w:val="en-US"/>
        </w:rPr>
        <w:t xml:space="preserve">...). WF4 ra đời vào </w:t>
      </w:r>
      <w:r>
        <w:rPr>
          <w:rFonts w:ascii="Times New Roman" w:hAnsi="Times New Roman"/>
          <w:color w:val="000000"/>
          <w:sz w:val="26"/>
          <w:szCs w:val="26"/>
          <w:lang w:val="en-US"/>
        </w:rPr>
        <w:lastRenderedPageBreak/>
        <w:t>tháng 4/2010 cùng với bộ .net Framework 4 nhằm để giải quyết các vấn đề hạn chế còn tồn đọng ở WF3.5 mà chúng tôi sử dụng để thiết kế trong kh</w:t>
      </w:r>
      <w:ins w:id="912" w:author="DONGTHUY" w:date="2010-07-06T11:04:00Z">
        <w:r w:rsidR="002257D1">
          <w:rPr>
            <w:rFonts w:ascii="Times New Roman" w:hAnsi="Times New Roman"/>
            <w:color w:val="000000"/>
            <w:sz w:val="26"/>
            <w:szCs w:val="26"/>
            <w:lang w:val="en-US"/>
          </w:rPr>
          <w:t>ó</w:t>
        </w:r>
      </w:ins>
      <w:del w:id="913" w:author="DONGTHUY" w:date="2010-07-06T11:04:00Z">
        <w:r w:rsidDel="002257D1">
          <w:rPr>
            <w:rFonts w:ascii="Times New Roman" w:hAnsi="Times New Roman"/>
            <w:color w:val="000000"/>
            <w:sz w:val="26"/>
            <w:szCs w:val="26"/>
            <w:lang w:val="en-US"/>
          </w:rPr>
          <w:delText>o</w:delText>
        </w:r>
      </w:del>
      <w:r>
        <w:rPr>
          <w:rFonts w:ascii="Times New Roman" w:hAnsi="Times New Roman"/>
          <w:color w:val="000000"/>
          <w:sz w:val="26"/>
          <w:szCs w:val="26"/>
          <w:lang w:val="en-US"/>
        </w:rPr>
        <w:t>a luận này.</w:t>
      </w:r>
    </w:p>
    <w:p w:rsidR="00AD09BC"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 xml:space="preserve">Tuy nhiên, vì nhu cầu thực tế ứng dụng, chúng tôi không sử dụng toàn bộ các kiến thức tìm hiểu được để xây dựng hệ thống, mà chỉ sử dụng một phần nhỏ của nó; đó là thiết kế Luồng công việc sử dụng định dạng chuẩn XAML của Microsoft (vì định dạng này có cấu trúc, thích hợp trong việc sử dụng để vẽ sơ đồ luồng công việc), và dịch vụ Persistence. Vì thế phần nội dung của chương này chủ yếu chỉ nói đến hai phần này. </w:t>
      </w:r>
      <w:commentRangeStart w:id="914"/>
      <w:r>
        <w:rPr>
          <w:rFonts w:ascii="Times New Roman" w:hAnsi="Times New Roman"/>
          <w:color w:val="000000"/>
          <w:sz w:val="26"/>
          <w:szCs w:val="26"/>
          <w:lang w:val="en-US"/>
        </w:rPr>
        <w:t>Các kiến thức khác về WF cũng như luồng công việc nói chung đã tìm hiểu trong hai luận văn trước nên chúng tôi không đề cập ở đây.</w:t>
      </w:r>
      <w:commentRangeEnd w:id="914"/>
      <w:r w:rsidR="002257D1">
        <w:rPr>
          <w:rStyle w:val="CommentReference"/>
        </w:rPr>
        <w:commentReference w:id="914"/>
      </w:r>
    </w:p>
    <w:p w:rsidR="00AD09BC" w:rsidRDefault="00AD09BC">
      <w:pPr>
        <w:rPr>
          <w:rFonts w:ascii="Times New Roman" w:hAnsi="Times New Roman"/>
          <w:b/>
          <w:color w:val="000000"/>
          <w:sz w:val="26"/>
          <w:szCs w:val="26"/>
        </w:rPr>
      </w:pPr>
      <w:r>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4</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Giải pháp đề nghị</w:t>
      </w:r>
    </w:p>
    <w:p w:rsidR="00AD09BC" w:rsidRPr="00762D73"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AD09BC" w:rsidRPr="00AB40E3" w:rsidRDefault="00AD09BC"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AD09BC" w:rsidRPr="00AB40E3" w:rsidRDefault="00AD09BC"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81"/>
        <w:gridCol w:w="7062"/>
      </w:tblGrid>
      <w:tr w:rsidR="00AD09BC" w:rsidRPr="00E74EDE" w:rsidTr="00E74EDE">
        <w:tc>
          <w:tcPr>
            <w:tcW w:w="2235" w:type="dxa"/>
            <w:tcBorders>
              <w:top w:val="single" w:sz="8" w:space="0" w:color="4F81BD"/>
              <w:righ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AD09BC" w:rsidRPr="00E74EDE" w:rsidTr="00E74EDE">
        <w:tc>
          <w:tcPr>
            <w:tcW w:w="2235" w:type="dxa"/>
            <w:tcBorders>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AD09BC" w:rsidRPr="00E74EDE" w:rsidTr="00E74EDE">
        <w:tc>
          <w:tcPr>
            <w:tcW w:w="2235" w:type="dxa"/>
            <w:tcBorders>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AD09BC" w:rsidRPr="00E74EDE" w:rsidRDefault="00AD09BC" w:rsidP="002A19DB">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AD09BC" w:rsidRPr="00E74EDE" w:rsidTr="00E74EDE">
        <w:tc>
          <w:tcPr>
            <w:tcW w:w="2235" w:type="dxa"/>
            <w:tcBorders>
              <w:top w:val="nil"/>
              <w:bottom w:val="nil"/>
              <w:right w:val="single" w:sz="4" w:space="0" w:color="8DB3E2"/>
            </w:tcBorders>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AD09BC" w:rsidRPr="00E74EDE" w:rsidTr="00E74EDE">
        <w:tc>
          <w:tcPr>
            <w:tcW w:w="2235" w:type="dxa"/>
            <w:tcBorders>
              <w:top w:val="nil"/>
              <w:left w:val="nil"/>
              <w:bottom w:val="nil"/>
              <w:right w:val="single" w:sz="4" w:space="0" w:color="8DB3E2"/>
            </w:tcBorders>
            <w:shd w:val="clear" w:color="auto" w:fill="D3DFEE"/>
          </w:tcPr>
          <w:p w:rsidR="00AD09BC" w:rsidRPr="00E74EDE" w:rsidRDefault="00AD09BC"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AD09BC" w:rsidRPr="00E74EDE" w:rsidRDefault="00AD09BC"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AD09BC" w:rsidRDefault="00AD09BC" w:rsidP="00784A8E">
      <w:pPr>
        <w:numPr>
          <w:ins w:id="915" w:author="DONGTHUY" w:date="2010-07-06T11:08:00Z"/>
        </w:numPr>
        <w:ind w:firstLine="360"/>
        <w:jc w:val="both"/>
        <w:rPr>
          <w:ins w:id="916" w:author="DONGTHUY" w:date="2010-07-06T11:08:00Z"/>
          <w:rFonts w:ascii="Times New Roman" w:hAnsi="Times New Roman"/>
          <w:color w:val="000000"/>
          <w:sz w:val="26"/>
          <w:szCs w:val="26"/>
          <w:lang w:val="en-US"/>
        </w:rPr>
      </w:pPr>
    </w:p>
    <w:p w:rsidR="00487C13" w:rsidRDefault="00487C13" w:rsidP="00784A8E">
      <w:pPr>
        <w:numPr>
          <w:ins w:id="917" w:author="DONGTHUY" w:date="2010-07-06T11:08:00Z"/>
        </w:numPr>
        <w:ind w:firstLine="360"/>
        <w:jc w:val="both"/>
        <w:rPr>
          <w:ins w:id="918" w:author="DONGTHUY" w:date="2010-07-06T11:08:00Z"/>
          <w:rFonts w:ascii="Times New Roman" w:hAnsi="Times New Roman"/>
          <w:color w:val="000000"/>
          <w:sz w:val="26"/>
          <w:szCs w:val="26"/>
          <w:lang w:val="en-US"/>
        </w:rPr>
      </w:pPr>
    </w:p>
    <w:p w:rsidR="00487C13" w:rsidRDefault="00487C13" w:rsidP="00487C13">
      <w:pPr>
        <w:numPr>
          <w:ins w:id="919" w:author="DONGTHUY" w:date="2010-07-06T11:08:00Z"/>
        </w:numPr>
        <w:ind w:firstLine="360"/>
        <w:jc w:val="center"/>
        <w:rPr>
          <w:ins w:id="920" w:author="DONGTHUY" w:date="2010-07-06T11:08:00Z"/>
          <w:rFonts w:ascii="Times New Roman" w:hAnsi="Times New Roman"/>
          <w:color w:val="000000"/>
          <w:sz w:val="26"/>
          <w:szCs w:val="26"/>
          <w:lang w:val="en-US"/>
        </w:rPr>
      </w:pPr>
      <w:ins w:id="921" w:author="DONGTHUY" w:date="2010-07-06T11:09:00Z">
        <w:r>
          <w:rPr>
            <w:rFonts w:ascii="Times New Roman" w:hAnsi="Times New Roman"/>
            <w:color w:val="000000"/>
            <w:sz w:val="26"/>
            <w:szCs w:val="26"/>
            <w:lang w:val="en-US"/>
          </w:rPr>
          <w:t>*** đánh số hình vẽ bên dưới, và đặt tựa cho hình</w:t>
        </w:r>
      </w:ins>
    </w:p>
    <w:p w:rsidR="00487C13" w:rsidRDefault="00487C13" w:rsidP="00784A8E">
      <w:pPr>
        <w:ind w:firstLine="360"/>
        <w:jc w:val="both"/>
        <w:rPr>
          <w:rFonts w:ascii="Times New Roman" w:hAnsi="Times New Roman"/>
          <w:color w:val="000000"/>
          <w:sz w:val="26"/>
          <w:szCs w:val="26"/>
          <w:lang w:val="en-US"/>
        </w:rPr>
      </w:pPr>
    </w:p>
    <w:p w:rsidR="00000000" w:rsidRDefault="00E86DC4">
      <w:pPr>
        <w:keepNext/>
        <w:ind w:left="-720" w:firstLine="360"/>
        <w:jc w:val="both"/>
        <w:rPr>
          <w:ins w:id="922" w:author="nmbinh" w:date="2010-07-06T19:58:00Z"/>
        </w:rPr>
        <w:pPrChange w:id="923" w:author="nmbinh" w:date="2010-07-06T19:58:00Z">
          <w:pPr>
            <w:ind w:left="-720" w:firstLine="360"/>
            <w:jc w:val="both"/>
          </w:pPr>
        </w:pPrChange>
      </w:pPr>
      <w:del w:id="924" w:author="nmbinh" w:date="2010-07-06T19:58:00Z">
        <w:r w:rsidRPr="00E86DC4">
          <w:rPr>
            <w:rFonts w:ascii="Times New Roman" w:hAnsi="Times New Roman"/>
            <w:sz w:val="26"/>
            <w:lang w:eastAsia="vi-VN"/>
          </w:rPr>
        </w:r>
        <w:r w:rsidRPr="00E86DC4">
          <w:rPr>
            <w:rFonts w:ascii="Times New Roman" w:hAnsi="Times New Roman"/>
            <w:sz w:val="26"/>
            <w:lang w:eastAsia="vi-VN"/>
          </w:rPr>
          <w:pict>
            <v:group id="Canvas 1446" o:spid="_x0000_s1066" editas="canvas" style="width:468.2pt;height:405.1pt;mso-position-horizontal-relative:char;mso-position-vertical-relative:line" coordsize="59462,51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462;height:51449;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981642" w:rsidRPr="004900D2" w:rsidRDefault="00981642"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981642" w:rsidRPr="008F4E6B" w:rsidRDefault="00981642"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981642" w:rsidRPr="00876425" w:rsidRDefault="00981642"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981642" w:rsidRPr="00A42D6A" w:rsidRDefault="00981642"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981642" w:rsidRPr="00514B6A" w:rsidRDefault="00981642"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981642" w:rsidRPr="00A42D6A" w:rsidRDefault="00981642"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981642" w:rsidRPr="00532568" w:rsidRDefault="00981642"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981642" w:rsidRPr="00A47765" w:rsidRDefault="00981642"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981642" w:rsidRPr="00F5291B" w:rsidRDefault="00981642"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981642" w:rsidRPr="000517DE" w:rsidRDefault="00981642"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981642" w:rsidRPr="000517DE" w:rsidRDefault="00981642"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981642" w:rsidRPr="00E21005" w:rsidRDefault="00981642"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981642" w:rsidRPr="009A7B8B" w:rsidRDefault="00981642"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981642" w:rsidRPr="00C85EA6" w:rsidRDefault="00981642"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981642" w:rsidRPr="00F00A03" w:rsidRDefault="00981642"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981642" w:rsidRPr="00A42D6A" w:rsidRDefault="00981642"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981642" w:rsidRPr="00F23048" w:rsidRDefault="00981642"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981642" w:rsidRPr="001032A9" w:rsidRDefault="00981642"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981642" w:rsidRPr="00304611" w:rsidRDefault="00981642"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981642" w:rsidRPr="00C84B40" w:rsidRDefault="00981642"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981642" w:rsidRPr="00C84B40" w:rsidRDefault="00981642"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981642" w:rsidRPr="00DE2D8B" w:rsidRDefault="00981642"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981642" w:rsidRPr="00331D6A" w:rsidRDefault="00981642"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981642" w:rsidRPr="0004123E" w:rsidRDefault="00981642"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981642" w:rsidRPr="00880231" w:rsidRDefault="00981642"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981642" w:rsidRPr="00331D6A" w:rsidRDefault="00981642"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981642" w:rsidRPr="00DF019C" w:rsidRDefault="00981642" w:rsidP="00AB40E3">
                      <w:pPr>
                        <w:ind w:left="-180" w:right="-146"/>
                        <w:jc w:val="center"/>
                        <w:rPr>
                          <w:rFonts w:ascii="Times New Roman" w:hAnsi="Times New Roman"/>
                          <w:sz w:val="16"/>
                        </w:rPr>
                      </w:pPr>
                      <w:r w:rsidRPr="00DF019C">
                        <w:rPr>
                          <w:sz w:val="16"/>
                        </w:rPr>
                        <w:t>Dành cho</w:t>
                      </w:r>
                    </w:p>
                    <w:p w:rsidR="00981642" w:rsidRPr="00331D6A" w:rsidRDefault="00981642"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981642" w:rsidRPr="006767A2" w:rsidRDefault="00981642"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981642" w:rsidRPr="00876425" w:rsidRDefault="00981642"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981642" w:rsidRPr="00876425" w:rsidRDefault="00981642"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981642" w:rsidRPr="00876425" w:rsidRDefault="00981642"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981642" w:rsidRPr="00E616CE" w:rsidRDefault="00981642"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981642" w:rsidRPr="00E616CE" w:rsidRDefault="00981642"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981642" w:rsidRPr="008261D1" w:rsidRDefault="00981642"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981642" w:rsidRPr="00D83F41" w:rsidRDefault="00981642"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981642" w:rsidRPr="00331D6A" w:rsidRDefault="00981642" w:rsidP="00AB40E3">
                      <w:pPr>
                        <w:ind w:left="-90" w:right="-144"/>
                        <w:rPr>
                          <w:rFonts w:ascii="Times New Roman" w:hAnsi="Times New Roman"/>
                          <w:sz w:val="20"/>
                        </w:rPr>
                      </w:pPr>
                      <w:r>
                        <w:rPr>
                          <w:sz w:val="20"/>
                        </w:rPr>
                        <w:t>Mã ghi chú</w:t>
                      </w:r>
                    </w:p>
                  </w:txbxContent>
                </v:textbox>
              </v:rect>
              <w10:anchorlock/>
            </v:group>
          </w:pict>
        </w:r>
      </w:del>
      <w:ins w:id="925" w:author="nmbinh" w:date="2010-07-06T19:58:00Z">
        <w:r w:rsidR="00F670D2">
          <w:rPr>
            <w:rFonts w:ascii="Times New Roman" w:hAnsi="Times New Roman"/>
            <w:sz w:val="26"/>
            <w:lang w:val="en-US"/>
            <w:rPrChange w:id="926">
              <w:rPr>
                <w:color w:val="0000FF"/>
                <w:u w:val="single"/>
                <w:lang w:val="en-US"/>
              </w:rPr>
            </w:rPrChange>
          </w:rPr>
          <w:drawing>
            <wp:inline distT="0" distB="0" distL="0" distR="0">
              <wp:extent cx="5732780" cy="5090795"/>
              <wp:effectExtent l="1905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5732780" cy="5090795"/>
                      </a:xfrm>
                      <a:prstGeom prst="rect">
                        <a:avLst/>
                      </a:prstGeom>
                      <a:noFill/>
                      <a:ln w="9525">
                        <a:noFill/>
                        <a:miter lim="800000"/>
                        <a:headEnd/>
                        <a:tailEnd/>
                      </a:ln>
                    </pic:spPr>
                  </pic:pic>
                </a:graphicData>
              </a:graphic>
            </wp:inline>
          </w:drawing>
        </w:r>
      </w:ins>
    </w:p>
    <w:p w:rsidR="00000000" w:rsidRDefault="001B5199">
      <w:pPr>
        <w:pStyle w:val="Caption"/>
        <w:jc w:val="center"/>
        <w:rPr>
          <w:rFonts w:ascii="Times New Roman" w:hAnsi="Times New Roman"/>
          <w:color w:val="000000"/>
          <w:sz w:val="26"/>
          <w:szCs w:val="26"/>
        </w:rPr>
        <w:pPrChange w:id="927" w:author="nmbinh" w:date="2010-07-06T19:58:00Z">
          <w:pPr>
            <w:ind w:left="-720" w:firstLine="360"/>
            <w:jc w:val="both"/>
          </w:pPr>
        </w:pPrChange>
      </w:pPr>
      <w:ins w:id="928" w:author="nmbinh" w:date="2010-07-06T19:58:00Z">
        <w:r>
          <w:t>H8. Mô hình d</w:t>
        </w:r>
        <w:r>
          <w:rPr>
            <w:rFonts w:ascii="Times New Roman" w:hAnsi="Times New Roman"/>
            <w:lang w:val="vi-VN"/>
          </w:rPr>
          <w:t>ữ</w:t>
        </w:r>
        <w:r>
          <w:rPr>
            <w:rFonts w:ascii="Times New Roman" w:hAnsi="Times New Roman"/>
          </w:rPr>
          <w:t xml:space="preserve"> liệu quan niệm</w:t>
        </w:r>
      </w:ins>
    </w:p>
    <w:p w:rsidR="00AD09BC" w:rsidRDefault="00AD09BC" w:rsidP="00784A8E">
      <w:pPr>
        <w:ind w:firstLine="360"/>
        <w:jc w:val="both"/>
        <w:rPr>
          <w:ins w:id="929" w:author="nmbinh" w:date="2010-07-06T19:59:00Z"/>
          <w:rFonts w:ascii="Times New Roman" w:hAnsi="Times New Roman"/>
          <w:color w:val="000000"/>
          <w:sz w:val="26"/>
          <w:szCs w:val="26"/>
          <w:lang w:val="en-US"/>
        </w:rPr>
      </w:pPr>
      <w:r w:rsidRPr="003D22F6">
        <w:rPr>
          <w:rFonts w:ascii="Times New Roman" w:hAnsi="Times New Roman"/>
          <w:color w:val="000000"/>
          <w:sz w:val="26"/>
          <w:szCs w:val="26"/>
        </w:rPr>
        <w:t>Ghi chú:</w:t>
      </w:r>
    </w:p>
    <w:p w:rsidR="002C6507" w:rsidRDefault="00F670D2" w:rsidP="00784A8E">
      <w:pPr>
        <w:ind w:firstLine="360"/>
        <w:jc w:val="both"/>
        <w:rPr>
          <w:ins w:id="930" w:author="nmbinh" w:date="2010-07-06T19:59:00Z"/>
          <w:rFonts w:ascii="Times New Roman" w:hAnsi="Times New Roman"/>
          <w:color w:val="000000"/>
          <w:sz w:val="26"/>
          <w:szCs w:val="26"/>
          <w:lang w:val="en-US"/>
        </w:rPr>
      </w:pPr>
      <w:ins w:id="931" w:author="nmbinh" w:date="2010-07-06T20:01:00Z">
        <w:r>
          <w:rPr>
            <w:rFonts w:ascii="Times New Roman" w:hAnsi="Times New Roman"/>
            <w:color w:val="000000"/>
            <w:sz w:val="26"/>
            <w:szCs w:val="26"/>
            <w:lang w:val="en-US"/>
            <w:rPrChange w:id="932">
              <w:rPr>
                <w:color w:val="0000FF"/>
                <w:u w:val="single"/>
                <w:lang w:val="en-US"/>
              </w:rPr>
            </w:rPrChange>
          </w:rPr>
          <w:drawing>
            <wp:inline distT="0" distB="0" distL="0" distR="0">
              <wp:extent cx="5732780" cy="2892425"/>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32780" cy="2892425"/>
                      </a:xfrm>
                      <a:prstGeom prst="rect">
                        <a:avLst/>
                      </a:prstGeom>
                      <a:noFill/>
                      <a:ln w="9525">
                        <a:noFill/>
                        <a:miter lim="800000"/>
                        <a:headEnd/>
                        <a:tailEnd/>
                      </a:ln>
                    </pic:spPr>
                  </pic:pic>
                </a:graphicData>
              </a:graphic>
            </wp:inline>
          </w:drawing>
        </w:r>
      </w:ins>
    </w:p>
    <w:p w:rsidR="002C6507" w:rsidRDefault="002C6507" w:rsidP="00784A8E">
      <w:pPr>
        <w:ind w:firstLine="360"/>
        <w:jc w:val="both"/>
        <w:rPr>
          <w:ins w:id="933" w:author="nmbinh" w:date="2010-07-06T19:59:00Z"/>
          <w:rFonts w:ascii="Times New Roman" w:hAnsi="Times New Roman"/>
          <w:color w:val="000000"/>
          <w:sz w:val="26"/>
          <w:szCs w:val="26"/>
          <w:lang w:val="en-US"/>
        </w:rPr>
      </w:pPr>
    </w:p>
    <w:p w:rsidR="002C6507" w:rsidRDefault="002C6507" w:rsidP="00784A8E">
      <w:pPr>
        <w:ind w:firstLine="360"/>
        <w:jc w:val="both"/>
        <w:rPr>
          <w:ins w:id="934" w:author="nmbinh" w:date="2010-07-06T19:59:00Z"/>
          <w:rFonts w:ascii="Times New Roman" w:hAnsi="Times New Roman"/>
          <w:color w:val="000000"/>
          <w:sz w:val="26"/>
          <w:szCs w:val="26"/>
          <w:lang w:val="en-US"/>
        </w:rPr>
      </w:pPr>
    </w:p>
    <w:p w:rsidR="002C6507" w:rsidRDefault="002C6507" w:rsidP="00784A8E">
      <w:pPr>
        <w:ind w:firstLine="360"/>
        <w:jc w:val="both"/>
        <w:rPr>
          <w:ins w:id="935" w:author="nmbinh" w:date="2010-07-06T19:59:00Z"/>
          <w:rFonts w:ascii="Times New Roman" w:hAnsi="Times New Roman"/>
          <w:color w:val="000000"/>
          <w:sz w:val="26"/>
          <w:szCs w:val="26"/>
          <w:lang w:val="en-US"/>
        </w:rPr>
      </w:pPr>
    </w:p>
    <w:p w:rsidR="002C6507" w:rsidRDefault="002C6507" w:rsidP="00784A8E">
      <w:pPr>
        <w:ind w:firstLine="360"/>
        <w:jc w:val="both"/>
        <w:rPr>
          <w:ins w:id="936" w:author="nmbinh" w:date="2010-07-06T19:59:00Z"/>
          <w:rFonts w:ascii="Times New Roman" w:hAnsi="Times New Roman"/>
          <w:color w:val="000000"/>
          <w:sz w:val="26"/>
          <w:szCs w:val="26"/>
          <w:lang w:val="en-US"/>
        </w:rPr>
      </w:pPr>
    </w:p>
    <w:p w:rsidR="002C6507" w:rsidRDefault="002C6507" w:rsidP="00784A8E">
      <w:pPr>
        <w:ind w:firstLine="360"/>
        <w:jc w:val="both"/>
        <w:rPr>
          <w:ins w:id="937" w:author="nmbinh" w:date="2010-07-06T19:59:00Z"/>
          <w:rFonts w:ascii="Times New Roman" w:hAnsi="Times New Roman"/>
          <w:color w:val="000000"/>
          <w:sz w:val="26"/>
          <w:szCs w:val="26"/>
          <w:lang w:val="en-US"/>
        </w:rPr>
      </w:pPr>
    </w:p>
    <w:p w:rsidR="002C6507" w:rsidRDefault="002C6507" w:rsidP="00784A8E">
      <w:pPr>
        <w:ind w:firstLine="360"/>
        <w:jc w:val="both"/>
        <w:rPr>
          <w:ins w:id="938" w:author="nmbinh" w:date="2010-07-06T19:59:00Z"/>
          <w:rFonts w:ascii="Times New Roman" w:hAnsi="Times New Roman"/>
          <w:color w:val="000000"/>
          <w:sz w:val="26"/>
          <w:szCs w:val="26"/>
          <w:lang w:val="en-US"/>
        </w:rPr>
      </w:pPr>
    </w:p>
    <w:p w:rsidR="002C6507" w:rsidRDefault="002C6507" w:rsidP="00784A8E">
      <w:pPr>
        <w:ind w:firstLine="360"/>
        <w:jc w:val="both"/>
        <w:rPr>
          <w:ins w:id="939" w:author="nmbinh" w:date="2010-07-06T19:59:00Z"/>
          <w:rFonts w:ascii="Times New Roman" w:hAnsi="Times New Roman"/>
          <w:color w:val="000000"/>
          <w:sz w:val="26"/>
          <w:szCs w:val="26"/>
          <w:lang w:val="en-US"/>
        </w:rPr>
      </w:pPr>
    </w:p>
    <w:p w:rsidR="002C6507" w:rsidRDefault="002C6507" w:rsidP="00784A8E">
      <w:pPr>
        <w:ind w:firstLine="360"/>
        <w:jc w:val="both"/>
        <w:rPr>
          <w:ins w:id="940" w:author="nmbinh" w:date="2010-07-06T19:59:00Z"/>
          <w:rFonts w:ascii="Times New Roman" w:hAnsi="Times New Roman"/>
          <w:color w:val="000000"/>
          <w:sz w:val="26"/>
          <w:szCs w:val="26"/>
          <w:lang w:val="en-US"/>
        </w:rPr>
      </w:pPr>
    </w:p>
    <w:p w:rsidR="002C6507" w:rsidRPr="002C6507" w:rsidDel="002C6507" w:rsidRDefault="002C6507" w:rsidP="00784A8E">
      <w:pPr>
        <w:ind w:firstLine="360"/>
        <w:jc w:val="both"/>
        <w:rPr>
          <w:del w:id="941" w:author="nmbinh" w:date="2010-07-06T20:01:00Z"/>
          <w:rFonts w:ascii="Times New Roman" w:hAnsi="Times New Roman"/>
          <w:color w:val="000000"/>
          <w:sz w:val="26"/>
          <w:szCs w:val="26"/>
          <w:lang w:val="en-US"/>
        </w:rPr>
      </w:pPr>
    </w:p>
    <w:tbl>
      <w:tblPr>
        <w:tblW w:w="9606"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AD09BC" w:rsidRPr="00E74EDE" w:rsidDel="002C6507" w:rsidTr="002C6507">
        <w:trPr>
          <w:trHeight w:val="136"/>
          <w:del w:id="942" w:author="nmbinh" w:date="2010-07-06T20:01:00Z"/>
        </w:trPr>
        <w:tc>
          <w:tcPr>
            <w:tcW w:w="2251" w:type="dxa"/>
            <w:shd w:val="clear" w:color="auto" w:fill="C2D69B"/>
          </w:tcPr>
          <w:p w:rsidR="00AD09BC" w:rsidRPr="00E74EDE" w:rsidDel="002C6507" w:rsidRDefault="00AD09BC" w:rsidP="00E74EDE">
            <w:pPr>
              <w:spacing w:after="0"/>
              <w:ind w:firstLine="360"/>
              <w:jc w:val="both"/>
              <w:rPr>
                <w:del w:id="943" w:author="nmbinh" w:date="2010-07-06T20:01:00Z"/>
                <w:rFonts w:ascii="Times New Roman" w:hAnsi="Times New Roman"/>
                <w:color w:val="000000"/>
                <w:sz w:val="26"/>
                <w:szCs w:val="26"/>
              </w:rPr>
            </w:pPr>
            <w:del w:id="944" w:author="nmbinh" w:date="2010-07-06T20:00:00Z">
              <w:r w:rsidRPr="00E74EDE" w:rsidDel="002C6507">
                <w:rPr>
                  <w:rFonts w:ascii="Times New Roman" w:hAnsi="Times New Roman"/>
                  <w:color w:val="000000"/>
                  <w:sz w:val="26"/>
                  <w:szCs w:val="26"/>
                </w:rPr>
                <w:delText>Ký hiệu</w:delText>
              </w:r>
            </w:del>
          </w:p>
        </w:tc>
        <w:tc>
          <w:tcPr>
            <w:tcW w:w="7355" w:type="dxa"/>
            <w:shd w:val="clear" w:color="auto" w:fill="C2D69B"/>
          </w:tcPr>
          <w:p w:rsidR="00AD09BC" w:rsidRPr="00E74EDE" w:rsidDel="002C6507" w:rsidRDefault="00AD09BC" w:rsidP="00E74EDE">
            <w:pPr>
              <w:spacing w:after="0"/>
              <w:ind w:firstLine="360"/>
              <w:jc w:val="both"/>
              <w:rPr>
                <w:del w:id="945" w:author="nmbinh" w:date="2010-07-06T20:01:00Z"/>
                <w:rFonts w:ascii="Times New Roman" w:hAnsi="Times New Roman"/>
                <w:color w:val="000000"/>
                <w:sz w:val="26"/>
                <w:szCs w:val="26"/>
              </w:rPr>
            </w:pPr>
            <w:del w:id="946" w:author="nmbinh" w:date="2010-07-06T20:00:00Z">
              <w:r w:rsidRPr="00E74EDE" w:rsidDel="002C6507">
                <w:rPr>
                  <w:rFonts w:ascii="Times New Roman" w:hAnsi="Times New Roman"/>
                  <w:color w:val="000000"/>
                  <w:sz w:val="26"/>
                  <w:szCs w:val="26"/>
                </w:rPr>
                <w:delText>Ý nghĩa</w:delText>
              </w:r>
            </w:del>
          </w:p>
        </w:tc>
      </w:tr>
      <w:tr w:rsidR="00AD09BC" w:rsidRPr="00E74EDE" w:rsidDel="002C6507" w:rsidTr="002C6507">
        <w:trPr>
          <w:trHeight w:val="395"/>
          <w:del w:id="947" w:author="nmbinh" w:date="2010-07-06T20:01:00Z"/>
        </w:trPr>
        <w:tc>
          <w:tcPr>
            <w:tcW w:w="2251" w:type="dxa"/>
          </w:tcPr>
          <w:p w:rsidR="00AD09BC" w:rsidRPr="00E74EDE" w:rsidDel="002C6507" w:rsidRDefault="00E86DC4" w:rsidP="00E74EDE">
            <w:pPr>
              <w:spacing w:after="0"/>
              <w:ind w:firstLine="360"/>
              <w:jc w:val="both"/>
              <w:rPr>
                <w:del w:id="948" w:author="nmbinh" w:date="2010-07-06T20:01:00Z"/>
                <w:rFonts w:ascii="Times New Roman" w:hAnsi="Times New Roman"/>
                <w:color w:val="000000"/>
                <w:sz w:val="26"/>
                <w:szCs w:val="26"/>
              </w:rPr>
            </w:pPr>
            <w:del w:id="949" w:author="nmbinh" w:date="2010-07-06T20:00:00Z">
              <w:r w:rsidRPr="00E86DC4">
                <w:rPr>
                  <w:lang w:val="en-US"/>
                </w:rPr>
                <w:pict>
                  <v:group id="Group 207" o:spid="_x0000_s1231" style="position:absolute;left:0;text-align:left;margin-left:-4.85pt;margin-top:1.9pt;width:103.05pt;height:218.8pt;z-index:251650048;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981642" w:rsidRPr="00B34FBE" w:rsidRDefault="00981642"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981642" w:rsidRPr="004C41EB" w:rsidRDefault="00981642"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981642" w:rsidRPr="00A42D6A" w:rsidRDefault="00981642"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981642" w:rsidRPr="0093020A" w:rsidRDefault="00981642"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981642" w:rsidRPr="0093020A" w:rsidRDefault="00981642"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981642" w:rsidRPr="00D83F41" w:rsidRDefault="00981642" w:rsidP="00315524">
                            <w:pPr>
                              <w:ind w:left="-90" w:right="-144"/>
                              <w:rPr>
                                <w:rFonts w:ascii="Times New Roman" w:hAnsi="Times New Roman"/>
                                <w:sz w:val="20"/>
                              </w:rPr>
                            </w:pPr>
                            <w:r>
                              <w:rPr>
                                <w:sz w:val="20"/>
                              </w:rPr>
                              <w:t>y</w:t>
                            </w:r>
                          </w:p>
                        </w:txbxContent>
                      </v:textbox>
                    </v:rect>
                  </v:group>
                </w:pict>
              </w:r>
            </w:del>
          </w:p>
        </w:tc>
        <w:tc>
          <w:tcPr>
            <w:tcW w:w="7355" w:type="dxa"/>
          </w:tcPr>
          <w:p w:rsidR="00AD09BC" w:rsidRPr="00E74EDE" w:rsidDel="002C6507" w:rsidRDefault="00AD09BC" w:rsidP="00E74EDE">
            <w:pPr>
              <w:spacing w:after="0"/>
              <w:ind w:firstLine="360"/>
              <w:jc w:val="both"/>
              <w:rPr>
                <w:del w:id="950" w:author="nmbinh" w:date="2010-07-06T20:01:00Z"/>
                <w:rFonts w:ascii="Times New Roman" w:hAnsi="Times New Roman"/>
                <w:color w:val="000000"/>
                <w:sz w:val="26"/>
                <w:szCs w:val="26"/>
              </w:rPr>
            </w:pPr>
            <w:del w:id="951" w:author="nmbinh" w:date="2010-07-06T20:00:00Z">
              <w:r w:rsidRPr="00E74EDE" w:rsidDel="002C6507">
                <w:rPr>
                  <w:rFonts w:ascii="Times New Roman" w:hAnsi="Times New Roman"/>
                  <w:color w:val="000000"/>
                  <w:sz w:val="26"/>
                  <w:szCs w:val="26"/>
                </w:rPr>
                <w:delText>Thực thể. Là một đối tượng dữ liệu của hệ thống</w:delText>
              </w:r>
            </w:del>
          </w:p>
        </w:tc>
      </w:tr>
      <w:tr w:rsidR="00AD09BC" w:rsidRPr="00E74EDE" w:rsidDel="002C6507" w:rsidTr="002C6507">
        <w:trPr>
          <w:trHeight w:val="458"/>
          <w:del w:id="952" w:author="nmbinh" w:date="2010-07-06T20:01:00Z"/>
        </w:trPr>
        <w:tc>
          <w:tcPr>
            <w:tcW w:w="2251" w:type="dxa"/>
          </w:tcPr>
          <w:p w:rsidR="00AD09BC" w:rsidRPr="00E74EDE" w:rsidDel="002C6507" w:rsidRDefault="00AD09BC" w:rsidP="00E74EDE">
            <w:pPr>
              <w:keepNext/>
              <w:keepLines/>
              <w:spacing w:after="0"/>
              <w:ind w:firstLine="360"/>
              <w:jc w:val="both"/>
              <w:outlineLvl w:val="2"/>
              <w:rPr>
                <w:del w:id="953" w:author="nmbinh" w:date="2010-07-06T20:01:00Z"/>
                <w:rFonts w:ascii="Times New Roman" w:hAnsi="Times New Roman"/>
                <w:color w:val="000000"/>
                <w:sz w:val="26"/>
                <w:szCs w:val="26"/>
              </w:rPr>
            </w:pPr>
          </w:p>
        </w:tc>
        <w:tc>
          <w:tcPr>
            <w:tcW w:w="7355" w:type="dxa"/>
          </w:tcPr>
          <w:p w:rsidR="00AD09BC" w:rsidRPr="00E74EDE" w:rsidDel="002C6507" w:rsidRDefault="00AD09BC" w:rsidP="00E74EDE">
            <w:pPr>
              <w:spacing w:after="0"/>
              <w:ind w:firstLine="360"/>
              <w:jc w:val="both"/>
              <w:rPr>
                <w:del w:id="954" w:author="nmbinh" w:date="2010-07-06T20:01:00Z"/>
                <w:rFonts w:ascii="Times New Roman" w:hAnsi="Times New Roman"/>
                <w:color w:val="000000"/>
                <w:sz w:val="26"/>
                <w:szCs w:val="26"/>
              </w:rPr>
            </w:pPr>
            <w:del w:id="955" w:author="nmbinh" w:date="2010-07-06T20:00:00Z">
              <w:r w:rsidRPr="00E74EDE" w:rsidDel="002C6507">
                <w:rPr>
                  <w:rFonts w:ascii="Times New Roman" w:hAnsi="Times New Roman"/>
                  <w:color w:val="000000"/>
                  <w:sz w:val="26"/>
                  <w:szCs w:val="26"/>
                </w:rPr>
                <w:delText>Mối kết hợp giữa các thực thể</w:delText>
              </w:r>
            </w:del>
          </w:p>
        </w:tc>
      </w:tr>
      <w:tr w:rsidR="00AD09BC" w:rsidRPr="00E74EDE" w:rsidDel="002C6507" w:rsidTr="002C6507">
        <w:trPr>
          <w:trHeight w:val="503"/>
          <w:del w:id="956" w:author="nmbinh" w:date="2010-07-06T20:01:00Z"/>
        </w:trPr>
        <w:tc>
          <w:tcPr>
            <w:tcW w:w="2251" w:type="dxa"/>
          </w:tcPr>
          <w:p w:rsidR="00AD09BC" w:rsidRPr="00E74EDE" w:rsidDel="002C6507" w:rsidRDefault="00AD09BC" w:rsidP="00E74EDE">
            <w:pPr>
              <w:keepNext/>
              <w:keepLines/>
              <w:spacing w:after="0"/>
              <w:ind w:firstLine="360"/>
              <w:jc w:val="both"/>
              <w:outlineLvl w:val="2"/>
              <w:rPr>
                <w:del w:id="957" w:author="nmbinh" w:date="2010-07-06T20:01:00Z"/>
                <w:rFonts w:ascii="Times New Roman" w:hAnsi="Times New Roman"/>
                <w:color w:val="000000"/>
                <w:sz w:val="26"/>
                <w:szCs w:val="26"/>
              </w:rPr>
            </w:pPr>
          </w:p>
        </w:tc>
        <w:tc>
          <w:tcPr>
            <w:tcW w:w="7355" w:type="dxa"/>
          </w:tcPr>
          <w:p w:rsidR="00AD09BC" w:rsidRPr="00E74EDE" w:rsidDel="002C6507" w:rsidRDefault="00AD09BC" w:rsidP="00E74EDE">
            <w:pPr>
              <w:spacing w:after="0"/>
              <w:ind w:firstLine="360"/>
              <w:jc w:val="both"/>
              <w:rPr>
                <w:del w:id="958" w:author="nmbinh" w:date="2010-07-06T20:01:00Z"/>
                <w:rFonts w:ascii="Times New Roman" w:hAnsi="Times New Roman"/>
                <w:color w:val="000000"/>
                <w:sz w:val="26"/>
                <w:szCs w:val="26"/>
              </w:rPr>
            </w:pPr>
            <w:del w:id="959" w:author="nmbinh" w:date="2010-07-06T20:00:00Z">
              <w:r w:rsidRPr="00E74EDE" w:rsidDel="002C6507">
                <w:rPr>
                  <w:rFonts w:ascii="Times New Roman" w:hAnsi="Times New Roman"/>
                  <w:color w:val="000000"/>
                  <w:sz w:val="26"/>
                  <w:szCs w:val="26"/>
                </w:rPr>
                <w:delText>Thuộc tính</w:delText>
              </w:r>
            </w:del>
          </w:p>
        </w:tc>
      </w:tr>
      <w:tr w:rsidR="00AD09BC" w:rsidRPr="00E74EDE" w:rsidDel="002C6507" w:rsidTr="002C6507">
        <w:trPr>
          <w:trHeight w:val="548"/>
          <w:del w:id="960" w:author="nmbinh" w:date="2010-07-06T20:01:00Z"/>
        </w:trPr>
        <w:tc>
          <w:tcPr>
            <w:tcW w:w="2251" w:type="dxa"/>
          </w:tcPr>
          <w:p w:rsidR="00AD09BC" w:rsidRPr="00E74EDE" w:rsidDel="002C6507" w:rsidRDefault="00AD09BC" w:rsidP="00E74EDE">
            <w:pPr>
              <w:keepNext/>
              <w:keepLines/>
              <w:spacing w:after="0"/>
              <w:ind w:firstLine="360"/>
              <w:jc w:val="both"/>
              <w:outlineLvl w:val="2"/>
              <w:rPr>
                <w:del w:id="961" w:author="nmbinh" w:date="2010-07-06T20:01:00Z"/>
                <w:rFonts w:ascii="Times New Roman" w:hAnsi="Times New Roman"/>
                <w:color w:val="000000"/>
                <w:sz w:val="26"/>
                <w:szCs w:val="26"/>
              </w:rPr>
            </w:pPr>
          </w:p>
        </w:tc>
        <w:tc>
          <w:tcPr>
            <w:tcW w:w="7355" w:type="dxa"/>
          </w:tcPr>
          <w:p w:rsidR="00AD09BC" w:rsidRPr="00E74EDE" w:rsidDel="002C6507" w:rsidRDefault="00AD09BC" w:rsidP="00E74EDE">
            <w:pPr>
              <w:spacing w:after="0"/>
              <w:ind w:firstLine="360"/>
              <w:jc w:val="both"/>
              <w:rPr>
                <w:del w:id="962" w:author="nmbinh" w:date="2010-07-06T20:01:00Z"/>
                <w:rFonts w:ascii="Times New Roman" w:hAnsi="Times New Roman"/>
                <w:color w:val="000000"/>
                <w:sz w:val="26"/>
                <w:szCs w:val="26"/>
              </w:rPr>
            </w:pPr>
            <w:del w:id="963" w:author="nmbinh" w:date="2010-07-06T20:00:00Z">
              <w:r w:rsidRPr="00E74EDE" w:rsidDel="002C6507">
                <w:rPr>
                  <w:rFonts w:ascii="Times New Roman" w:hAnsi="Times New Roman"/>
                  <w:color w:val="000000"/>
                  <w:sz w:val="26"/>
                  <w:szCs w:val="26"/>
                </w:rPr>
                <w:delText>Thuộc tính khóa</w:delText>
              </w:r>
            </w:del>
          </w:p>
        </w:tc>
      </w:tr>
      <w:tr w:rsidR="00AD09BC" w:rsidRPr="00E74EDE" w:rsidDel="002C6507" w:rsidTr="002C6507">
        <w:trPr>
          <w:trHeight w:val="2541"/>
          <w:del w:id="964" w:author="nmbinh" w:date="2010-07-06T20:01:00Z"/>
        </w:trPr>
        <w:tc>
          <w:tcPr>
            <w:tcW w:w="2251" w:type="dxa"/>
          </w:tcPr>
          <w:p w:rsidR="00AD09BC" w:rsidRPr="00E74EDE" w:rsidDel="002C6507" w:rsidRDefault="00AD09BC" w:rsidP="00E74EDE">
            <w:pPr>
              <w:keepNext/>
              <w:keepLines/>
              <w:spacing w:after="0"/>
              <w:ind w:firstLine="360"/>
              <w:jc w:val="both"/>
              <w:outlineLvl w:val="2"/>
              <w:rPr>
                <w:del w:id="965" w:author="nmbinh" w:date="2010-07-06T20:01:00Z"/>
                <w:rFonts w:ascii="Times New Roman" w:hAnsi="Times New Roman"/>
                <w:color w:val="000000"/>
                <w:sz w:val="26"/>
                <w:szCs w:val="26"/>
              </w:rPr>
            </w:pPr>
          </w:p>
        </w:tc>
        <w:tc>
          <w:tcPr>
            <w:tcW w:w="7355" w:type="dxa"/>
          </w:tcPr>
          <w:p w:rsidR="00AD09BC" w:rsidRPr="00E74EDE" w:rsidDel="002C6507" w:rsidRDefault="00AD09BC" w:rsidP="00E74EDE">
            <w:pPr>
              <w:spacing w:after="0"/>
              <w:ind w:firstLine="360"/>
              <w:jc w:val="both"/>
              <w:rPr>
                <w:del w:id="966" w:author="nmbinh" w:date="2010-07-06T20:01:00Z"/>
                <w:rFonts w:ascii="Times New Roman" w:hAnsi="Times New Roman"/>
                <w:color w:val="000000"/>
                <w:sz w:val="26"/>
                <w:szCs w:val="26"/>
              </w:rPr>
            </w:pPr>
            <w:del w:id="967" w:author="nmbinh" w:date="2010-07-06T20:00:00Z">
              <w:r w:rsidRPr="00E74EDE" w:rsidDel="002C6507">
                <w:rPr>
                  <w:rFonts w:ascii="Times New Roman" w:hAnsi="Times New Roman"/>
                  <w:color w:val="000000"/>
                  <w:sz w:val="26"/>
                  <w:szCs w:val="26"/>
                </w:rPr>
                <w:delText>Khóa của thực thể A là tập hợp bao gồm x và y. Trong đó x,y lần lượt là thuộc tính khóa của B và C.</w:delText>
              </w:r>
            </w:del>
          </w:p>
        </w:tc>
      </w:tr>
    </w:tbl>
    <w:p w:rsidR="00AD09BC" w:rsidRPr="00C900E0" w:rsidDel="002C6507" w:rsidRDefault="00AD09BC" w:rsidP="00784A8E">
      <w:pPr>
        <w:ind w:firstLine="360"/>
        <w:jc w:val="both"/>
        <w:rPr>
          <w:del w:id="968" w:author="nmbinh" w:date="2010-07-06T20:01:00Z"/>
          <w:rFonts w:ascii="Times New Roman" w:hAnsi="Times New Roman"/>
          <w:color w:val="000000"/>
          <w:sz w:val="26"/>
          <w:szCs w:val="26"/>
        </w:rPr>
      </w:pP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Thành phần nhân viên thuộc bộ phận tổ chức thi của </w:t>
      </w:r>
      <w:r>
        <w:rPr>
          <w:rFonts w:ascii="Times New Roman" w:hAnsi="Times New Roman"/>
          <w:color w:val="000000"/>
          <w:sz w:val="26"/>
          <w:szCs w:val="26"/>
          <w:lang w:val="en-US"/>
        </w:rPr>
        <w:t xml:space="preserve">một đơn vị đào tạo chứng chỉ quốc gia thông thường </w:t>
      </w:r>
      <w:r w:rsidRPr="003D22F6">
        <w:rPr>
          <w:rFonts w:ascii="Times New Roman" w:hAnsi="Times New Roman"/>
          <w:color w:val="000000"/>
          <w:sz w:val="26"/>
          <w:szCs w:val="26"/>
        </w:rPr>
        <w:t>bao gồm hai loại nhân viên</w:t>
      </w:r>
      <w:r>
        <w:rPr>
          <w:rFonts w:ascii="Times New Roman" w:hAnsi="Times New Roman"/>
          <w:color w:val="000000"/>
          <w:sz w:val="26"/>
          <w:szCs w:val="26"/>
          <w:lang w:val="en-US"/>
        </w:rPr>
        <w:t xml:space="preserve"> cơ bản</w:t>
      </w:r>
      <w:r w:rsidRPr="003D22F6">
        <w:rPr>
          <w:rFonts w:ascii="Times New Roman" w:hAnsi="Times New Roman"/>
          <w:color w:val="000000"/>
          <w:sz w:val="26"/>
          <w:szCs w:val="26"/>
        </w:rPr>
        <w:t xml:space="preserve">,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w:t>
      </w:r>
      <w:r>
        <w:rPr>
          <w:rStyle w:val="FootnoteReference"/>
          <w:rFonts w:ascii="Times New Roman" w:hAnsi="Times New Roman"/>
          <w:color w:val="000000"/>
          <w:sz w:val="26"/>
          <w:szCs w:val="26"/>
        </w:rPr>
        <w:footnoteReference w:id="10"/>
      </w:r>
      <w:r w:rsidRPr="003D22F6">
        <w:rPr>
          <w:rFonts w:ascii="Times New Roman" w:hAnsi="Times New Roman"/>
          <w:color w:val="000000"/>
          <w:sz w:val="26"/>
          <w:szCs w:val="26"/>
        </w:rPr>
        <w:t xml:space="preserve">. </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Tiến độ</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AD09BC" w:rsidRPr="00EC4CD8"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Dưới đây sẽ liệt kê thông tin chi tiết các thuộc tính của từng thực thể bao gồm tên gọi, miền giá trị, ý nghĩa,...</w:t>
      </w:r>
    </w:p>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69" w:name="_Toc262558540"/>
      <w:bookmarkStart w:id="970" w:name="_Toc263796584"/>
      <w:bookmarkStart w:id="971" w:name="_Toc266204082"/>
      <w:r w:rsidRPr="003D22F6">
        <w:rPr>
          <w:rFonts w:ascii="Times New Roman" w:hAnsi="Times New Roman"/>
          <w:b/>
          <w:color w:val="000000"/>
          <w:sz w:val="26"/>
          <w:szCs w:val="26"/>
        </w:rPr>
        <w:t>Nhân viên</w:t>
      </w:r>
      <w:bookmarkEnd w:id="969"/>
      <w:bookmarkEnd w:id="970"/>
      <w:bookmarkEnd w:id="971"/>
    </w:p>
    <w:tbl>
      <w:tblPr>
        <w:tblpPr w:leftFromText="180" w:rightFromText="180" w:vertAnchor="text" w:horzAnchor="margin" w:tblpXSpec="right" w:tblpY="124"/>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413"/>
        <w:gridCol w:w="1350"/>
        <w:gridCol w:w="1170"/>
        <w:gridCol w:w="1260"/>
        <w:gridCol w:w="3150"/>
      </w:tblGrid>
      <w:tr w:rsidR="00AD09BC" w:rsidRPr="00E74EDE" w:rsidTr="002A19DB">
        <w:trPr>
          <w:trHeight w:val="509"/>
        </w:trPr>
        <w:tc>
          <w:tcPr>
            <w:tcW w:w="675" w:type="dxa"/>
            <w:shd w:val="clear" w:color="auto" w:fill="C2D69B"/>
            <w:vAlign w:val="center"/>
          </w:tcPr>
          <w:p w:rsidR="00AD09BC" w:rsidRDefault="00AD09BC" w:rsidP="00D26559">
            <w:pPr>
              <w:pStyle w:val="ListParagraph"/>
              <w:spacing w:after="0"/>
              <w:ind w:left="-118"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41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7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60" w:type="dxa"/>
            <w:shd w:val="clear" w:color="auto" w:fill="C2D69B"/>
            <w:vAlign w:val="center"/>
          </w:tcPr>
          <w:p w:rsidR="00AD09BC" w:rsidRPr="00E74EDE" w:rsidRDefault="00AD09BC"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150"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AD09BC" w:rsidRPr="00E74EDE" w:rsidTr="002A19DB">
        <w:trPr>
          <w:trHeight w:val="301"/>
        </w:trPr>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41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7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60" w:type="dxa"/>
          </w:tcPr>
          <w:p w:rsidR="00AD09BC" w:rsidRPr="00E74EDE" w:rsidRDefault="00AD09BC"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15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AD09BC" w:rsidRPr="00C900E0" w:rsidRDefault="00AD09BC" w:rsidP="00784A8E">
      <w:pPr>
        <w:pStyle w:val="ListParagraph"/>
        <w:ind w:left="1530" w:firstLine="360"/>
        <w:jc w:val="both"/>
        <w:outlineLvl w:val="3"/>
        <w:rPr>
          <w:rFonts w:ascii="Times New Roman" w:hAnsi="Times New Roman"/>
          <w:color w:val="000000"/>
          <w:sz w:val="26"/>
          <w:szCs w:val="26"/>
        </w:rPr>
      </w:pPr>
    </w:p>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AD09BC" w:rsidRPr="00E74EDE" w:rsidTr="00E74EDE">
        <w:trPr>
          <w:trHeight w:val="509"/>
        </w:trPr>
        <w:tc>
          <w:tcPr>
            <w:tcW w:w="615" w:type="dxa"/>
            <w:shd w:val="clear" w:color="auto" w:fill="C2D69B"/>
            <w:vAlign w:val="center"/>
          </w:tcPr>
          <w:p w:rsidR="00AD09BC" w:rsidRPr="00E74EDE" w:rsidRDefault="00AD09BC"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AD09BC" w:rsidRPr="00E74EDE" w:rsidRDefault="00AD09BC"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AD09BC" w:rsidRPr="00E74EDE" w:rsidTr="00E74EDE">
        <w:trPr>
          <w:trHeight w:val="301"/>
        </w:trPr>
        <w:tc>
          <w:tcPr>
            <w:tcW w:w="615"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AD09BC" w:rsidRPr="00C900E0" w:rsidRDefault="00AD09BC" w:rsidP="008F4D63">
      <w:pPr>
        <w:pStyle w:val="ListParagraph"/>
        <w:numPr>
          <w:ilvl w:val="2"/>
          <w:numId w:val="16"/>
        </w:numPr>
        <w:ind w:left="284" w:firstLine="0"/>
        <w:jc w:val="both"/>
        <w:outlineLvl w:val="3"/>
        <w:rPr>
          <w:rFonts w:ascii="Times New Roman" w:hAnsi="Times New Roman"/>
          <w:b/>
          <w:color w:val="000000"/>
          <w:sz w:val="26"/>
          <w:szCs w:val="26"/>
        </w:rPr>
      </w:pPr>
      <w:bookmarkStart w:id="972" w:name="_Toc262558541"/>
      <w:bookmarkStart w:id="973" w:name="_Toc263796585"/>
      <w:bookmarkStart w:id="974" w:name="_Toc266204083"/>
      <w:r w:rsidRPr="003D22F6">
        <w:rPr>
          <w:rFonts w:ascii="Times New Roman" w:hAnsi="Times New Roman"/>
          <w:b/>
          <w:color w:val="000000"/>
          <w:sz w:val="26"/>
          <w:szCs w:val="26"/>
        </w:rPr>
        <w:t>Công việc</w:t>
      </w:r>
      <w:bookmarkEnd w:id="972"/>
      <w:bookmarkEnd w:id="973"/>
      <w:bookmarkEnd w:id="974"/>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AD09BC" w:rsidRPr="00E74EDE" w:rsidRDefault="00AD09BC"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AD09BC" w:rsidRPr="00E74EDE" w:rsidRDefault="00AD09BC"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AD09BC" w:rsidRPr="00E74EDE" w:rsidRDefault="00AD09BC"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Ngày </w:t>
            </w:r>
            <w:r w:rsidRPr="00E74EDE">
              <w:rPr>
                <w:rFonts w:ascii="Times New Roman" w:hAnsi="Times New Roman"/>
                <w:color w:val="000000"/>
                <w:sz w:val="26"/>
                <w:szCs w:val="26"/>
              </w:rPr>
              <w:lastRenderedPageBreak/>
              <w:t>tháng</w:t>
            </w:r>
          </w:p>
        </w:tc>
        <w:tc>
          <w:tcPr>
            <w:tcW w:w="1134" w:type="dxa"/>
          </w:tcPr>
          <w:p w:rsidR="00AD09BC" w:rsidRPr="00E74EDE" w:rsidRDefault="00AD09BC"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Ngày mà sự phân </w:t>
            </w:r>
            <w:r w:rsidRPr="00E74EDE">
              <w:rPr>
                <w:rFonts w:ascii="Times New Roman" w:hAnsi="Times New Roman"/>
                <w:color w:val="000000"/>
                <w:sz w:val="26"/>
                <w:szCs w:val="26"/>
              </w:rPr>
              <w:lastRenderedPageBreak/>
              <w:t>công tương ứng hết hiệu lực.</w:t>
            </w:r>
          </w:p>
        </w:tc>
      </w:tr>
    </w:tbl>
    <w:p w:rsidR="00AD09BC" w:rsidRPr="00C900E0" w:rsidRDefault="00AD09BC"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AD09BC" w:rsidRPr="00E74EDE" w:rsidRDefault="00AD09BC"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AD09BC" w:rsidRPr="00E74EDE" w:rsidRDefault="00AD09BC"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AD09BC" w:rsidRPr="00E74EDE" w:rsidRDefault="00AD09BC"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AD09BC" w:rsidRPr="00E74EDE" w:rsidTr="00E74EDE">
        <w:tc>
          <w:tcPr>
            <w:tcW w:w="675" w:type="dxa"/>
            <w:vAlign w:val="center"/>
          </w:tcPr>
          <w:p w:rsidR="00AD09BC" w:rsidRPr="00E74EDE" w:rsidRDefault="00AD09BC"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AD09BC" w:rsidRPr="00C900E0" w:rsidRDefault="00AD09BC"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AD09BC" w:rsidRPr="00E74EDE" w:rsidTr="00E74EDE">
        <w:tc>
          <w:tcPr>
            <w:tcW w:w="675" w:type="dxa"/>
            <w:shd w:val="clear" w:color="auto" w:fill="C2D69B"/>
            <w:vAlign w:val="center"/>
          </w:tcPr>
          <w:p w:rsidR="00AD09BC" w:rsidRPr="00E74EDE" w:rsidRDefault="00AD09BC"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AD09BC" w:rsidRPr="00E74EDE" w:rsidRDefault="00AD09BC"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AD09BC" w:rsidRPr="00E74EDE" w:rsidRDefault="00AD09BC"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AD09BC" w:rsidRPr="00E74EDE" w:rsidTr="00E74EDE">
        <w:tc>
          <w:tcPr>
            <w:tcW w:w="675" w:type="dxa"/>
          </w:tcPr>
          <w:p w:rsidR="00AD09BC" w:rsidRPr="00E74EDE" w:rsidRDefault="00AD09BC"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AD09BC" w:rsidRPr="00E74EDE" w:rsidRDefault="00AD09BC"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AD09BC" w:rsidRPr="00E74EDE" w:rsidRDefault="00AD09BC"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AD09BC" w:rsidRPr="00223626" w:rsidRDefault="00AD09BC"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AD09BC"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AD09BC" w:rsidRDefault="00AD09BC" w:rsidP="00784A8E">
      <w:pPr>
        <w:pStyle w:val="ListParagraph"/>
        <w:ind w:left="0" w:firstLine="270"/>
        <w:jc w:val="both"/>
        <w:rPr>
          <w:rFonts w:ascii="Times New Roman" w:hAnsi="Times New Roman"/>
          <w:color w:val="000000"/>
          <w:sz w:val="26"/>
          <w:szCs w:val="26"/>
          <w:lang w:val="en-US"/>
        </w:rPr>
      </w:pPr>
    </w:p>
    <w:p w:rsidR="00AD09BC" w:rsidRPr="00223626" w:rsidRDefault="00AD09BC" w:rsidP="00784A8E">
      <w:pPr>
        <w:pStyle w:val="ListParagraph"/>
        <w:ind w:left="0" w:firstLine="270"/>
        <w:jc w:val="both"/>
        <w:rPr>
          <w:rFonts w:ascii="Times New Roman" w:hAnsi="Times New Roman"/>
          <w:color w:val="000000"/>
          <w:sz w:val="26"/>
          <w:szCs w:val="26"/>
          <w:lang w:val="en-US"/>
        </w:rPr>
      </w:pP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75" w:name="_Toc262558548"/>
      <w:bookmarkStart w:id="976" w:name="_Toc263796586"/>
      <w:bookmarkStart w:id="977" w:name="_Toc266204084"/>
      <w:r w:rsidRPr="003D22F6">
        <w:rPr>
          <w:rFonts w:ascii="Times New Roman" w:hAnsi="Times New Roman"/>
          <w:b/>
          <w:color w:val="000000"/>
          <w:sz w:val="26"/>
          <w:szCs w:val="26"/>
        </w:rPr>
        <w:t>Tổng quan</w:t>
      </w:r>
      <w:bookmarkEnd w:id="975"/>
      <w:bookmarkEnd w:id="976"/>
      <w:bookmarkEnd w:id="977"/>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Ở mức tổng quát, hệ thống có 7 cụm xử lý chính (Hình vẽ H4.a.), cung cấp 7 chức năng chính của</w:t>
      </w:r>
      <w:r>
        <w:rPr>
          <w:rFonts w:ascii="Times New Roman" w:hAnsi="Times New Roman"/>
          <w:color w:val="000000"/>
          <w:sz w:val="26"/>
          <w:szCs w:val="26"/>
          <w:lang w:val="en-US"/>
        </w:rPr>
        <w:t xml:space="preserve"> một</w:t>
      </w:r>
      <w:r w:rsidRPr="003D22F6">
        <w:rPr>
          <w:rFonts w:ascii="Times New Roman" w:hAnsi="Times New Roman"/>
          <w:color w:val="000000"/>
          <w:sz w:val="26"/>
          <w:szCs w:val="26"/>
        </w:rPr>
        <w:t xml:space="preserve"> hệ thống</w:t>
      </w:r>
      <w:r>
        <w:rPr>
          <w:rFonts w:ascii="Times New Roman" w:hAnsi="Times New Roman"/>
          <w:color w:val="000000"/>
          <w:sz w:val="26"/>
          <w:szCs w:val="26"/>
          <w:lang w:val="en-US"/>
        </w:rPr>
        <w:t xml:space="preserve"> quản lý luồng công việc thi, cấp chứng chỉ và in văn bằng nói chung</w:t>
      </w:r>
      <w:r w:rsidRPr="003D22F6">
        <w:rPr>
          <w:rFonts w:ascii="Times New Roman" w:hAnsi="Times New Roman"/>
          <w:color w:val="000000"/>
          <w:sz w:val="26"/>
          <w:szCs w:val="26"/>
        </w:rPr>
        <w:t>. Đó là các xử lý sau:</w:t>
      </w:r>
    </w:p>
    <w:p w:rsidR="00AD09BC" w:rsidRDefault="003A3888" w:rsidP="00D26559">
      <w:pPr>
        <w:pStyle w:val="ListParagraph"/>
        <w:keepNext/>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5154930" cy="3657600"/>
            <wp:effectExtent l="19050" t="0" r="7620" b="0"/>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5154930" cy="3657600"/>
                    </a:xfrm>
                    <a:prstGeom prst="rect">
                      <a:avLst/>
                    </a:prstGeom>
                    <a:noFill/>
                    <a:ln w="9525">
                      <a:noFill/>
                      <a:miter lim="800000"/>
                      <a:headEnd/>
                      <a:tailEnd/>
                    </a:ln>
                  </pic:spPr>
                </pic:pic>
              </a:graphicData>
            </a:graphic>
          </wp:inline>
        </w:drawing>
      </w:r>
    </w:p>
    <w:p w:rsidR="00AD09BC" w:rsidRPr="009A79DA" w:rsidRDefault="00AD09BC"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w:t>
      </w:r>
      <w:ins w:id="978" w:author="nmbinh" w:date="2010-07-06T20:01:00Z">
        <w:r w:rsidR="000374F0">
          <w:rPr>
            <w:rFonts w:ascii="Times New Roman" w:hAnsi="Times New Roman"/>
            <w:color w:val="1F497D"/>
            <w:sz w:val="26"/>
            <w:szCs w:val="26"/>
          </w:rPr>
          <w:t>9</w:t>
        </w:r>
      </w:ins>
      <w:del w:id="979" w:author="nmbinh" w:date="2010-07-06T20:01:00Z">
        <w:r w:rsidRPr="009A79DA" w:rsidDel="000374F0">
          <w:rPr>
            <w:rFonts w:ascii="Times New Roman" w:hAnsi="Times New Roman"/>
            <w:color w:val="1F497D"/>
            <w:sz w:val="26"/>
            <w:szCs w:val="26"/>
            <w:lang w:val="vi-VN"/>
          </w:rPr>
          <w:delText>4.a</w:delText>
        </w:r>
      </w:del>
      <w:r w:rsidRPr="009A79DA">
        <w:rPr>
          <w:rFonts w:ascii="Times New Roman" w:hAnsi="Times New Roman"/>
          <w:color w:val="1F497D"/>
          <w:sz w:val="26"/>
          <w:szCs w:val="26"/>
          <w:lang w:val="vi-VN"/>
        </w:rPr>
        <w:t>. Mô hình xử lý tổng quát</w:t>
      </w:r>
    </w:p>
    <w:p w:rsidR="00AD09BC" w:rsidRPr="00C900E0" w:rsidRDefault="00AD09BC"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AD09BC" w:rsidRPr="00E74EDE" w:rsidTr="00E74EDE">
        <w:tc>
          <w:tcPr>
            <w:tcW w:w="567" w:type="dxa"/>
            <w:shd w:val="clear" w:color="auto" w:fill="D6E3BC"/>
          </w:tcPr>
          <w:p w:rsidR="00AD09BC" w:rsidRPr="00E74EDE" w:rsidRDefault="00AD09BC"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AD09BC" w:rsidRPr="00E74EDE" w:rsidRDefault="00AD09BC"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r>
              <w:rPr>
                <w:rFonts w:ascii="Times New Roman" w:hAnsi="Times New Roman"/>
                <w:color w:val="000000"/>
                <w:sz w:val="26"/>
                <w:szCs w:val="26"/>
                <w:lang w:val="en-US"/>
              </w:rPr>
              <w:t xml:space="preserve"> </w:t>
            </w:r>
            <w:r w:rsidRPr="00E74EDE">
              <w:rPr>
                <w:rFonts w:ascii="Times New Roman" w:hAnsi="Times New Roman"/>
                <w:color w:val="000000"/>
                <w:sz w:val="26"/>
                <w:szCs w:val="26"/>
              </w:rPr>
              <w:t>nhân viên</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lastRenderedPageBreak/>
              <w:t>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AD09BC" w:rsidRPr="00E74EDE" w:rsidRDefault="00AD09BC"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AD09BC" w:rsidRPr="002A19DB" w:rsidRDefault="00AD09BC" w:rsidP="002A19DB">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Yêu cầu tạo </w:t>
            </w:r>
            <w:r>
              <w:rPr>
                <w:rFonts w:ascii="Times New Roman" w:hAnsi="Times New Roman"/>
                <w:color w:val="000000"/>
                <w:sz w:val="26"/>
                <w:szCs w:val="26"/>
                <w:lang w:val="en-US"/>
              </w:rPr>
              <w:t>thể hiện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r>
              <w:rPr>
                <w:rFonts w:ascii="Times New Roman" w:hAnsi="Times New Roman"/>
                <w:color w:val="000000"/>
                <w:sz w:val="26"/>
                <w:szCs w:val="26"/>
                <w:lang w:val="en-US"/>
              </w:rPr>
              <w:t>ô</w:t>
            </w:r>
            <w:r w:rsidRPr="00E74EDE">
              <w:rPr>
                <w:rFonts w:ascii="Times New Roman" w:hAnsi="Times New Roman"/>
                <w:color w:val="000000"/>
                <w:sz w:val="26"/>
                <w:szCs w:val="26"/>
              </w:rPr>
              <w:t>ng báo</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AD09BC" w:rsidRPr="00E74EDE" w:rsidTr="00E74EDE">
        <w:tc>
          <w:tcPr>
            <w:tcW w:w="567" w:type="dxa"/>
          </w:tcPr>
          <w:p w:rsidR="00AD09BC" w:rsidRPr="00E74EDE" w:rsidRDefault="00AD09BC"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567" w:type="dxa"/>
          </w:tcPr>
          <w:p w:rsidR="00AD09BC" w:rsidRPr="00E74EDE" w:rsidRDefault="00AD09BC"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AD09BC" w:rsidRPr="00E74EDE" w:rsidRDefault="00AD09BC"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80" w:name="_Toc262558549"/>
      <w:bookmarkStart w:id="981" w:name="_Toc263796587"/>
      <w:bookmarkStart w:id="982" w:name="_Toc266204085"/>
      <w:r w:rsidRPr="003D22F6">
        <w:rPr>
          <w:rFonts w:ascii="Times New Roman" w:hAnsi="Times New Roman"/>
          <w:b/>
          <w:color w:val="000000"/>
          <w:sz w:val="26"/>
          <w:szCs w:val="26"/>
        </w:rPr>
        <w:t>Quản lý nhân viên</w:t>
      </w:r>
      <w:bookmarkEnd w:id="980"/>
      <w:bookmarkEnd w:id="981"/>
      <w:bookmarkEnd w:id="982"/>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000000" w:rsidRDefault="003A3888">
      <w:pPr>
        <w:pStyle w:val="ListParagraph"/>
        <w:keepNext/>
        <w:ind w:left="0"/>
        <w:jc w:val="both"/>
        <w:rPr>
          <w:ins w:id="983" w:author="nmbinh" w:date="2010-07-06T20:01:00Z"/>
        </w:rPr>
        <w:pPrChange w:id="984" w:author="nmbinh" w:date="2010-07-06T20:01:00Z">
          <w:pPr>
            <w:pStyle w:val="ListParagraph"/>
            <w:ind w:left="0"/>
            <w:jc w:val="both"/>
          </w:pPr>
        </w:pPrChange>
      </w:pPr>
      <w:r>
        <w:rPr>
          <w:rFonts w:ascii="Times New Roman" w:hAnsi="Times New Roman"/>
          <w:color w:val="000000"/>
          <w:sz w:val="26"/>
          <w:szCs w:val="26"/>
          <w:lang w:val="en-US"/>
        </w:rPr>
        <w:lastRenderedPageBreak/>
        <w:drawing>
          <wp:inline distT="0" distB="0" distL="0" distR="0">
            <wp:extent cx="5267960" cy="2298065"/>
            <wp:effectExtent l="19050" t="0" r="889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5267960" cy="2298065"/>
                    </a:xfrm>
                    <a:prstGeom prst="rect">
                      <a:avLst/>
                    </a:prstGeom>
                    <a:noFill/>
                    <a:ln w="9525">
                      <a:noFill/>
                      <a:miter lim="800000"/>
                      <a:headEnd/>
                      <a:tailEnd/>
                    </a:ln>
                  </pic:spPr>
                </pic:pic>
              </a:graphicData>
            </a:graphic>
          </wp:inline>
        </w:drawing>
      </w:r>
    </w:p>
    <w:p w:rsidR="00000000" w:rsidRDefault="005A3D8F">
      <w:pPr>
        <w:pStyle w:val="Caption"/>
        <w:jc w:val="center"/>
        <w:rPr>
          <w:rFonts w:ascii="Times New Roman" w:hAnsi="Times New Roman"/>
          <w:color w:val="000000"/>
          <w:sz w:val="26"/>
          <w:szCs w:val="26"/>
        </w:rPr>
        <w:pPrChange w:id="985" w:author="nmbinh" w:date="2010-07-06T20:01:00Z">
          <w:pPr>
            <w:pStyle w:val="ListParagraph"/>
            <w:ind w:left="0"/>
            <w:jc w:val="both"/>
          </w:pPr>
        </w:pPrChange>
      </w:pPr>
      <w:ins w:id="986" w:author="nmbinh" w:date="2010-07-06T20:01:00Z">
        <w:r>
          <w:t>H9. Mô hình x</w:t>
        </w:r>
        <w:r>
          <w:rPr>
            <w:rFonts w:ascii="Times New Roman" w:hAnsi="Times New Roman"/>
            <w:lang w:val="vi-VN"/>
          </w:rPr>
          <w:t>ử l</w:t>
        </w:r>
        <w:r>
          <w:rPr>
            <w:rFonts w:ascii="Times New Roman" w:hAnsi="Times New Roman"/>
          </w:rPr>
          <w:t>ý Quản lý nhân viên</w:t>
        </w:r>
      </w:ins>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AD09BC" w:rsidRPr="00E74EDE" w:rsidTr="00E74EDE">
        <w:tc>
          <w:tcPr>
            <w:tcW w:w="764"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AD09BC" w:rsidRPr="00E74EDE" w:rsidRDefault="00AD09BC"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AD09BC" w:rsidRPr="00E74EDE" w:rsidTr="00E74EDE">
        <w:tc>
          <w:tcPr>
            <w:tcW w:w="764"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AD09BC" w:rsidRPr="00E74EDE" w:rsidRDefault="00AD09BC"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AD09BC" w:rsidRPr="00E74EDE" w:rsidRDefault="00AD09BC"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87" w:name="_Toc262558550"/>
      <w:bookmarkStart w:id="988" w:name="_Toc263796588"/>
      <w:bookmarkStart w:id="989" w:name="_Toc266204086"/>
      <w:r w:rsidRPr="003D22F6">
        <w:rPr>
          <w:rFonts w:ascii="Times New Roman" w:hAnsi="Times New Roman"/>
          <w:b/>
          <w:color w:val="000000"/>
          <w:sz w:val="26"/>
          <w:szCs w:val="26"/>
        </w:rPr>
        <w:t>Quản lý quy trình</w:t>
      </w:r>
      <w:bookmarkEnd w:id="987"/>
      <w:bookmarkEnd w:id="988"/>
      <w:bookmarkEnd w:id="989"/>
    </w:p>
    <w:p w:rsidR="00000000" w:rsidRDefault="003A3888">
      <w:pPr>
        <w:pStyle w:val="ListParagraph"/>
        <w:keepNext/>
        <w:ind w:left="90" w:firstLine="360"/>
        <w:jc w:val="both"/>
        <w:rPr>
          <w:ins w:id="990" w:author="nmbinh" w:date="2010-07-06T20:02:00Z"/>
        </w:rPr>
        <w:pPrChange w:id="991" w:author="nmbinh" w:date="2010-07-06T20:02:00Z">
          <w:pPr>
            <w:pStyle w:val="ListParagraph"/>
            <w:ind w:left="90" w:firstLine="360"/>
            <w:jc w:val="both"/>
          </w:pPr>
        </w:pPrChange>
      </w:pPr>
      <w:r>
        <w:rPr>
          <w:rFonts w:ascii="Times New Roman" w:hAnsi="Times New Roman"/>
          <w:color w:val="000000"/>
          <w:sz w:val="26"/>
          <w:szCs w:val="26"/>
          <w:lang w:val="en-US"/>
        </w:rPr>
        <w:drawing>
          <wp:inline distT="0" distB="0" distL="0" distR="0">
            <wp:extent cx="4887595" cy="2362835"/>
            <wp:effectExtent l="19050" t="0" r="8255" b="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4887595" cy="2362835"/>
                    </a:xfrm>
                    <a:prstGeom prst="rect">
                      <a:avLst/>
                    </a:prstGeom>
                    <a:noFill/>
                    <a:ln w="9525">
                      <a:noFill/>
                      <a:miter lim="800000"/>
                      <a:headEnd/>
                      <a:tailEnd/>
                    </a:ln>
                  </pic:spPr>
                </pic:pic>
              </a:graphicData>
            </a:graphic>
          </wp:inline>
        </w:drawing>
      </w:r>
    </w:p>
    <w:p w:rsidR="00000000" w:rsidRDefault="00AE4A87">
      <w:pPr>
        <w:pStyle w:val="Caption"/>
        <w:jc w:val="center"/>
        <w:rPr>
          <w:rFonts w:ascii="Times New Roman" w:hAnsi="Times New Roman"/>
          <w:color w:val="000000"/>
          <w:sz w:val="26"/>
          <w:szCs w:val="26"/>
        </w:rPr>
        <w:pPrChange w:id="992" w:author="nmbinh" w:date="2010-07-06T20:02:00Z">
          <w:pPr>
            <w:pStyle w:val="ListParagraph"/>
            <w:ind w:left="90" w:firstLine="360"/>
            <w:jc w:val="both"/>
          </w:pPr>
        </w:pPrChange>
      </w:pPr>
      <w:ins w:id="993" w:author="nmbinh" w:date="2010-07-06T20:02:00Z">
        <w:r>
          <w:t>H10. Mô hình x</w:t>
        </w:r>
        <w:r>
          <w:rPr>
            <w:rFonts w:ascii="Times New Roman" w:hAnsi="Times New Roman"/>
            <w:lang w:val="vi-VN"/>
          </w:rPr>
          <w:t>ử lý Q</w:t>
        </w:r>
        <w:r>
          <w:rPr>
            <w:rFonts w:ascii="Times New Roman" w:hAnsi="Times New Roman"/>
          </w:rPr>
          <w:t>uản lý quy trình</w:t>
        </w:r>
      </w:ins>
    </w:p>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994" w:name="_Toc262558551"/>
      <w:bookmarkStart w:id="995" w:name="_Toc263796589"/>
      <w:bookmarkStart w:id="996" w:name="_Toc266204087"/>
      <w:r w:rsidRPr="003D22F6">
        <w:rPr>
          <w:rFonts w:ascii="Times New Roman" w:hAnsi="Times New Roman"/>
          <w:b/>
          <w:color w:val="000000"/>
          <w:sz w:val="26"/>
          <w:szCs w:val="26"/>
        </w:rPr>
        <w:t>Thống kê</w:t>
      </w:r>
      <w:bookmarkEnd w:id="994"/>
      <w:bookmarkEnd w:id="995"/>
      <w:bookmarkEnd w:id="996"/>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Thống kê chi tiết </w:t>
      </w:r>
      <w:r>
        <w:rPr>
          <w:rFonts w:ascii="Times New Roman" w:hAnsi="Times New Roman"/>
          <w:color w:val="000000"/>
          <w:sz w:val="26"/>
          <w:szCs w:val="26"/>
          <w:lang w:val="en-US"/>
        </w:rPr>
        <w:t>một</w:t>
      </w:r>
      <w:r w:rsidRPr="00F22470">
        <w:rPr>
          <w:rFonts w:ascii="Times New Roman" w:hAnsi="Times New Roman"/>
          <w:color w:val="000000"/>
          <w:sz w:val="26"/>
          <w:szCs w:val="26"/>
        </w:rPr>
        <w:t xml:space="preserve"> đợt thi: thống kê ở cấp độ chi tiết các công việc trong từng đợt thi cụ thể. Những công việc đúng/sớm/trễ hạn, các thông tin ghi chú cho từng công việc (nếu có),…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000000" w:rsidRDefault="003A3888">
      <w:pPr>
        <w:pStyle w:val="ListParagraph"/>
        <w:keepNext/>
        <w:ind w:left="0"/>
        <w:jc w:val="both"/>
        <w:rPr>
          <w:ins w:id="997" w:author="nmbinh" w:date="2010-07-06T20:02:00Z"/>
        </w:rPr>
        <w:pPrChange w:id="998" w:author="nmbinh" w:date="2010-07-06T20:02:00Z">
          <w:pPr>
            <w:pStyle w:val="ListParagraph"/>
            <w:ind w:left="0"/>
            <w:jc w:val="both"/>
          </w:pPr>
        </w:pPrChange>
      </w:pPr>
      <w:r>
        <w:rPr>
          <w:rFonts w:ascii="Times New Roman" w:hAnsi="Times New Roman"/>
          <w:color w:val="000000"/>
          <w:sz w:val="26"/>
          <w:szCs w:val="26"/>
          <w:lang w:val="en-US"/>
        </w:rPr>
        <w:lastRenderedPageBreak/>
        <w:drawing>
          <wp:inline distT="0" distB="0" distL="0" distR="0">
            <wp:extent cx="4895850" cy="308292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895850" cy="3082925"/>
                    </a:xfrm>
                    <a:prstGeom prst="rect">
                      <a:avLst/>
                    </a:prstGeom>
                    <a:noFill/>
                    <a:ln w="9525">
                      <a:noFill/>
                      <a:miter lim="800000"/>
                      <a:headEnd/>
                      <a:tailEnd/>
                    </a:ln>
                  </pic:spPr>
                </pic:pic>
              </a:graphicData>
            </a:graphic>
          </wp:inline>
        </w:drawing>
      </w:r>
    </w:p>
    <w:p w:rsidR="00000000" w:rsidRDefault="009F7FDC">
      <w:pPr>
        <w:pStyle w:val="Caption"/>
        <w:jc w:val="center"/>
        <w:rPr>
          <w:rFonts w:ascii="Times New Roman" w:hAnsi="Times New Roman"/>
          <w:color w:val="000000"/>
          <w:sz w:val="26"/>
          <w:szCs w:val="26"/>
        </w:rPr>
        <w:pPrChange w:id="999" w:author="nmbinh" w:date="2010-07-06T20:02:00Z">
          <w:pPr>
            <w:pStyle w:val="ListParagraph"/>
            <w:ind w:left="0"/>
            <w:jc w:val="both"/>
          </w:pPr>
        </w:pPrChange>
      </w:pPr>
      <w:ins w:id="1000" w:author="nmbinh" w:date="2010-07-06T20:02:00Z">
        <w:r>
          <w:t>H11. Mô hình x</w:t>
        </w:r>
        <w:r>
          <w:rPr>
            <w:rFonts w:ascii="Times New Roman" w:hAnsi="Times New Roman"/>
            <w:lang w:val="vi-VN"/>
          </w:rPr>
          <w:t>ử lý</w:t>
        </w:r>
        <w:r>
          <w:rPr>
            <w:rFonts w:ascii="Times New Roman" w:hAnsi="Times New Roman"/>
          </w:rPr>
          <w:t xml:space="preserve"> Thống kê</w:t>
        </w:r>
      </w:ins>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AD09BC" w:rsidRPr="00E74EDE" w:rsidTr="00E74EDE">
        <w:tc>
          <w:tcPr>
            <w:tcW w:w="7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AD09BC" w:rsidRPr="00E74EDE" w:rsidRDefault="00AD09BC"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AD09BC" w:rsidRPr="00E74EDE" w:rsidRDefault="00AD09BC"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AD09BC" w:rsidRPr="00E74EDE" w:rsidTr="00E74EDE">
        <w:tc>
          <w:tcPr>
            <w:tcW w:w="7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AD09BC" w:rsidRPr="00E74EDE" w:rsidRDefault="00AD09BC"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AD09BC" w:rsidRPr="00C900E0" w:rsidRDefault="00AD09BC" w:rsidP="009A79DA">
      <w:pPr>
        <w:pStyle w:val="ListParagraph"/>
        <w:numPr>
          <w:ilvl w:val="2"/>
          <w:numId w:val="15"/>
        </w:numPr>
        <w:ind w:left="284" w:firstLine="0"/>
        <w:jc w:val="both"/>
        <w:outlineLvl w:val="2"/>
        <w:rPr>
          <w:rFonts w:ascii="Times New Roman" w:hAnsi="Times New Roman"/>
          <w:b/>
          <w:color w:val="000000"/>
          <w:sz w:val="26"/>
          <w:szCs w:val="26"/>
        </w:rPr>
      </w:pPr>
      <w:bookmarkStart w:id="1001" w:name="_Toc262558552"/>
      <w:bookmarkStart w:id="1002" w:name="_Toc263796590"/>
      <w:bookmarkStart w:id="1003" w:name="_Toc266204088"/>
      <w:r w:rsidRPr="003D22F6">
        <w:rPr>
          <w:rFonts w:ascii="Times New Roman" w:hAnsi="Times New Roman"/>
          <w:b/>
          <w:color w:val="000000"/>
          <w:sz w:val="26"/>
          <w:szCs w:val="26"/>
        </w:rPr>
        <w:t>Thực thi quy trình</w:t>
      </w:r>
      <w:bookmarkEnd w:id="1001"/>
      <w:bookmarkEnd w:id="1002"/>
      <w:bookmarkEnd w:id="1003"/>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AD09BC" w:rsidRPr="00F22470" w:rsidRDefault="00AD09BC" w:rsidP="009A79D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000000" w:rsidRDefault="003A3888">
      <w:pPr>
        <w:pStyle w:val="ListParagraph"/>
        <w:keepNext/>
        <w:ind w:left="0"/>
        <w:jc w:val="both"/>
        <w:rPr>
          <w:ins w:id="1004" w:author="nmbinh" w:date="2010-07-06T20:02:00Z"/>
        </w:rPr>
        <w:pPrChange w:id="1005" w:author="nmbinh" w:date="2010-07-06T20:02:00Z">
          <w:pPr>
            <w:pStyle w:val="ListParagraph"/>
            <w:ind w:left="0"/>
            <w:jc w:val="both"/>
          </w:pPr>
        </w:pPrChange>
      </w:pPr>
      <w:r>
        <w:rPr>
          <w:rFonts w:ascii="Times New Roman" w:hAnsi="Times New Roman"/>
          <w:color w:val="000000"/>
          <w:sz w:val="26"/>
          <w:szCs w:val="26"/>
          <w:lang w:val="en-US"/>
        </w:rPr>
        <w:lastRenderedPageBreak/>
        <w:drawing>
          <wp:inline distT="0" distB="0" distL="0" distR="0">
            <wp:extent cx="5688965" cy="3357880"/>
            <wp:effectExtent l="19050" t="0" r="6985" b="0"/>
            <wp:docPr id="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688965" cy="3357880"/>
                    </a:xfrm>
                    <a:prstGeom prst="rect">
                      <a:avLst/>
                    </a:prstGeom>
                    <a:noFill/>
                    <a:ln w="9525">
                      <a:noFill/>
                      <a:miter lim="800000"/>
                      <a:headEnd/>
                      <a:tailEnd/>
                    </a:ln>
                  </pic:spPr>
                </pic:pic>
              </a:graphicData>
            </a:graphic>
          </wp:inline>
        </w:drawing>
      </w:r>
    </w:p>
    <w:p w:rsidR="00000000" w:rsidRDefault="00DF1C45">
      <w:pPr>
        <w:pStyle w:val="Caption"/>
        <w:jc w:val="center"/>
        <w:rPr>
          <w:rFonts w:ascii="Times New Roman" w:hAnsi="Times New Roman"/>
          <w:color w:val="000000"/>
          <w:sz w:val="26"/>
          <w:szCs w:val="26"/>
        </w:rPr>
        <w:pPrChange w:id="1006" w:author="nmbinh" w:date="2010-07-06T20:02:00Z">
          <w:pPr>
            <w:pStyle w:val="ListParagraph"/>
            <w:ind w:left="0"/>
            <w:jc w:val="both"/>
          </w:pPr>
        </w:pPrChange>
      </w:pPr>
      <w:ins w:id="1007" w:author="nmbinh" w:date="2010-07-06T20:02:00Z">
        <w:r>
          <w:t>H12</w:t>
        </w:r>
      </w:ins>
      <w:ins w:id="1008" w:author="nmbinh" w:date="2010-07-06T20:03:00Z">
        <w:r>
          <w:t>. Mô hình x</w:t>
        </w:r>
        <w:r>
          <w:rPr>
            <w:rFonts w:ascii="Times New Roman" w:hAnsi="Times New Roman"/>
            <w:lang w:val="vi-VN"/>
          </w:rPr>
          <w:t>ử lý</w:t>
        </w:r>
        <w:r>
          <w:rPr>
            <w:rFonts w:ascii="Times New Roman" w:hAnsi="Times New Roman"/>
          </w:rPr>
          <w:t xml:space="preserve"> Thực thi quy trình</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AD09BC" w:rsidRPr="00E74EDE" w:rsidTr="00E74EDE">
        <w:tc>
          <w:tcPr>
            <w:tcW w:w="774"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AD09BC" w:rsidRPr="00E74EDE" w:rsidTr="00E74EDE">
        <w:tc>
          <w:tcPr>
            <w:tcW w:w="774"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AD09BC" w:rsidRPr="00E74EDE" w:rsidTr="00E74EDE">
        <w:tc>
          <w:tcPr>
            <w:tcW w:w="774"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r>
    </w:tbl>
    <w:p w:rsidR="00AD09BC" w:rsidRPr="009A79DA" w:rsidRDefault="00AD09BC"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AD09BC" w:rsidRPr="009A79DA" w:rsidRDefault="00AD09BC"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AD09BC" w:rsidRPr="002A19DB" w:rsidRDefault="00AD09BC"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để phân biệt. Tuy nhiên, theo tính toán, chi phí dùng cho việc lưu trữ, khai thác, kiểm tra... trong quá trình khai thác dữ liệu cao h</w:t>
      </w:r>
      <w:ins w:id="1009" w:author="DONGTHUY" w:date="2010-07-06T11:31:00Z">
        <w:r w:rsidR="006C2A2B">
          <w:rPr>
            <w:rFonts w:ascii="Times New Roman" w:hAnsi="Times New Roman"/>
            <w:color w:val="000000"/>
            <w:sz w:val="26"/>
            <w:szCs w:val="26"/>
            <w:lang w:val="en-US"/>
          </w:rPr>
          <w:t>ơ</w:t>
        </w:r>
      </w:ins>
      <w:del w:id="1010" w:author="DONGTHUY" w:date="2010-07-06T11:31:00Z">
        <w:r w:rsidRPr="003D22F6" w:rsidDel="006C2A2B">
          <w:rPr>
            <w:rFonts w:ascii="Times New Roman" w:hAnsi="Times New Roman"/>
            <w:color w:val="000000"/>
            <w:sz w:val="26"/>
            <w:szCs w:val="26"/>
          </w:rPr>
          <w:delText>õ</w:delText>
        </w:r>
      </w:del>
      <w:r w:rsidRPr="003D22F6">
        <w:rPr>
          <w:rFonts w:ascii="Times New Roman" w:hAnsi="Times New Roman"/>
          <w:color w:val="000000"/>
          <w:sz w:val="26"/>
          <w:szCs w:val="26"/>
        </w:rPr>
        <w:t>n nhiều so với việc l</w:t>
      </w:r>
      <w:del w:id="1011" w:author="DONGTHUY" w:date="2010-07-06T11:31:00Z">
        <w:r w:rsidRPr="003D22F6" w:rsidDel="006C2A2B">
          <w:rPr>
            <w:rFonts w:ascii="Times New Roman" w:hAnsi="Times New Roman"/>
            <w:color w:val="000000"/>
            <w:sz w:val="26"/>
            <w:szCs w:val="26"/>
          </w:rPr>
          <w:delText>ý</w:delText>
        </w:r>
      </w:del>
      <w:ins w:id="1012" w:author="DONGTHUY" w:date="2010-07-06T11:31:00Z">
        <w:r w:rsidR="006C2A2B">
          <w:rPr>
            <w:rFonts w:ascii="Times New Roman" w:hAnsi="Times New Roman"/>
            <w:color w:val="000000"/>
            <w:sz w:val="26"/>
            <w:szCs w:val="26"/>
            <w:lang w:val="en-US"/>
          </w:rPr>
          <w:t>ư</w:t>
        </w:r>
      </w:ins>
      <w:r w:rsidRPr="003D22F6">
        <w:rPr>
          <w:rFonts w:ascii="Times New Roman" w:hAnsi="Times New Roman"/>
          <w:color w:val="000000"/>
          <w:sz w:val="26"/>
          <w:szCs w:val="26"/>
        </w:rPr>
        <w:t xml:space="preserve">u riêng ra hai bảng dữ liệu. Giải pháp </w:t>
      </w:r>
      <w:r>
        <w:rPr>
          <w:rFonts w:ascii="Times New Roman" w:hAnsi="Times New Roman"/>
          <w:color w:val="000000"/>
          <w:sz w:val="26"/>
          <w:szCs w:val="26"/>
          <w:lang w:val="en-US"/>
        </w:rPr>
        <w:t>đượ</w:t>
      </w:r>
      <w:r w:rsidRPr="003D22F6">
        <w:rPr>
          <w:rFonts w:ascii="Times New Roman" w:hAnsi="Times New Roman"/>
          <w:color w:val="000000"/>
          <w:sz w:val="26"/>
          <w:szCs w:val="26"/>
        </w:rPr>
        <w:t>c lựa chọn là l</w:t>
      </w:r>
      <w:r>
        <w:rPr>
          <w:rFonts w:ascii="Times New Roman" w:hAnsi="Times New Roman"/>
          <w:color w:val="000000"/>
          <w:sz w:val="26"/>
          <w:szCs w:val="26"/>
          <w:lang w:val="en-US"/>
        </w:rPr>
        <w:t>ưu</w:t>
      </w:r>
      <w:r w:rsidRPr="003D22F6">
        <w:rPr>
          <w:rFonts w:ascii="Times New Roman" w:hAnsi="Times New Roman"/>
          <w:color w:val="000000"/>
          <w:sz w:val="26"/>
          <w:szCs w:val="26"/>
        </w:rPr>
        <w:t xml:space="preserve">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AD09BC" w:rsidRDefault="003A3888" w:rsidP="00D26559">
      <w:pPr>
        <w:pStyle w:val="ListParagraph"/>
        <w:ind w:left="0" w:firstLine="27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964940" cy="36010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964940" cy="3601085"/>
                    </a:xfrm>
                    <a:prstGeom prst="rect">
                      <a:avLst/>
                    </a:prstGeom>
                    <a:noFill/>
                    <a:ln w="9525">
                      <a:noFill/>
                      <a:miter lim="800000"/>
                      <a:headEnd/>
                      <a:tailEnd/>
                    </a:ln>
                  </pic:spPr>
                </pic:pic>
              </a:graphicData>
            </a:graphic>
          </wp:inline>
        </w:drawing>
      </w:r>
    </w:p>
    <w:p w:rsidR="00AD09BC" w:rsidRDefault="00AD09BC" w:rsidP="00D26559">
      <w:pPr>
        <w:pStyle w:val="ListParagraph"/>
        <w:ind w:left="0" w:firstLine="270"/>
        <w:jc w:val="center"/>
        <w:rPr>
          <w:rFonts w:ascii="Times New Roman" w:hAnsi="Times New Roman"/>
          <w:b/>
          <w:bCs/>
          <w:color w:val="1F497D"/>
          <w:sz w:val="26"/>
          <w:szCs w:val="26"/>
        </w:rPr>
      </w:pPr>
      <w:r w:rsidRPr="00656883">
        <w:rPr>
          <w:rFonts w:ascii="Times New Roman" w:hAnsi="Times New Roman"/>
          <w:b/>
          <w:bCs/>
          <w:color w:val="1F497D"/>
          <w:sz w:val="26"/>
          <w:szCs w:val="26"/>
        </w:rPr>
        <w:t>H</w:t>
      </w:r>
      <w:ins w:id="1013" w:author="nmbinh" w:date="2010-07-06T20:03:00Z">
        <w:r w:rsidR="00274A98">
          <w:rPr>
            <w:rFonts w:ascii="Times New Roman" w:hAnsi="Times New Roman"/>
            <w:b/>
            <w:bCs/>
            <w:color w:val="1F497D"/>
            <w:sz w:val="26"/>
            <w:szCs w:val="26"/>
            <w:lang w:val="en-US"/>
          </w:rPr>
          <w:t>13</w:t>
        </w:r>
      </w:ins>
      <w:del w:id="1014" w:author="nmbinh" w:date="2010-07-06T20:03:00Z">
        <w:r w:rsidRPr="00656883" w:rsidDel="00274A98">
          <w:rPr>
            <w:rFonts w:ascii="Times New Roman" w:hAnsi="Times New Roman"/>
            <w:b/>
            <w:bCs/>
            <w:color w:val="1F497D"/>
            <w:sz w:val="26"/>
            <w:szCs w:val="26"/>
          </w:rPr>
          <w:delText>9</w:delText>
        </w:r>
      </w:del>
      <w:r w:rsidRPr="00656883">
        <w:rPr>
          <w:rFonts w:ascii="Times New Roman" w:hAnsi="Times New Roman"/>
          <w:b/>
          <w:bCs/>
          <w:color w:val="1F497D"/>
          <w:sz w:val="26"/>
          <w:szCs w:val="26"/>
        </w:rPr>
        <w:t>. Mô hình dữ liệu mức vật lý</w:t>
      </w:r>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015" w:name="_Toc263794137"/>
      <w:bookmarkStart w:id="1016" w:name="_Toc263794231"/>
      <w:bookmarkStart w:id="1017" w:name="_Toc263794411"/>
      <w:bookmarkStart w:id="1018" w:name="_Toc263796591"/>
      <w:bookmarkStart w:id="1019" w:name="_Toc263796687"/>
      <w:bookmarkStart w:id="1020" w:name="_Toc263796783"/>
      <w:bookmarkStart w:id="1021" w:name="_Toc263796878"/>
      <w:bookmarkStart w:id="1022" w:name="_Toc263797202"/>
      <w:bookmarkStart w:id="1023" w:name="_Toc266204015"/>
      <w:bookmarkStart w:id="1024" w:name="_Toc266204089"/>
      <w:bookmarkStart w:id="1025" w:name="_Toc262558542"/>
      <w:bookmarkEnd w:id="1015"/>
      <w:bookmarkEnd w:id="1016"/>
      <w:bookmarkEnd w:id="1017"/>
      <w:bookmarkEnd w:id="1018"/>
      <w:bookmarkEnd w:id="1019"/>
      <w:bookmarkEnd w:id="1020"/>
      <w:bookmarkEnd w:id="1021"/>
      <w:bookmarkEnd w:id="1022"/>
      <w:bookmarkEnd w:id="1023"/>
      <w:bookmarkEnd w:id="1024"/>
    </w:p>
    <w:p w:rsidR="00AD09BC" w:rsidRPr="00C900E0" w:rsidRDefault="00AD09BC" w:rsidP="00784A8E">
      <w:pPr>
        <w:pStyle w:val="ListParagraph"/>
        <w:keepNext/>
        <w:numPr>
          <w:ilvl w:val="0"/>
          <w:numId w:val="8"/>
        </w:numPr>
        <w:ind w:firstLine="360"/>
        <w:jc w:val="both"/>
        <w:outlineLvl w:val="2"/>
        <w:rPr>
          <w:rFonts w:ascii="Times New Roman" w:hAnsi="Times New Roman"/>
          <w:vanish/>
          <w:color w:val="000000"/>
          <w:sz w:val="26"/>
          <w:szCs w:val="26"/>
        </w:rPr>
      </w:pPr>
      <w:bookmarkStart w:id="1026" w:name="_Toc263794138"/>
      <w:bookmarkStart w:id="1027" w:name="_Toc263794232"/>
      <w:bookmarkStart w:id="1028" w:name="_Toc263794412"/>
      <w:bookmarkStart w:id="1029" w:name="_Toc263796592"/>
      <w:bookmarkStart w:id="1030" w:name="_Toc263796688"/>
      <w:bookmarkStart w:id="1031" w:name="_Toc263796784"/>
      <w:bookmarkStart w:id="1032" w:name="_Toc263796879"/>
      <w:bookmarkStart w:id="1033" w:name="_Toc263797203"/>
      <w:bookmarkStart w:id="1034" w:name="_Toc266204016"/>
      <w:bookmarkStart w:id="1035" w:name="_Toc266204090"/>
      <w:bookmarkEnd w:id="1026"/>
      <w:bookmarkEnd w:id="1027"/>
      <w:bookmarkEnd w:id="1028"/>
      <w:bookmarkEnd w:id="1029"/>
      <w:bookmarkEnd w:id="1030"/>
      <w:bookmarkEnd w:id="1031"/>
      <w:bookmarkEnd w:id="1032"/>
      <w:bookmarkEnd w:id="1033"/>
      <w:bookmarkEnd w:id="1034"/>
      <w:bookmarkEnd w:id="1035"/>
    </w:p>
    <w:p w:rsidR="00AD09BC" w:rsidRPr="00C900E0" w:rsidRDefault="00AD09BC" w:rsidP="00784A8E">
      <w:pPr>
        <w:pStyle w:val="ListParagraph"/>
        <w:keepNext/>
        <w:numPr>
          <w:ilvl w:val="1"/>
          <w:numId w:val="8"/>
        </w:numPr>
        <w:ind w:firstLine="360"/>
        <w:jc w:val="both"/>
        <w:outlineLvl w:val="2"/>
        <w:rPr>
          <w:rFonts w:ascii="Times New Roman" w:hAnsi="Times New Roman"/>
          <w:vanish/>
          <w:color w:val="000000"/>
          <w:sz w:val="26"/>
          <w:szCs w:val="26"/>
        </w:rPr>
      </w:pPr>
      <w:bookmarkStart w:id="1036" w:name="_Toc263794139"/>
      <w:bookmarkStart w:id="1037" w:name="_Toc263794233"/>
      <w:bookmarkStart w:id="1038" w:name="_Toc263794413"/>
      <w:bookmarkStart w:id="1039" w:name="_Toc263796593"/>
      <w:bookmarkStart w:id="1040" w:name="_Toc263796689"/>
      <w:bookmarkStart w:id="1041" w:name="_Toc263796785"/>
      <w:bookmarkStart w:id="1042" w:name="_Toc263796880"/>
      <w:bookmarkStart w:id="1043" w:name="_Toc263797204"/>
      <w:bookmarkStart w:id="1044" w:name="_Toc266204017"/>
      <w:bookmarkStart w:id="1045" w:name="_Toc266204091"/>
      <w:bookmarkEnd w:id="1036"/>
      <w:bookmarkEnd w:id="1037"/>
      <w:bookmarkEnd w:id="1038"/>
      <w:bookmarkEnd w:id="1039"/>
      <w:bookmarkEnd w:id="1040"/>
      <w:bookmarkEnd w:id="1041"/>
      <w:bookmarkEnd w:id="1042"/>
      <w:bookmarkEnd w:id="1043"/>
      <w:bookmarkEnd w:id="1044"/>
      <w:bookmarkEnd w:id="1045"/>
    </w:p>
    <w:p w:rsidR="00AD09BC" w:rsidRPr="00656883" w:rsidRDefault="00AD09BC" w:rsidP="00656883">
      <w:pPr>
        <w:pStyle w:val="ListParagraph"/>
        <w:keepNext/>
        <w:numPr>
          <w:ilvl w:val="2"/>
          <w:numId w:val="8"/>
        </w:numPr>
        <w:ind w:left="284" w:firstLine="0"/>
        <w:jc w:val="both"/>
        <w:outlineLvl w:val="2"/>
        <w:rPr>
          <w:rFonts w:ascii="Times New Roman" w:hAnsi="Times New Roman"/>
          <w:b/>
          <w:color w:val="000000"/>
          <w:sz w:val="26"/>
          <w:szCs w:val="26"/>
        </w:rPr>
      </w:pPr>
      <w:bookmarkStart w:id="1046" w:name="_Toc263796594"/>
      <w:bookmarkStart w:id="1047" w:name="_Toc266204092"/>
      <w:r w:rsidRPr="00656883">
        <w:rPr>
          <w:rFonts w:ascii="Times New Roman" w:hAnsi="Times New Roman"/>
          <w:b/>
          <w:color w:val="000000"/>
          <w:sz w:val="26"/>
          <w:szCs w:val="26"/>
        </w:rPr>
        <w:t>Các ràng buộc toàn vẹn</w:t>
      </w:r>
      <w:bookmarkEnd w:id="1025"/>
      <w:bookmarkEnd w:id="1046"/>
      <w:bookmarkEnd w:id="1047"/>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1048" w:name="_Toc262558543"/>
      <w:bookmarkStart w:id="1049" w:name="_Toc263796595"/>
      <w:bookmarkStart w:id="1050" w:name="_Toc266204093"/>
      <w:r w:rsidRPr="00656883">
        <w:rPr>
          <w:rFonts w:ascii="Times New Roman" w:hAnsi="Times New Roman"/>
          <w:b/>
          <w:color w:val="000000"/>
          <w:sz w:val="26"/>
          <w:szCs w:val="26"/>
        </w:rPr>
        <w:t>Ràng buộc miền giá trị</w:t>
      </w:r>
      <w:bookmarkEnd w:id="1048"/>
      <w:bookmarkEnd w:id="1049"/>
      <w:bookmarkEnd w:id="1050"/>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AD09BC" w:rsidRPr="00E74EDE" w:rsidTr="00E74EDE">
        <w:tc>
          <w:tcPr>
            <w:tcW w:w="188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8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AD09BC" w:rsidRDefault="00AD09BC"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AD09BC" w:rsidRPr="00656883" w:rsidRDefault="00AD09BC"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AD09BC" w:rsidRPr="00E74EDE" w:rsidTr="00E74EDE">
        <w:tc>
          <w:tcPr>
            <w:tcW w:w="189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91"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AD09BC" w:rsidRPr="00E74EDE" w:rsidTr="00E74EDE">
        <w:tc>
          <w:tcPr>
            <w:tcW w:w="185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5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AD09BC" w:rsidRPr="00C900E0" w:rsidRDefault="00AD09BC" w:rsidP="00656883">
      <w:pPr>
        <w:pStyle w:val="ListParagraph"/>
        <w:keepNext/>
        <w:ind w:left="0" w:firstLine="284"/>
        <w:jc w:val="both"/>
        <w:rPr>
          <w:rFonts w:ascii="Times New Roman" w:hAnsi="Times New Roman"/>
          <w:color w:val="000000"/>
          <w:sz w:val="26"/>
          <w:szCs w:val="26"/>
        </w:rPr>
      </w:pPr>
    </w:p>
    <w:p w:rsidR="00AD09BC" w:rsidRPr="00656883" w:rsidRDefault="00AD09BC" w:rsidP="00656883">
      <w:pPr>
        <w:pStyle w:val="ListParagraph"/>
        <w:keepNext/>
        <w:numPr>
          <w:ilvl w:val="3"/>
          <w:numId w:val="8"/>
        </w:numPr>
        <w:ind w:left="284" w:firstLine="0"/>
        <w:jc w:val="both"/>
        <w:outlineLvl w:val="3"/>
        <w:rPr>
          <w:rFonts w:ascii="Times New Roman" w:hAnsi="Times New Roman"/>
          <w:b/>
          <w:color w:val="000000"/>
          <w:sz w:val="26"/>
          <w:szCs w:val="26"/>
        </w:rPr>
      </w:pPr>
      <w:bookmarkStart w:id="1051" w:name="_Toc262558544"/>
      <w:bookmarkStart w:id="1052" w:name="_Toc263796596"/>
      <w:bookmarkStart w:id="1053" w:name="_Toc266204094"/>
      <w:r w:rsidRPr="00656883">
        <w:rPr>
          <w:rFonts w:ascii="Times New Roman" w:hAnsi="Times New Roman"/>
          <w:b/>
          <w:color w:val="000000"/>
          <w:sz w:val="26"/>
          <w:szCs w:val="26"/>
        </w:rPr>
        <w:t>Ràng buộc  liên bộ</w:t>
      </w:r>
      <w:bookmarkEnd w:id="1051"/>
      <w:bookmarkEnd w:id="1052"/>
      <w:bookmarkEnd w:id="1053"/>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
          <w:color w:val="000000"/>
          <w:sz w:val="26"/>
          <w:szCs w:val="26"/>
        </w:rPr>
      </w:pP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AD09BC" w:rsidRPr="00E74EDE" w:rsidTr="00E74EDE">
        <w:tc>
          <w:tcPr>
            <w:tcW w:w="194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AD09BC" w:rsidRPr="00E74EDE" w:rsidTr="00E74EDE">
        <w:tc>
          <w:tcPr>
            <w:tcW w:w="1939"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39"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1054" w:name="_Toc262558545"/>
      <w:bookmarkStart w:id="1055" w:name="_Toc263796597"/>
      <w:bookmarkStart w:id="1056" w:name="_Toc266204095"/>
      <w:r w:rsidRPr="00BE7C7F">
        <w:rPr>
          <w:rFonts w:ascii="Times New Roman" w:hAnsi="Times New Roman"/>
          <w:b/>
          <w:color w:val="000000"/>
          <w:sz w:val="26"/>
          <w:szCs w:val="26"/>
        </w:rPr>
        <w:t>Ràng buộc liên thuộc tính</w:t>
      </w:r>
      <w:bookmarkEnd w:id="1054"/>
      <w:bookmarkEnd w:id="1055"/>
      <w:bookmarkEnd w:id="1056"/>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kết thúc công việc theo quy định không được trước ngày bắt đầu công việc quy định.</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AD09BC" w:rsidRPr="00E74EDE" w:rsidTr="00E74EDE">
        <w:tc>
          <w:tcPr>
            <w:tcW w:w="1785"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85"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AD09BC" w:rsidRPr="00E74EDE" w:rsidTr="00E74EDE">
        <w:tc>
          <w:tcPr>
            <w:tcW w:w="1874"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874"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thực sự kết thúc công việc không được trước ngày thực sự bắt đầu công việc</w:t>
      </w:r>
    </w:p>
    <w:p w:rsidR="00AD09BC" w:rsidRPr="00C900E0" w:rsidRDefault="00AD09BC"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AD09BC" w:rsidRPr="00E74EDE" w:rsidTr="00E74EDE">
        <w:tc>
          <w:tcPr>
            <w:tcW w:w="177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77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AD09BC" w:rsidRPr="00BE7C7F" w:rsidRDefault="00AD09BC" w:rsidP="00BE7C7F">
      <w:pPr>
        <w:pStyle w:val="ListParagraph"/>
        <w:keepNext/>
        <w:numPr>
          <w:ilvl w:val="3"/>
          <w:numId w:val="8"/>
        </w:numPr>
        <w:ind w:left="284" w:firstLine="0"/>
        <w:jc w:val="both"/>
        <w:outlineLvl w:val="3"/>
        <w:rPr>
          <w:rFonts w:ascii="Times New Roman" w:hAnsi="Times New Roman"/>
          <w:b/>
          <w:color w:val="000000"/>
          <w:sz w:val="26"/>
          <w:szCs w:val="26"/>
        </w:rPr>
      </w:pPr>
      <w:bookmarkStart w:id="1057" w:name="_Toc262558546"/>
      <w:bookmarkStart w:id="1058" w:name="_Toc263796598"/>
      <w:bookmarkStart w:id="1059" w:name="_Toc266204096"/>
      <w:r w:rsidRPr="00BE7C7F">
        <w:rPr>
          <w:rFonts w:ascii="Times New Roman" w:hAnsi="Times New Roman"/>
          <w:b/>
          <w:color w:val="000000"/>
          <w:sz w:val="26"/>
          <w:szCs w:val="26"/>
        </w:rPr>
        <w:t>Ràng buộc tham chiếu</w:t>
      </w:r>
      <w:bookmarkEnd w:id="1057"/>
      <w:bookmarkEnd w:id="1058"/>
      <w:bookmarkEnd w:id="1059"/>
    </w:p>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AD09BC" w:rsidRPr="00C900E0" w:rsidRDefault="00AD09BC"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003D1188">
        <w:pict>
          <v:shape id="_x0000_i1039"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0EB&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260EB&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003D1188">
        <w:pict>
          <v:shape id="_x0000_i1040"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44D&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08044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003D1188">
        <w:pict>
          <v:shape id="_x0000_i1041"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85AE6&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885AE6&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3D22F6">
        <w:rPr>
          <w:rFonts w:ascii="Times New Roman" w:hAnsi="Times New Roman"/>
          <w:b/>
          <w:color w:val="000000"/>
          <w:sz w:val="26"/>
          <w:szCs w:val="26"/>
        </w:rPr>
        <w:t xml:space="preserve"> u.maND = x.maND </w:t>
      </w:r>
      <w:r w:rsidR="003D1188">
        <w:pict>
          <v:shape id="_x0000_i1042"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22057&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2205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3D22F6">
        <w:rPr>
          <w:rFonts w:ascii="Times New Roman" w:hAnsi="Times New Roman"/>
          <w:b/>
          <w:color w:val="000000"/>
          <w:sz w:val="26"/>
          <w:szCs w:val="26"/>
        </w:rPr>
        <w:t xml:space="preserve"> v.maCV = x.maCV)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AD09BC" w:rsidRPr="00E74EDE" w:rsidTr="00E74EDE">
        <w:tc>
          <w:tcPr>
            <w:tcW w:w="1950"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50"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AD09BC" w:rsidRPr="00C900E0" w:rsidRDefault="00AD09BC"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lastRenderedPageBreak/>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003D1188">
        <w:pict>
          <v:shape id="_x0000_i1043"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02DC&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7502DC&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4" o:title="" chromakey="white"/>
          </v:shape>
        </w:pict>
      </w:r>
      <w:r w:rsidRPr="003D22F6">
        <w:rPr>
          <w:rFonts w:ascii="Times New Roman" w:hAnsi="Times New Roman"/>
          <w:b/>
          <w:color w:val="000000"/>
          <w:sz w:val="26"/>
          <w:szCs w:val="26"/>
        </w:rPr>
        <w:t xml:space="preserve"> v.maND = u.maND) ) ) ≥ 1)</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AD09BC" w:rsidRPr="00E74EDE" w:rsidTr="00E74EDE">
        <w:tc>
          <w:tcPr>
            <w:tcW w:w="1948"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8"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c>
          <w:tcPr>
            <w:tcW w:w="1948" w:type="dxa"/>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AD09BC" w:rsidRPr="00E74EDE" w:rsidTr="00E74EDE">
        <w:trPr>
          <w:trHeight w:val="66"/>
        </w:trPr>
        <w:tc>
          <w:tcPr>
            <w:tcW w:w="1948" w:type="dxa"/>
            <w:tcBorders>
              <w:left w:val="nil"/>
              <w:bottom w:val="single" w:sz="8" w:space="0" w:color="C0504D"/>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AD09BC" w:rsidRPr="00C900E0" w:rsidRDefault="00AD09BC" w:rsidP="00656883">
      <w:pPr>
        <w:pStyle w:val="ListParagraph"/>
        <w:keepNext/>
        <w:numPr>
          <w:ilvl w:val="4"/>
          <w:numId w:val="8"/>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AD09BC" w:rsidRPr="00C900E0" w:rsidRDefault="00AD09BC"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003D1188">
        <w:pict>
          <v:shape id="_x0000_i1044"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3487C&quot;/&gt;&lt;wsp:rsid wsp:val=&quot;0004123E&quot;/&gt;&lt;wsp:rsid wsp:val=&quot;000415FB&quot;/&gt;&lt;wsp:rsid wsp:val=&quot;000443F4&quot;/&gt;&lt;wsp:rsid wsp:val=&quot;0004703D&quot;/&gt;&lt;wsp:rsid wsp:val=&quot;000517DE&quot;/&gt;&lt;wsp:rsid wsp:val=&quot;00051831&quot;/&gt;&lt;wsp:rsid wsp:val=&quot;00052F7A&quot;/&gt;&lt;wsp:rsid wsp:val=&quot;0005350C&quot;/&gt;&lt;wsp:rsid wsp:val=&quot;000636DE&quot;/&gt;&lt;wsp:rsid wsp:val=&quot;00063BBF&quot;/&gt;&lt;wsp:rsid wsp:val=&quot;0006434E&quot;/&gt;&lt;wsp:rsid wsp:val=&quot;00065113&quot;/&gt;&lt;wsp:rsid wsp:val=&quot;00072ACF&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0E45&quot;/&gt;&lt;wsp:rsid wsp:val=&quot;000E1744&quot;/&gt;&lt;wsp:rsid wsp:val=&quot;001032A9&quot;/&gt;&lt;wsp:rsid wsp:val=&quot;001222AC&quot;/&gt;&lt;wsp:rsid wsp:val=&quot;00133941&quot;/&gt;&lt;wsp:rsid wsp:val=&quot;001369CA&quot;/&gt;&lt;wsp:rsid wsp:val=&quot;001376F4&quot;/&gt;&lt;wsp:rsid wsp:val=&quot;00137F5C&quot;/&gt;&lt;wsp:rsid wsp:val=&quot;001407EE&quot;/&gt;&lt;wsp:rsid wsp:val=&quot;00142CC6&quot;/&gt;&lt;wsp:rsid wsp:val=&quot;001433E5&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84FF8&quot;/&gt;&lt;wsp:rsid wsp:val=&quot;00191017&quot;/&gt;&lt;wsp:rsid wsp:val=&quot;0019383E&quot;/&gt;&lt;wsp:rsid wsp:val=&quot;001A0E1A&quot;/&gt;&lt;wsp:rsid wsp:val=&quot;001B01AF&quot;/&gt;&lt;wsp:rsid wsp:val=&quot;001B5B93&quot;/&gt;&lt;wsp:rsid wsp:val=&quot;001C2DAC&quot;/&gt;&lt;wsp:rsid wsp:val=&quot;001C2EEC&quot;/&gt;&lt;wsp:rsid wsp:val=&quot;001D2F53&quot;/&gt;&lt;wsp:rsid wsp:val=&quot;001D5C20&quot;/&gt;&lt;wsp:rsid wsp:val=&quot;001F1C03&quot;/&gt;&lt;wsp:rsid wsp:val=&quot;00214368&quot;/&gt;&lt;wsp:rsid wsp:val=&quot;00223626&quot;/&gt;&lt;wsp:rsid wsp:val=&quot;00226605&quot;/&gt;&lt;wsp:rsid wsp:val=&quot;00234095&quot;/&gt;&lt;wsp:rsid wsp:val=&quot;00234F1F&quot;/&gt;&lt;wsp:rsid wsp:val=&quot;0024218F&quot;/&gt;&lt;wsp:rsid wsp:val=&quot;00247835&quot;/&gt;&lt;wsp:rsid wsp:val=&quot;002502C8&quot;/&gt;&lt;wsp:rsid wsp:val=&quot;00253BD6&quot;/&gt;&lt;wsp:rsid wsp:val=&quot;00263B6C&quot;/&gt;&lt;wsp:rsid wsp:val=&quot;002743F1&quot;/&gt;&lt;wsp:rsid wsp:val=&quot;002758E6&quot;/&gt;&lt;wsp:rsid wsp:val=&quot;00280C8F&quot;/&gt;&lt;wsp:rsid wsp:val=&quot;0028192F&quot;/&gt;&lt;wsp:rsid wsp:val=&quot;00283B7A&quot;/&gt;&lt;wsp:rsid wsp:val=&quot;0028479F&quot;/&gt;&lt;wsp:rsid wsp:val=&quot;0028716C&quot;/&gt;&lt;wsp:rsid wsp:val=&quot;0028731A&quot;/&gt;&lt;wsp:rsid wsp:val=&quot;00287E2F&quot;/&gt;&lt;wsp:rsid wsp:val=&quot;002A1200&quot;/&gt;&lt;wsp:rsid wsp:val=&quot;002A19DB&quot;/&gt;&lt;wsp:rsid wsp:val=&quot;002A1E0F&quot;/&gt;&lt;wsp:rsid wsp:val=&quot;002A447D&quot;/&gt;&lt;wsp:rsid wsp:val=&quot;002A4657&quot;/&gt;&lt;wsp:rsid wsp:val=&quot;002A53B6&quot;/&gt;&lt;wsp:rsid wsp:val=&quot;002B102C&quot;/&gt;&lt;wsp:rsid wsp:val=&quot;002C751D&quot;/&gt;&lt;wsp:rsid wsp:val=&quot;002D0673&quot;/&gt;&lt;wsp:rsid wsp:val=&quot;002D2352&quot;/&gt;&lt;wsp:rsid wsp:val=&quot;002E075D&quot;/&gt;&lt;wsp:rsid wsp:val=&quot;002E07A7&quot;/&gt;&lt;wsp:rsid wsp:val=&quot;002E4394&quot;/&gt;&lt;wsp:rsid wsp:val=&quot;002E7852&quot;/&gt;&lt;wsp:rsid wsp:val=&quot;002F0F72&quot;/&gt;&lt;wsp:rsid wsp:val=&quot;002F56C6&quot;/&gt;&lt;wsp:rsid wsp:val=&quot;002F7AC7&quot;/&gt;&lt;wsp:rsid wsp:val=&quot;00304611&quot;/&gt;&lt;wsp:rsid wsp:val=&quot;003069FE&quot;/&gt;&lt;wsp:rsid wsp:val=&quot;00315524&quot;/&gt;&lt;wsp:rsid wsp:val=&quot;0032166B&quot;/&gt;&lt;wsp:rsid wsp:val=&quot;00321DE0&quot;/&gt;&lt;wsp:rsid wsp:val=&quot;00323F2D&quot;/&gt;&lt;wsp:rsid wsp:val=&quot;00324DFD&quot;/&gt;&lt;wsp:rsid wsp:val=&quot;00331D6A&quot;/&gt;&lt;wsp:rsid wsp:val=&quot;00343EE1&quot;/&gt;&lt;wsp:rsid wsp:val=&quot;003542C5&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B1D96&quot;/&gt;&lt;wsp:rsid wsp:val=&quot;003C1A0C&quot;/&gt;&lt;wsp:rsid wsp:val=&quot;003D221E&quot;/&gt;&lt;wsp:rsid wsp:val=&quot;003D22F6&quot;/&gt;&lt;wsp:rsid wsp:val=&quot;003D718A&quot;/&gt;&lt;wsp:rsid wsp:val=&quot;003D7F0F&quot;/&gt;&lt;wsp:rsid wsp:val=&quot;003E147A&quot;/&gt;&lt;wsp:rsid wsp:val=&quot;003F03AC&quot;/&gt;&lt;wsp:rsid wsp:val=&quot;003F16B7&quot;/&gt;&lt;wsp:rsid wsp:val=&quot;003F7C6A&quot;/&gt;&lt;wsp:rsid wsp:val=&quot;0040279F&quot;/&gt;&lt;wsp:rsid wsp:val=&quot;004028D9&quot;/&gt;&lt;wsp:rsid wsp:val=&quot;0041454E&quot;/&gt;&lt;wsp:rsid wsp:val=&quot;00432956&quot;/&gt;&lt;wsp:rsid wsp:val=&quot;00445150&quot;/&gt;&lt;wsp:rsid wsp:val=&quot;00457D03&quot;/&gt;&lt;wsp:rsid wsp:val=&quot;0046226D&quot;/&gt;&lt;wsp:rsid wsp:val=&quot;00466571&quot;/&gt;&lt;wsp:rsid wsp:val=&quot;004676B8&quot;/&gt;&lt;wsp:rsid wsp:val=&quot;00473BC4&quot;/&gt;&lt;wsp:rsid wsp:val=&quot;004900D2&quot;/&gt;&lt;wsp:rsid wsp:val=&quot;00493E22&quot;/&gt;&lt;wsp:rsid wsp:val=&quot;004A0BCF&quot;/&gt;&lt;wsp:rsid wsp:val=&quot;004A4F27&quot;/&gt;&lt;wsp:rsid wsp:val=&quot;004B117D&quot;/&gt;&lt;wsp:rsid wsp:val=&quot;004B7C45&quot;/&gt;&lt;wsp:rsid wsp:val=&quot;004C0472&quot;/&gt;&lt;wsp:rsid wsp:val=&quot;004C2EC9&quot;/&gt;&lt;wsp:rsid wsp:val=&quot;004C41EB&quot;/&gt;&lt;wsp:rsid wsp:val=&quot;004C6A8A&quot;/&gt;&lt;wsp:rsid wsp:val=&quot;004E1E56&quot;/&gt;&lt;wsp:rsid wsp:val=&quot;004E5DC5&quot;/&gt;&lt;wsp:rsid wsp:val=&quot;004F4439&quot;/&gt;&lt;wsp:rsid wsp:val=&quot;004F4ED0&quot;/&gt;&lt;wsp:rsid wsp:val=&quot;004F4FFC&quot;/&gt;&lt;wsp:rsid wsp:val=&quot;004F7DDA&quot;/&gt;&lt;wsp:rsid wsp:val=&quot;005025B4&quot;/&gt;&lt;wsp:rsid wsp:val=&quot;00504882&quot;/&gt;&lt;wsp:rsid wsp:val=&quot;00512C26&quot;/&gt;&lt;wsp:rsid wsp:val=&quot;00514B6A&quot;/&gt;&lt;wsp:rsid wsp:val=&quot;00517967&quot;/&gt;&lt;wsp:rsid wsp:val=&quot;00521559&quot;/&gt;&lt;wsp:rsid wsp:val=&quot;00521D5C&quot;/&gt;&lt;wsp:rsid wsp:val=&quot;0052348B&quot;/&gt;&lt;wsp:rsid wsp:val=&quot;00524C6C&quot;/&gt;&lt;wsp:rsid wsp:val=&quot;00526324&quot;/&gt;&lt;wsp:rsid wsp:val=&quot;00532568&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05E7D&quot;/&gt;&lt;wsp:rsid wsp:val=&quot;00613FCC&quot;/&gt;&lt;wsp:rsid wsp:val=&quot;0062038D&quot;/&gt;&lt;wsp:rsid wsp:val=&quot;00622175&quot;/&gt;&lt;wsp:rsid wsp:val=&quot;00624B4A&quot;/&gt;&lt;wsp:rsid wsp:val=&quot;00625122&quot;/&gt;&lt;wsp:rsid wsp:val=&quot;00626FC8&quot;/&gt;&lt;wsp:rsid wsp:val=&quot;00634DE6&quot;/&gt;&lt;wsp:rsid wsp:val=&quot;006467F0&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767A2&quot;/&gt;&lt;wsp:rsid wsp:val=&quot;0068454F&quot;/&gt;&lt;wsp:rsid wsp:val=&quot;006942A4&quot;/&gt;&lt;wsp:rsid wsp:val=&quot;006A0664&quot;/&gt;&lt;wsp:rsid wsp:val=&quot;006A244E&quot;/&gt;&lt;wsp:rsid wsp:val=&quot;006A74C9&quot;/&gt;&lt;wsp:rsid wsp:val=&quot;006C1B48&quot;/&gt;&lt;wsp:rsid wsp:val=&quot;006C1EE4&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25B3E&quot;/&gt;&lt;wsp:rsid wsp:val=&quot;00732338&quot;/&gt;&lt;wsp:rsid wsp:val=&quot;00734727&quot;/&gt;&lt;wsp:rsid wsp:val=&quot;00735967&quot;/&gt;&lt;wsp:rsid wsp:val=&quot;00753FED&quot;/&gt;&lt;wsp:rsid wsp:val=&quot;00762D73&quot;/&gt;&lt;wsp:rsid wsp:val=&quot;00764789&quot;/&gt;&lt;wsp:rsid wsp:val=&quot;007745A6&quot;/&gt;&lt;wsp:rsid wsp:val=&quot;0077577D&quot;/&gt;&lt;wsp:rsid wsp:val=&quot;00784A8E&quot;/&gt;&lt;wsp:rsid wsp:val=&quot;0078585C&quot;/&gt;&lt;wsp:rsid wsp:val=&quot;00787D5F&quot;/&gt;&lt;wsp:rsid wsp:val=&quot;00790618&quot;/&gt;&lt;wsp:rsid wsp:val=&quot;00792FD9&quot;/&gt;&lt;wsp:rsid wsp:val=&quot;00795992&quot;/&gt;&lt;wsp:rsid wsp:val=&quot;007A3A97&quot;/&gt;&lt;wsp:rsid wsp:val=&quot;007A6681&quot;/&gt;&lt;wsp:rsid wsp:val=&quot;007A6DD0&quot;/&gt;&lt;wsp:rsid wsp:val=&quot;007A7118&quot;/&gt;&lt;wsp:rsid wsp:val=&quot;007A77F7&quot;/&gt;&lt;wsp:rsid wsp:val=&quot;007C563E&quot;/&gt;&lt;wsp:rsid wsp:val=&quot;007D5799&quot;/&gt;&lt;wsp:rsid wsp:val=&quot;007D59E5&quot;/&gt;&lt;wsp:rsid wsp:val=&quot;007D6EC4&quot;/&gt;&lt;wsp:rsid wsp:val=&quot;007D71CB&quot;/&gt;&lt;wsp:rsid wsp:val=&quot;007E41E1&quot;/&gt;&lt;wsp:rsid wsp:val=&quot;007F43F7&quot;/&gt;&lt;wsp:rsid wsp:val=&quot;007F629A&quot;/&gt;&lt;wsp:rsid wsp:val=&quot;007F74FA&quot;/&gt;&lt;wsp:rsid wsp:val=&quot;0080375C&quot;/&gt;&lt;wsp:rsid wsp:val=&quot;00804EC8&quot;/&gt;&lt;wsp:rsid wsp:val=&quot;00811729&quot;/&gt;&lt;wsp:rsid wsp:val=&quot;008131CB&quot;/&gt;&lt;wsp:rsid wsp:val=&quot;00822409&quot;/&gt;&lt;wsp:rsid wsp:val=&quot;008261D1&quot;/&gt;&lt;wsp:rsid wsp:val=&quot;00827403&quot;/&gt;&lt;wsp:rsid wsp:val=&quot;008440E7&quot;/&gt;&lt;wsp:rsid wsp:val=&quot;008531DF&quot;/&gt;&lt;wsp:rsid wsp:val=&quot;008546D9&quot;/&gt;&lt;wsp:rsid wsp:val=&quot;008662CE&quot;/&gt;&lt;wsp:rsid wsp:val=&quot;008750BC&quot;/&gt;&lt;wsp:rsid wsp:val=&quot;00876425&quot;/&gt;&lt;wsp:rsid wsp:val=&quot;00880231&quot;/&gt;&lt;wsp:rsid wsp:val=&quot;00881FAF&quot;/&gt;&lt;wsp:rsid wsp:val=&quot;008857B4&quot;/&gt;&lt;wsp:rsid wsp:val=&quot;008901F3&quot;/&gt;&lt;wsp:rsid wsp:val=&quot;0089110C&quot;/&gt;&lt;wsp:rsid wsp:val=&quot;008928D5&quot;/&gt;&lt;wsp:rsid wsp:val=&quot;00893324&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8F4E6B&quot;/&gt;&lt;wsp:rsid wsp:val=&quot;00900947&quot;/&gt;&lt;wsp:rsid wsp:val=&quot;00902B1F&quot;/&gt;&lt;wsp:rsid wsp:val=&quot;0090478C&quot;/&gt;&lt;wsp:rsid wsp:val=&quot;009117FC&quot;/&gt;&lt;wsp:rsid wsp:val=&quot;009139CB&quot;/&gt;&lt;wsp:rsid wsp:val=&quot;009165B9&quot;/&gt;&lt;wsp:rsid wsp:val=&quot;00921127&quot;/&gt;&lt;wsp:rsid wsp:val=&quot;0092410A&quot;/&gt;&lt;wsp:rsid wsp:val=&quot;00925E6A&quot;/&gt;&lt;wsp:rsid wsp:val=&quot;0093020A&quot;/&gt;&lt;wsp:rsid wsp:val=&quot;0093067B&quot;/&gt;&lt;wsp:rsid wsp:val=&quot;009317B7&quot;/&gt;&lt;wsp:rsid wsp:val=&quot;00933332&quot;/&gt;&lt;wsp:rsid wsp:val=&quot;00936E15&quot;/&gt;&lt;wsp:rsid wsp:val=&quot;00942D05&quot;/&gt;&lt;wsp:rsid wsp:val=&quot;0094451A&quot;/&gt;&lt;wsp:rsid wsp:val=&quot;00946D76&quot;/&gt;&lt;wsp:rsid wsp:val=&quot;00957C70&quot;/&gt;&lt;wsp:rsid wsp:val=&quot;00961495&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A7AFC&quot;/&gt;&lt;wsp:rsid wsp:val=&quot;009A7B8B&quot;/&gt;&lt;wsp:rsid wsp:val=&quot;009B12C6&quot;/&gt;&lt;wsp:rsid wsp:val=&quot;009B2DD2&quot;/&gt;&lt;wsp:rsid wsp:val=&quot;009B2F2D&quot;/&gt;&lt;wsp:rsid wsp:val=&quot;009B4D94&quot;/&gt;&lt;wsp:rsid wsp:val=&quot;009B6526&quot;/&gt;&lt;wsp:rsid wsp:val=&quot;009C76D7&quot;/&gt;&lt;wsp:rsid wsp:val=&quot;009F3A65&quot;/&gt;&lt;wsp:rsid wsp:val=&quot;00A33028&quot;/&gt;&lt;wsp:rsid wsp:val=&quot;00A3484D&quot;/&gt;&lt;wsp:rsid wsp:val=&quot;00A37BCD&quot;/&gt;&lt;wsp:rsid wsp:val=&quot;00A42AB4&quot;/&gt;&lt;wsp:rsid wsp:val=&quot;00A42D6A&quot;/&gt;&lt;wsp:rsid wsp:val=&quot;00A47765&quot;/&gt;&lt;wsp:rsid wsp:val=&quot;00A539B6&quot;/&gt;&lt;wsp:rsid wsp:val=&quot;00A55FB8&quot;/&gt;&lt;wsp:rsid wsp:val=&quot;00A62405&quot;/&gt;&lt;wsp:rsid wsp:val=&quot;00A63C46&quot;/&gt;&lt;wsp:rsid wsp:val=&quot;00A712F9&quot;/&gt;&lt;wsp:rsid wsp:val=&quot;00A743D5&quot;/&gt;&lt;wsp:rsid wsp:val=&quot;00A747AA&quot;/&gt;&lt;wsp:rsid wsp:val=&quot;00A80576&quot;/&gt;&lt;wsp:rsid wsp:val=&quot;00A93F11&quot;/&gt;&lt;wsp:rsid wsp:val=&quot;00A969FE&quot;/&gt;&lt;wsp:rsid wsp:val=&quot;00AA0C38&quot;/&gt;&lt;wsp:rsid wsp:val=&quot;00AA3EFF&quot;/&gt;&lt;wsp:rsid wsp:val=&quot;00AA4F2A&quot;/&gt;&lt;wsp:rsid wsp:val=&quot;00AB1E70&quot;/&gt;&lt;wsp:rsid wsp:val=&quot;00AB40E3&quot;/&gt;&lt;wsp:rsid wsp:val=&quot;00AB6774&quot;/&gt;&lt;wsp:rsid wsp:val=&quot;00AB6BE2&quot;/&gt;&lt;wsp:rsid wsp:val=&quot;00AB7110&quot;/&gt;&lt;wsp:rsid wsp:val=&quot;00AC5269&quot;/&gt;&lt;wsp:rsid wsp:val=&quot;00AC7D45&quot;/&gt;&lt;wsp:rsid wsp:val=&quot;00AD3532&quot;/&gt;&lt;wsp:rsid wsp:val=&quot;00AD53C4&quot;/&gt;&lt;wsp:rsid wsp:val=&quot;00AE178E&quot;/&gt;&lt;wsp:rsid wsp:val=&quot;00AE464B&quot;/&gt;&lt;wsp:rsid wsp:val=&quot;00AE5B16&quot;/&gt;&lt;wsp:rsid wsp:val=&quot;00AF39AF&quot;/&gt;&lt;wsp:rsid wsp:val=&quot;00AF4A0A&quot;/&gt;&lt;wsp:rsid wsp:val=&quot;00AF4AD8&quot;/&gt;&lt;wsp:rsid wsp:val=&quot;00AF61DE&quot;/&gt;&lt;wsp:rsid wsp:val=&quot;00AF6F65&quot;/&gt;&lt;wsp:rsid wsp:val=&quot;00B035C0&quot;/&gt;&lt;wsp:rsid wsp:val=&quot;00B04EC0&quot;/&gt;&lt;wsp:rsid wsp:val=&quot;00B05142&quot;/&gt;&lt;wsp:rsid wsp:val=&quot;00B1234A&quot;/&gt;&lt;wsp:rsid wsp:val=&quot;00B16B9E&quot;/&gt;&lt;wsp:rsid wsp:val=&quot;00B21B1F&quot;/&gt;&lt;wsp:rsid wsp:val=&quot;00B32F53&quot;/&gt;&lt;wsp:rsid wsp:val=&quot;00B34253&quot;/&gt;&lt;wsp:rsid wsp:val=&quot;00B34FBE&quot;/&gt;&lt;wsp:rsid wsp:val=&quot;00B35975&quot;/&gt;&lt;wsp:rsid wsp:val=&quot;00B41B4F&quot;/&gt;&lt;wsp:rsid wsp:val=&quot;00B562B0&quot;/&gt;&lt;wsp:rsid wsp:val=&quot;00B570A4&quot;/&gt;&lt;wsp:rsid wsp:val=&quot;00B57DD6&quot;/&gt;&lt;wsp:rsid wsp:val=&quot;00B6577D&quot;/&gt;&lt;wsp:rsid wsp:val=&quot;00B67BE1&quot;/&gt;&lt;wsp:rsid wsp:val=&quot;00B67CBC&quot;/&gt;&lt;wsp:rsid wsp:val=&quot;00BA10A1&quot;/&gt;&lt;wsp:rsid wsp:val=&quot;00BB18B0&quot;/&gt;&lt;wsp:rsid wsp:val=&quot;00BB4D01&quot;/&gt;&lt;wsp:rsid wsp:val=&quot;00BC22C9&quot;/&gt;&lt;wsp:rsid wsp:val=&quot;00BC3EA5&quot;/&gt;&lt;wsp:rsid wsp:val=&quot;00BD2C4F&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1B18&quot;/&gt;&lt;wsp:rsid wsp:val=&quot;00C336D4&quot;/&gt;&lt;wsp:rsid wsp:val=&quot;00C366D2&quot;/&gt;&lt;wsp:rsid wsp:val=&quot;00C41AE0&quot;/&gt;&lt;wsp:rsid wsp:val=&quot;00C42BF8&quot;/&gt;&lt;wsp:rsid wsp:val=&quot;00C44556&quot;/&gt;&lt;wsp:rsid wsp:val=&quot;00C44856&quot;/&gt;&lt;wsp:rsid wsp:val=&quot;00C45144&quot;/&gt;&lt;wsp:rsid wsp:val=&quot;00C50AE9&quot;/&gt;&lt;wsp:rsid wsp:val=&quot;00C62163&quot;/&gt;&lt;wsp:rsid wsp:val=&quot;00C70C90&quot;/&gt;&lt;wsp:rsid wsp:val=&quot;00C83330&quot;/&gt;&lt;wsp:rsid wsp:val=&quot;00C84B40&quot;/&gt;&lt;wsp:rsid wsp:val=&quot;00C85EA6&quot;/&gt;&lt;wsp:rsid wsp:val=&quot;00C900E0&quot;/&gt;&lt;wsp:rsid wsp:val=&quot;00C945BF&quot;/&gt;&lt;wsp:rsid wsp:val=&quot;00C9596A&quot;/&gt;&lt;wsp:rsid wsp:val=&quot;00CA3E04&quot;/&gt;&lt;wsp:rsid wsp:val=&quot;00CA6A9B&quot;/&gt;&lt;wsp:rsid wsp:val=&quot;00CB013D&quot;/&gt;&lt;wsp:rsid wsp:val=&quot;00CB1902&quot;/&gt;&lt;wsp:rsid wsp:val=&quot;00CB3890&quot;/&gt;&lt;wsp:rsid wsp:val=&quot;00CB47D9&quot;/&gt;&lt;wsp:rsid wsp:val=&quot;00CC7058&quot;/&gt;&lt;wsp:rsid wsp:val=&quot;00CE2694&quot;/&gt;&lt;wsp:rsid wsp:val=&quot;00CE5F68&quot;/&gt;&lt;wsp:rsid wsp:val=&quot;00CE6CC3&quot;/&gt;&lt;wsp:rsid wsp:val=&quot;00CF3916&quot;/&gt;&lt;wsp:rsid wsp:val=&quot;00CF678B&quot;/&gt;&lt;wsp:rsid wsp:val=&quot;00D002F2&quot;/&gt;&lt;wsp:rsid wsp:val=&quot;00D0057C&quot;/&gt;&lt;wsp:rsid wsp:val=&quot;00D00C0B&quot;/&gt;&lt;wsp:rsid wsp:val=&quot;00D0423C&quot;/&gt;&lt;wsp:rsid wsp:val=&quot;00D1172F&quot;/&gt;&lt;wsp:rsid wsp:val=&quot;00D2241A&quot;/&gt;&lt;wsp:rsid wsp:val=&quot;00D234E4&quot;/&gt;&lt;wsp:rsid wsp:val=&quot;00D2617A&quot;/&gt;&lt;wsp:rsid wsp:val=&quot;00D26559&quot;/&gt;&lt;wsp:rsid wsp:val=&quot;00D26FB3&quot;/&gt;&lt;wsp:rsid wsp:val=&quot;00D35FA1&quot;/&gt;&lt;wsp:rsid wsp:val=&quot;00D374A8&quot;/&gt;&lt;wsp:rsid wsp:val=&quot;00D472DA&quot;/&gt;&lt;wsp:rsid wsp:val=&quot;00D5555F&quot;/&gt;&lt;wsp:rsid wsp:val=&quot;00D63266&quot;/&gt;&lt;wsp:rsid wsp:val=&quot;00D64D43&quot;/&gt;&lt;wsp:rsid wsp:val=&quot;00D650A4&quot;/&gt;&lt;wsp:rsid wsp:val=&quot;00D83F41&quot;/&gt;&lt;wsp:rsid wsp:val=&quot;00D901F5&quot;/&gt;&lt;wsp:rsid wsp:val=&quot;00D930EA&quot;/&gt;&lt;wsp:rsid wsp:val=&quot;00D960A5&quot;/&gt;&lt;wsp:rsid wsp:val=&quot;00D9681E&quot;/&gt;&lt;wsp:rsid wsp:val=&quot;00DA381B&quot;/&gt;&lt;wsp:rsid wsp:val=&quot;00DB2949&quot;/&gt;&lt;wsp:rsid wsp:val=&quot;00DB2FBE&quot;/&gt;&lt;wsp:rsid wsp:val=&quot;00DE2D8B&quot;/&gt;&lt;wsp:rsid wsp:val=&quot;00DE68C5&quot;/&gt;&lt;wsp:rsid wsp:val=&quot;00DF019C&quot;/&gt;&lt;wsp:rsid wsp:val=&quot;00DF102D&quot;/&gt;&lt;wsp:rsid wsp:val=&quot;00DF3AA9&quot;/&gt;&lt;wsp:rsid wsp:val=&quot;00E03766&quot;/&gt;&lt;wsp:rsid wsp:val=&quot;00E048C1&quot;/&gt;&lt;wsp:rsid wsp:val=&quot;00E04AA7&quot;/&gt;&lt;wsp:rsid wsp:val=&quot;00E203F1&quot;/&gt;&lt;wsp:rsid wsp:val=&quot;00E21005&quot;/&gt;&lt;wsp:rsid wsp:val=&quot;00E41BB2&quot;/&gt;&lt;wsp:rsid wsp:val=&quot;00E41E36&quot;/&gt;&lt;wsp:rsid wsp:val=&quot;00E46630&quot;/&gt;&lt;wsp:rsid wsp:val=&quot;00E54D17&quot;/&gt;&lt;wsp:rsid wsp:val=&quot;00E56354&quot;/&gt;&lt;wsp:rsid wsp:val=&quot;00E611A9&quot;/&gt;&lt;wsp:rsid wsp:val=&quot;00E616CE&quot;/&gt;&lt;wsp:rsid wsp:val=&quot;00E736B0&quot;/&gt;&lt;wsp:rsid wsp:val=&quot;00E74EDE&quot;/&gt;&lt;wsp:rsid wsp:val=&quot;00E817A0&quot;/&gt;&lt;wsp:rsid wsp:val=&quot;00E81FEE&quot;/&gt;&lt;wsp:rsid wsp:val=&quot;00E82CAF&quot;/&gt;&lt;wsp:rsid wsp:val=&quot;00E86405&quot;/&gt;&lt;wsp:rsid wsp:val=&quot;00E90041&quot;/&gt;&lt;wsp:rsid wsp:val=&quot;00E9497D&quot;/&gt;&lt;wsp:rsid wsp:val=&quot;00E94C0A&quot;/&gt;&lt;wsp:rsid wsp:val=&quot;00E95D2F&quot;/&gt;&lt;wsp:rsid wsp:val=&quot;00EA0555&quot;/&gt;&lt;wsp:rsid wsp:val=&quot;00EA186D&quot;/&gt;&lt;wsp:rsid wsp:val=&quot;00EA7929&quot;/&gt;&lt;wsp:rsid wsp:val=&quot;00EC051D&quot;/&gt;&lt;wsp:rsid wsp:val=&quot;00EC12AD&quot;/&gt;&lt;wsp:rsid wsp:val=&quot;00EC4CD8&quot;/&gt;&lt;wsp:rsid wsp:val=&quot;00ED2A62&quot;/&gt;&lt;wsp:rsid wsp:val=&quot;00ED56C0&quot;/&gt;&lt;wsp:rsid wsp:val=&quot;00ED7F48&quot;/&gt;&lt;wsp:rsid wsp:val=&quot;00EE2DC9&quot;/&gt;&lt;wsp:rsid wsp:val=&quot;00F001FE&quot;/&gt;&lt;wsp:rsid wsp:val=&quot;00F008E7&quot;/&gt;&lt;wsp:rsid wsp:val=&quot;00F00A03&quot;/&gt;&lt;wsp:rsid wsp:val=&quot;00F04AE3&quot;/&gt;&lt;wsp:rsid wsp:val=&quot;00F13581&quot;/&gt;&lt;wsp:rsid wsp:val=&quot;00F15839&quot;/&gt;&lt;wsp:rsid wsp:val=&quot;00F16E21&quot;/&gt;&lt;wsp:rsid wsp:val=&quot;00F22470&quot;/&gt;&lt;wsp:rsid wsp:val=&quot;00F23048&quot;/&gt;&lt;wsp:rsid wsp:val=&quot;00F2317D&quot;/&gt;&lt;wsp:rsid wsp:val=&quot;00F24BE6&quot;/&gt;&lt;wsp:rsid wsp:val=&quot;00F32D7F&quot;/&gt;&lt;wsp:rsid wsp:val=&quot;00F332EA&quot;/&gt;&lt;wsp:rsid wsp:val=&quot;00F36652&quot;/&gt;&lt;wsp:rsid wsp:val=&quot;00F47237&quot;/&gt;&lt;wsp:rsid wsp:val=&quot;00F5291B&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860E5&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A969F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AD09BC" w:rsidRPr="00C900E0" w:rsidRDefault="00AD09BC"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AD09BC" w:rsidRPr="00E74EDE" w:rsidTr="00E74EDE">
        <w:tc>
          <w:tcPr>
            <w:tcW w:w="1941" w:type="dxa"/>
            <w:tcBorders>
              <w:top w:val="single" w:sz="8" w:space="0" w:color="C0504D"/>
              <w:left w:val="nil"/>
              <w:bottom w:val="single" w:sz="8" w:space="0" w:color="C0504D"/>
              <w:right w:val="nil"/>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AD09BC" w:rsidRPr="00E74EDE" w:rsidTr="00E74EDE">
        <w:tc>
          <w:tcPr>
            <w:tcW w:w="1941" w:type="dxa"/>
            <w:tcBorders>
              <w:left w:val="nil"/>
              <w:right w:val="nil"/>
            </w:tcBorders>
            <w:shd w:val="clear" w:color="auto" w:fill="EFD3D2"/>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GhiChu</w:t>
            </w:r>
          </w:p>
        </w:tc>
        <w:tc>
          <w:tcPr>
            <w:tcW w:w="1935"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AD09BC" w:rsidRPr="00E74EDE" w:rsidTr="00E74EDE">
        <w:tc>
          <w:tcPr>
            <w:tcW w:w="1941" w:type="dxa"/>
            <w:tcBorders>
              <w:bottom w:val="single" w:sz="8" w:space="0" w:color="C0504D"/>
            </w:tcBorders>
          </w:tcPr>
          <w:p w:rsidR="00AD09BC" w:rsidRPr="00E74EDE" w:rsidRDefault="00AD09BC"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AD09BC" w:rsidRPr="00E74EDE" w:rsidRDefault="00AD09BC"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AD09BC" w:rsidRPr="00BE7C7F" w:rsidRDefault="00AD09BC" w:rsidP="00BE7C7F">
      <w:pPr>
        <w:pStyle w:val="ListParagraph"/>
        <w:numPr>
          <w:ilvl w:val="1"/>
          <w:numId w:val="4"/>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AD09BC" w:rsidRPr="00BE7C7F" w:rsidRDefault="00AD09BC" w:rsidP="00BE7C7F">
      <w:pPr>
        <w:pStyle w:val="ListParagraph"/>
        <w:numPr>
          <w:ilvl w:val="2"/>
          <w:numId w:val="4"/>
        </w:numPr>
        <w:ind w:left="284" w:firstLine="0"/>
        <w:jc w:val="both"/>
        <w:outlineLvl w:val="1"/>
        <w:rPr>
          <w:rFonts w:ascii="Times New Roman" w:hAnsi="Times New Roman"/>
          <w:b/>
          <w:color w:val="000000"/>
          <w:sz w:val="26"/>
          <w:szCs w:val="26"/>
        </w:rPr>
      </w:pPr>
      <w:bookmarkStart w:id="1060" w:name="_Toc262558554"/>
      <w:bookmarkStart w:id="1061" w:name="_Toc263796599"/>
      <w:bookmarkStart w:id="1062" w:name="_Toc266204097"/>
      <w:r w:rsidRPr="00BE7C7F">
        <w:rPr>
          <w:rFonts w:ascii="Times New Roman" w:hAnsi="Times New Roman"/>
          <w:b/>
          <w:color w:val="000000"/>
          <w:sz w:val="26"/>
          <w:szCs w:val="26"/>
        </w:rPr>
        <w:t>Thiết kế User case</w:t>
      </w:r>
      <w:bookmarkEnd w:id="1060"/>
      <w:bookmarkEnd w:id="1061"/>
      <w:bookmarkEnd w:id="1062"/>
    </w:p>
    <w:p w:rsidR="00AD09BC" w:rsidRPr="00BE7C7F" w:rsidRDefault="00AD09BC" w:rsidP="00BE7C7F">
      <w:pPr>
        <w:pStyle w:val="ListParagraph"/>
        <w:numPr>
          <w:ilvl w:val="3"/>
          <w:numId w:val="4"/>
        </w:numPr>
        <w:ind w:left="284" w:firstLine="0"/>
        <w:jc w:val="both"/>
        <w:outlineLvl w:val="1"/>
        <w:rPr>
          <w:rFonts w:ascii="Times New Roman" w:hAnsi="Times New Roman"/>
          <w:b/>
          <w:color w:val="000000"/>
          <w:sz w:val="26"/>
          <w:szCs w:val="26"/>
        </w:rPr>
      </w:pPr>
      <w:bookmarkStart w:id="1063" w:name="_Toc262558555"/>
      <w:bookmarkStart w:id="1064" w:name="_Toc263796600"/>
      <w:bookmarkStart w:id="1065" w:name="_Toc266204098"/>
      <w:r w:rsidRPr="00BE7C7F">
        <w:rPr>
          <w:rFonts w:ascii="Times New Roman" w:hAnsi="Times New Roman"/>
          <w:b/>
          <w:color w:val="000000"/>
          <w:sz w:val="26"/>
          <w:szCs w:val="26"/>
        </w:rPr>
        <w:t>Lược đồ User-case:</w:t>
      </w:r>
      <w:bookmarkEnd w:id="1063"/>
      <w:bookmarkEnd w:id="1064"/>
      <w:bookmarkEnd w:id="1065"/>
    </w:p>
    <w:p w:rsidR="00000000" w:rsidRDefault="003A3888">
      <w:pPr>
        <w:pStyle w:val="ListParagraph"/>
        <w:keepNext/>
        <w:ind w:left="0"/>
        <w:jc w:val="both"/>
        <w:outlineLvl w:val="1"/>
        <w:rPr>
          <w:ins w:id="1066" w:author="nmbinh" w:date="2010-07-06T20:03:00Z"/>
        </w:rPr>
        <w:pPrChange w:id="1067" w:author="nmbinh" w:date="2010-07-06T20:03:00Z">
          <w:pPr>
            <w:pStyle w:val="ListParagraph"/>
            <w:ind w:left="0"/>
            <w:jc w:val="both"/>
            <w:outlineLvl w:val="1"/>
          </w:pPr>
        </w:pPrChange>
      </w:pPr>
      <w:r>
        <w:rPr>
          <w:rFonts w:ascii="Times New Roman" w:hAnsi="Times New Roman"/>
          <w:color w:val="000000"/>
          <w:sz w:val="26"/>
          <w:szCs w:val="26"/>
          <w:lang w:val="en-US"/>
        </w:rPr>
        <w:drawing>
          <wp:inline distT="0" distB="0" distL="0" distR="0">
            <wp:extent cx="5842635" cy="2913380"/>
            <wp:effectExtent l="19050" t="0" r="5715" b="0"/>
            <wp:docPr id="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842635" cy="2913380"/>
                    </a:xfrm>
                    <a:prstGeom prst="rect">
                      <a:avLst/>
                    </a:prstGeom>
                    <a:noFill/>
                    <a:ln w="9525">
                      <a:noFill/>
                      <a:miter lim="800000"/>
                      <a:headEnd/>
                      <a:tailEnd/>
                    </a:ln>
                  </pic:spPr>
                </pic:pic>
              </a:graphicData>
            </a:graphic>
          </wp:inline>
        </w:drawing>
      </w:r>
    </w:p>
    <w:p w:rsidR="00000000" w:rsidRDefault="00996F0E">
      <w:pPr>
        <w:pStyle w:val="Caption"/>
        <w:jc w:val="center"/>
        <w:rPr>
          <w:rFonts w:ascii="Times New Roman" w:hAnsi="Times New Roman"/>
          <w:color w:val="000000"/>
          <w:sz w:val="26"/>
          <w:szCs w:val="26"/>
        </w:rPr>
        <w:pPrChange w:id="1068" w:author="nmbinh" w:date="2010-07-06T20:03:00Z">
          <w:pPr>
            <w:pStyle w:val="ListParagraph"/>
            <w:ind w:left="0"/>
            <w:jc w:val="both"/>
            <w:outlineLvl w:val="1"/>
          </w:pPr>
        </w:pPrChange>
      </w:pPr>
      <w:ins w:id="1069" w:author="nmbinh" w:date="2010-07-06T20:03:00Z">
        <w:r>
          <w:t>H14. L</w:t>
        </w:r>
        <w:r>
          <w:rPr>
            <w:rFonts w:ascii="Times New Roman" w:hAnsi="Times New Roman"/>
            <w:lang w:val="vi-VN"/>
          </w:rPr>
          <w:t xml:space="preserve">ược đồ </w:t>
        </w:r>
        <w:r>
          <w:rPr>
            <w:rFonts w:ascii="Times New Roman" w:hAnsi="Times New Roman"/>
          </w:rPr>
          <w:t>User-Case</w:t>
        </w:r>
      </w:ins>
    </w:p>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1070" w:name="_Toc262558556"/>
      <w:bookmarkStart w:id="1071" w:name="_Toc263796601"/>
      <w:bookmarkStart w:id="1072" w:name="_Toc266204099"/>
      <w:r w:rsidRPr="00BE7C7F">
        <w:rPr>
          <w:rFonts w:ascii="Times New Roman" w:hAnsi="Times New Roman"/>
          <w:b/>
          <w:color w:val="000000"/>
          <w:sz w:val="26"/>
          <w:szCs w:val="26"/>
        </w:rPr>
        <w:t>Danh sách các Actor</w:t>
      </w:r>
      <w:bookmarkEnd w:id="1070"/>
      <w:bookmarkEnd w:id="1071"/>
      <w:bookmarkEnd w:id="1072"/>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AD09BC" w:rsidRPr="00E74EDE" w:rsidTr="00E74EDE">
        <w:tc>
          <w:tcPr>
            <w:tcW w:w="660"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AD09BC" w:rsidRPr="00E74EDE" w:rsidRDefault="00AD09BC"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AD09BC" w:rsidRPr="00E74EDE" w:rsidTr="00E74EDE">
        <w:tc>
          <w:tcPr>
            <w:tcW w:w="660"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AD09BC" w:rsidRPr="00E74EDE" w:rsidRDefault="00AD09BC"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AD09BC" w:rsidRPr="00BE7C7F" w:rsidRDefault="00AD09BC" w:rsidP="00BE7C7F">
      <w:pPr>
        <w:pStyle w:val="ListParagraph"/>
        <w:numPr>
          <w:ilvl w:val="3"/>
          <w:numId w:val="4"/>
        </w:numPr>
        <w:ind w:left="284" w:firstLine="0"/>
        <w:jc w:val="both"/>
        <w:outlineLvl w:val="2"/>
        <w:rPr>
          <w:rFonts w:ascii="Times New Roman" w:hAnsi="Times New Roman"/>
          <w:b/>
          <w:color w:val="000000"/>
          <w:sz w:val="26"/>
          <w:szCs w:val="26"/>
        </w:rPr>
      </w:pPr>
      <w:bookmarkStart w:id="1073" w:name="_Toc262558557"/>
      <w:bookmarkStart w:id="1074" w:name="_Toc263796602"/>
      <w:bookmarkStart w:id="1075" w:name="_Toc266204100"/>
      <w:r w:rsidRPr="00BE7C7F">
        <w:rPr>
          <w:rFonts w:ascii="Times New Roman" w:hAnsi="Times New Roman"/>
          <w:b/>
          <w:color w:val="000000"/>
          <w:sz w:val="26"/>
          <w:szCs w:val="26"/>
        </w:rPr>
        <w:lastRenderedPageBreak/>
        <w:t>Danh sách các Use-case</w:t>
      </w:r>
      <w:bookmarkEnd w:id="1073"/>
      <w:bookmarkEnd w:id="1074"/>
      <w:bookmarkEnd w:id="1075"/>
    </w:p>
    <w:tbl>
      <w:tblPr>
        <w:tblW w:w="8572"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203"/>
      </w:tblGrid>
      <w:tr w:rsidR="00AD09BC" w:rsidRPr="00E74EDE" w:rsidTr="00E817A0">
        <w:tc>
          <w:tcPr>
            <w:tcW w:w="708" w:type="dxa"/>
            <w:shd w:val="clear" w:color="auto" w:fill="D99594"/>
          </w:tcPr>
          <w:p w:rsidR="00AD09BC" w:rsidRPr="00E74EDE" w:rsidRDefault="00AD09BC"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61" w:type="dxa"/>
            <w:shd w:val="clear" w:color="auto" w:fill="D99594"/>
          </w:tcPr>
          <w:p w:rsidR="00AD09BC" w:rsidRPr="00E74EDE" w:rsidRDefault="00AD09BC"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203" w:type="dxa"/>
            <w:shd w:val="clear" w:color="auto" w:fill="D99594"/>
          </w:tcPr>
          <w:p w:rsidR="00AD09BC" w:rsidRPr="00E74EDE" w:rsidRDefault="00AD09BC"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AD09BC" w:rsidRPr="00E74EDE" w:rsidTr="00E817A0">
        <w:tc>
          <w:tcPr>
            <w:tcW w:w="708" w:type="dx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61" w:type="dxa"/>
          </w:tcPr>
          <w:p w:rsidR="00AD09BC" w:rsidRPr="00E74EDE" w:rsidRDefault="00AD09BC"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203" w:type="dxa"/>
          </w:tcPr>
          <w:p w:rsidR="00AD09BC" w:rsidRPr="00E74EDE" w:rsidRDefault="00AD09BC"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AD09BC" w:rsidRDefault="00AD09BC" w:rsidP="00D26559">
      <w:pPr>
        <w:pStyle w:val="ListParagraph"/>
        <w:ind w:left="0" w:firstLine="360"/>
        <w:jc w:val="both"/>
        <w:rPr>
          <w:rFonts w:ascii="Times New Roman" w:hAnsi="Times New Roman"/>
          <w:color w:val="000000"/>
          <w:sz w:val="26"/>
          <w:szCs w:val="26"/>
        </w:rPr>
      </w:pPr>
      <w:bookmarkStart w:id="1076" w:name="_Toc262558558"/>
      <w:bookmarkStart w:id="1077" w:name="_Toc263796603"/>
      <w:r>
        <w:rPr>
          <w:rFonts w:ascii="Times New Roman" w:hAnsi="Times New Roman"/>
          <w:color w:val="000000"/>
          <w:sz w:val="26"/>
          <w:szCs w:val="26"/>
          <w:lang w:val="en-US"/>
        </w:rPr>
        <w:t>Chi tiết đặc tả các Use-case: Xem phụ lục: Tài liệu kĩ thuật, phần đặc tả chi tiết Usecase</w:t>
      </w:r>
      <w:bookmarkEnd w:id="1076"/>
      <w:bookmarkEnd w:id="1077"/>
    </w:p>
    <w:p w:rsidR="00AD09BC" w:rsidRPr="00161B91" w:rsidRDefault="00AD09BC" w:rsidP="00161B91">
      <w:pPr>
        <w:pStyle w:val="ListParagraph"/>
        <w:numPr>
          <w:ilvl w:val="1"/>
          <w:numId w:val="4"/>
        </w:numPr>
        <w:ind w:left="284" w:firstLine="0"/>
        <w:jc w:val="both"/>
        <w:outlineLvl w:val="1"/>
        <w:rPr>
          <w:rFonts w:ascii="Times New Roman" w:hAnsi="Times New Roman"/>
          <w:b/>
          <w:color w:val="000000"/>
          <w:sz w:val="26"/>
          <w:szCs w:val="26"/>
        </w:rPr>
      </w:pPr>
      <w:bookmarkStart w:id="1078" w:name="_Toc262558573"/>
      <w:bookmarkStart w:id="1079" w:name="_Toc263796618"/>
      <w:bookmarkStart w:id="1080" w:name="_Toc266204101"/>
      <w:r w:rsidRPr="00161B91">
        <w:rPr>
          <w:rFonts w:ascii="Times New Roman" w:hAnsi="Times New Roman"/>
          <w:b/>
          <w:color w:val="000000"/>
          <w:sz w:val="26"/>
          <w:szCs w:val="26"/>
        </w:rPr>
        <w:t>Thiết kế giao diện</w:t>
      </w:r>
      <w:bookmarkEnd w:id="1078"/>
      <w:bookmarkEnd w:id="1079"/>
      <w:bookmarkEnd w:id="1080"/>
    </w:p>
    <w:p w:rsidR="00AD09BC" w:rsidRPr="00161B91"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1081" w:name="_Toc262558574"/>
      <w:bookmarkStart w:id="1082" w:name="_Toc263796619"/>
      <w:bookmarkStart w:id="1083" w:name="_Toc266204102"/>
      <w:r w:rsidRPr="00161B91">
        <w:rPr>
          <w:rFonts w:ascii="Times New Roman" w:hAnsi="Times New Roman"/>
          <w:b/>
          <w:color w:val="000000"/>
          <w:sz w:val="26"/>
          <w:szCs w:val="26"/>
        </w:rPr>
        <w:t>Cấu trúc các màn hình xử lý chính</w:t>
      </w:r>
      <w:bookmarkEnd w:id="1081"/>
      <w:bookmarkEnd w:id="1082"/>
      <w:bookmarkEnd w:id="1083"/>
    </w:p>
    <w:bookmarkStart w:id="1084" w:name="_Toc266204103"/>
    <w:bookmarkEnd w:id="1084"/>
    <w:p w:rsidR="00000000" w:rsidRDefault="00E86DC4">
      <w:pPr>
        <w:pStyle w:val="ListParagraph"/>
        <w:keepNext/>
        <w:ind w:left="0"/>
        <w:jc w:val="both"/>
        <w:outlineLvl w:val="2"/>
        <w:rPr>
          <w:ins w:id="1085" w:author="nmbinh" w:date="2010-07-06T20:04:00Z"/>
        </w:rPr>
        <w:pPrChange w:id="1086" w:author="nmbinh" w:date="2010-07-06T20:04:00Z">
          <w:pPr>
            <w:pStyle w:val="ListParagraph"/>
            <w:ind w:left="0"/>
            <w:jc w:val="both"/>
            <w:outlineLvl w:val="2"/>
          </w:pPr>
        </w:pPrChange>
      </w:pPr>
      <w:del w:id="1087" w:author="nmbinh" w:date="2010-07-06T20:04:00Z">
        <w:r w:rsidRPr="00E86DC4">
          <w:rPr>
            <w:rFonts w:ascii="Times New Roman" w:hAnsi="Times New Roman"/>
            <w:b/>
            <w:color w:val="000000"/>
            <w:sz w:val="26"/>
            <w:szCs w:val="26"/>
            <w:lang w:eastAsia="vi-VN"/>
          </w:rPr>
        </w:r>
        <w:r w:rsidRPr="00E86DC4">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981642" w:rsidRPr="0024218F" w:rsidRDefault="00981642"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981642" w:rsidRPr="0024218F" w:rsidRDefault="00981642"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981642" w:rsidRPr="0024218F" w:rsidRDefault="00981642"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81642" w:rsidRPr="008440E7" w:rsidRDefault="00981642"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81642" w:rsidRPr="008440E7" w:rsidRDefault="00981642"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del>
      <w:ins w:id="1088" w:author="nmbinh" w:date="2010-07-06T20:04:00Z">
        <w:r w:rsidR="00F670D2">
          <w:rPr>
            <w:rFonts w:ascii="Times New Roman" w:hAnsi="Times New Roman"/>
            <w:b/>
            <w:color w:val="000000"/>
            <w:sz w:val="26"/>
            <w:szCs w:val="26"/>
            <w:lang w:val="en-US"/>
            <w:rPrChange w:id="1089">
              <w:rPr>
                <w:color w:val="0000FF"/>
                <w:u w:val="single"/>
                <w:lang w:val="en-US"/>
              </w:rPr>
            </w:rPrChange>
          </w:rPr>
          <w:drawing>
            <wp:inline distT="0" distB="0" distL="0" distR="0">
              <wp:extent cx="4651375" cy="1687830"/>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4651375" cy="1687830"/>
                      </a:xfrm>
                      <a:prstGeom prst="rect">
                        <a:avLst/>
                      </a:prstGeom>
                      <a:noFill/>
                      <a:ln w="9525">
                        <a:noFill/>
                        <a:miter lim="800000"/>
                        <a:headEnd/>
                        <a:tailEnd/>
                      </a:ln>
                    </pic:spPr>
                  </pic:pic>
                </a:graphicData>
              </a:graphic>
            </wp:inline>
          </w:drawing>
        </w:r>
      </w:ins>
    </w:p>
    <w:p w:rsidR="00000000" w:rsidRDefault="004117C6">
      <w:pPr>
        <w:pStyle w:val="Caption"/>
        <w:jc w:val="center"/>
        <w:rPr>
          <w:rFonts w:ascii="Times New Roman" w:hAnsi="Times New Roman"/>
          <w:b w:val="0"/>
          <w:color w:val="000000"/>
          <w:sz w:val="26"/>
          <w:szCs w:val="26"/>
          <w:rPrChange w:id="1090" w:author="nmbinh" w:date="2010-07-06T20:04:00Z">
            <w:rPr>
              <w:rFonts w:ascii="Times New Roman" w:hAnsi="Times New Roman"/>
              <w:b/>
              <w:color w:val="000000"/>
              <w:sz w:val="26"/>
              <w:szCs w:val="26"/>
            </w:rPr>
          </w:rPrChange>
        </w:rPr>
        <w:pPrChange w:id="1091" w:author="nmbinh" w:date="2010-07-06T20:04:00Z">
          <w:pPr>
            <w:pStyle w:val="ListParagraph"/>
            <w:ind w:left="0"/>
            <w:jc w:val="both"/>
            <w:outlineLvl w:val="2"/>
          </w:pPr>
        </w:pPrChange>
      </w:pPr>
      <w:ins w:id="1092" w:author="nmbinh" w:date="2010-07-06T20:04:00Z">
        <w:r>
          <w:t>H15. C</w:t>
        </w:r>
        <w:r>
          <w:rPr>
            <w:rFonts w:ascii="Times New Roman" w:hAnsi="Times New Roman"/>
          </w:rPr>
          <w:t>ấu trúc màn hình chính</w:t>
        </w:r>
      </w:ins>
    </w:p>
    <w:p w:rsidR="00AD09BC" w:rsidRPr="00C900E0" w:rsidRDefault="00AD09BC" w:rsidP="00784A8E">
      <w:pPr>
        <w:pStyle w:val="ListParagraph"/>
        <w:ind w:left="0" w:firstLine="270"/>
        <w:jc w:val="both"/>
        <w:rPr>
          <w:rFonts w:ascii="Times New Roman" w:hAnsi="Times New Roman"/>
          <w:color w:val="000000"/>
          <w:sz w:val="26"/>
          <w:szCs w:val="26"/>
        </w:rPr>
      </w:pPr>
      <w:r>
        <w:rPr>
          <w:rFonts w:ascii="Times New Roman" w:hAnsi="Times New Roman"/>
          <w:color w:val="000000"/>
          <w:sz w:val="26"/>
          <w:szCs w:val="26"/>
          <w:lang w:val="en-US"/>
        </w:rPr>
        <w:t>Khi nhân viên chọn sử dụng chương trình, đầu tiên, cửa</w:t>
      </w:r>
      <w:r w:rsidRPr="003D22F6">
        <w:rPr>
          <w:rFonts w:ascii="Times New Roman" w:hAnsi="Times New Roman"/>
          <w:color w:val="000000"/>
          <w:sz w:val="26"/>
          <w:szCs w:val="26"/>
        </w:rPr>
        <w:t xml:space="preserve"> sổ đăng nhập hiện ra</w:t>
      </w:r>
      <w:r>
        <w:rPr>
          <w:rFonts w:ascii="Times New Roman" w:hAnsi="Times New Roman"/>
          <w:color w:val="000000"/>
          <w:sz w:val="26"/>
          <w:szCs w:val="26"/>
          <w:lang w:val="en-US"/>
        </w:rPr>
        <w:t xml:space="preserve"> và</w:t>
      </w:r>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w:t>
      </w:r>
      <w:r>
        <w:rPr>
          <w:rFonts w:ascii="Times New Roman" w:hAnsi="Times New Roman"/>
          <w:color w:val="000000"/>
          <w:sz w:val="26"/>
          <w:szCs w:val="26"/>
          <w:lang w:val="en-US"/>
        </w:rPr>
        <w:t>hông</w:t>
      </w:r>
      <w:r w:rsidRPr="003D22F6">
        <w:rPr>
          <w:rFonts w:ascii="Times New Roman" w:hAnsi="Times New Roman"/>
          <w:color w:val="000000"/>
          <w:sz w:val="26"/>
          <w:szCs w:val="26"/>
        </w:rPr>
        <w:t xml:space="preserve"> hợp lệ, trang báo lỗi sẽ hiện ra, yêu cầu nhân viên nhập lại tên tài khoản và mật khẩu.</w:t>
      </w:r>
    </w:p>
    <w:p w:rsidR="00AD09BC" w:rsidRPr="00C900E0" w:rsidRDefault="00AD09BC"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1093" w:name="_Toc262558575"/>
      <w:bookmarkStart w:id="1094" w:name="_Toc263796620"/>
      <w:bookmarkStart w:id="1095" w:name="_Toc266204104"/>
      <w:r w:rsidRPr="003D22F6">
        <w:rPr>
          <w:rFonts w:ascii="Times New Roman" w:hAnsi="Times New Roman"/>
          <w:b/>
          <w:color w:val="000000"/>
          <w:sz w:val="26"/>
          <w:szCs w:val="26"/>
        </w:rPr>
        <w:t>Danh sách các màn hình xử lý chính</w:t>
      </w:r>
      <w:bookmarkEnd w:id="1093"/>
      <w:bookmarkEnd w:id="1094"/>
      <w:bookmarkEnd w:id="1095"/>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AD09BC" w:rsidRPr="00E74EDE" w:rsidTr="00E74EDE">
        <w:tc>
          <w:tcPr>
            <w:tcW w:w="742" w:type="dxa"/>
            <w:shd w:val="clear" w:color="auto" w:fill="0F243E"/>
          </w:tcPr>
          <w:p w:rsidR="00AD09BC" w:rsidRDefault="00AD09BC" w:rsidP="00D26559">
            <w:pPr>
              <w:pStyle w:val="ListParagraph"/>
              <w:spacing w:after="0"/>
              <w:ind w:left="0" w:firstLine="4"/>
              <w:jc w:val="both"/>
              <w:rPr>
                <w:rFonts w:ascii="Times New Roman" w:hAnsi="Times New Roman"/>
                <w:b/>
                <w:color w:val="000000"/>
                <w:sz w:val="26"/>
                <w:szCs w:val="26"/>
              </w:rPr>
            </w:pPr>
            <w:r w:rsidRPr="00E74EDE">
              <w:rPr>
                <w:rFonts w:ascii="Times New Roman" w:hAnsi="Times New Roman"/>
                <w:b/>
                <w:color w:val="000000"/>
                <w:sz w:val="26"/>
                <w:szCs w:val="26"/>
              </w:rPr>
              <w:t>STT</w:t>
            </w:r>
          </w:p>
        </w:tc>
        <w:tc>
          <w:tcPr>
            <w:tcW w:w="2213" w:type="dxa"/>
            <w:shd w:val="clear" w:color="auto" w:fill="0F243E"/>
          </w:tcPr>
          <w:p w:rsidR="00AD09BC" w:rsidRDefault="00AD09BC" w:rsidP="00D26559">
            <w:pPr>
              <w:pStyle w:val="ListParagraph"/>
              <w:spacing w:after="0"/>
              <w:ind w:left="0" w:hanging="16"/>
              <w:jc w:val="both"/>
              <w:rPr>
                <w:rFonts w:ascii="Times New Roman" w:hAnsi="Times New Roman"/>
                <w:b/>
                <w:color w:val="000000"/>
                <w:sz w:val="26"/>
                <w:szCs w:val="26"/>
              </w:rPr>
            </w:pPr>
            <w:r w:rsidRPr="00E74EDE">
              <w:rPr>
                <w:rFonts w:ascii="Times New Roman" w:hAnsi="Times New Roman"/>
                <w:b/>
                <w:color w:val="000000"/>
                <w:sz w:val="26"/>
                <w:szCs w:val="26"/>
              </w:rPr>
              <w:t>Tên màn hình</w:t>
            </w:r>
          </w:p>
        </w:tc>
        <w:tc>
          <w:tcPr>
            <w:tcW w:w="5797" w:type="dxa"/>
            <w:shd w:val="clear" w:color="auto" w:fill="0F243E"/>
          </w:tcPr>
          <w:p w:rsidR="00AD09BC" w:rsidRDefault="00AD09BC" w:rsidP="00D26559">
            <w:pPr>
              <w:pStyle w:val="ListParagraph"/>
              <w:spacing w:after="0"/>
              <w:ind w:left="0"/>
              <w:jc w:val="both"/>
              <w:rPr>
                <w:rFonts w:ascii="Times New Roman" w:hAnsi="Times New Roman"/>
                <w:b/>
                <w:color w:val="000000"/>
                <w:sz w:val="26"/>
                <w:szCs w:val="26"/>
              </w:rPr>
            </w:pPr>
            <w:r w:rsidRPr="00E74EDE">
              <w:rPr>
                <w:rFonts w:ascii="Times New Roman" w:hAnsi="Times New Roman"/>
                <w:b/>
                <w:color w:val="000000"/>
                <w:sz w:val="26"/>
                <w:szCs w:val="26"/>
              </w:rPr>
              <w:t>Ý nghĩa/Ghi chú</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2213" w:type="dxa"/>
          </w:tcPr>
          <w:p w:rsidR="00AD09BC" w:rsidRDefault="00AD09BC" w:rsidP="00D26559">
            <w:pPr>
              <w:pStyle w:val="ListParagraph"/>
              <w:tabs>
                <w:tab w:val="left" w:pos="1440"/>
              </w:tabs>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ĐăngNhập</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Cho phép nhân viên đăng nhập với tài khoản hợp lệ trước khi sử dụng chương trình</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TrangNgườiDùng</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nhân viên</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TrangQuảnLý</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Màn hình làm việc chính của Quản lý</w:t>
            </w:r>
          </w:p>
        </w:tc>
      </w:tr>
      <w:tr w:rsidR="00AD09BC" w:rsidRPr="00E74EDE" w:rsidTr="00E74EDE">
        <w:tc>
          <w:tcPr>
            <w:tcW w:w="742" w:type="dxa"/>
          </w:tcPr>
          <w:p w:rsidR="00AD09BC" w:rsidRDefault="00AD09BC" w:rsidP="00D26559">
            <w:pPr>
              <w:pStyle w:val="ListParagraph"/>
              <w:spacing w:after="0"/>
              <w:ind w:left="0" w:firstLine="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2213" w:type="dxa"/>
          </w:tcPr>
          <w:p w:rsidR="00AD09BC" w:rsidRDefault="00AD09BC" w:rsidP="00D26559">
            <w:pPr>
              <w:pStyle w:val="ListParagraph"/>
              <w:spacing w:after="0"/>
              <w:ind w:left="0" w:hanging="16"/>
              <w:jc w:val="both"/>
              <w:rPr>
                <w:rFonts w:ascii="Times New Roman" w:hAnsi="Times New Roman"/>
                <w:color w:val="000000"/>
                <w:sz w:val="26"/>
                <w:szCs w:val="26"/>
              </w:rPr>
            </w:pPr>
            <w:r w:rsidRPr="00E74EDE">
              <w:rPr>
                <w:rFonts w:ascii="Times New Roman" w:hAnsi="Times New Roman"/>
                <w:color w:val="000000"/>
                <w:sz w:val="26"/>
                <w:szCs w:val="26"/>
              </w:rPr>
              <w:t>TrangBáoLỗi</w:t>
            </w:r>
          </w:p>
        </w:tc>
        <w:tc>
          <w:tcPr>
            <w:tcW w:w="5797" w:type="dxa"/>
          </w:tcPr>
          <w:p w:rsidR="00AD09BC" w:rsidRDefault="00AD09BC" w:rsidP="00D26559">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Trang thông báo các lỗi xảy ra trong quá trình sử dụng hệ thống</w:t>
            </w:r>
          </w:p>
        </w:tc>
      </w:tr>
    </w:tbl>
    <w:p w:rsidR="00AD09BC" w:rsidRPr="00C900E0" w:rsidRDefault="00AD09BC" w:rsidP="00161B91">
      <w:pPr>
        <w:pStyle w:val="ListParagraph"/>
        <w:numPr>
          <w:ilvl w:val="2"/>
          <w:numId w:val="4"/>
        </w:numPr>
        <w:ind w:left="284" w:firstLine="0"/>
        <w:jc w:val="both"/>
        <w:outlineLvl w:val="2"/>
        <w:rPr>
          <w:rFonts w:ascii="Times New Roman" w:hAnsi="Times New Roman"/>
          <w:b/>
          <w:color w:val="000000"/>
          <w:sz w:val="26"/>
          <w:szCs w:val="26"/>
        </w:rPr>
      </w:pPr>
      <w:bookmarkStart w:id="1096" w:name="_Toc262558576"/>
      <w:bookmarkStart w:id="1097" w:name="_Toc263796621"/>
      <w:bookmarkStart w:id="1098" w:name="_Toc266204105"/>
      <w:r w:rsidRPr="003D22F6">
        <w:rPr>
          <w:rFonts w:ascii="Times New Roman" w:hAnsi="Times New Roman"/>
          <w:b/>
          <w:color w:val="000000"/>
          <w:sz w:val="26"/>
          <w:szCs w:val="26"/>
        </w:rPr>
        <w:t>Mô tả chi tiết từng màn hình xử lý chính</w:t>
      </w:r>
      <w:bookmarkEnd w:id="1096"/>
      <w:bookmarkEnd w:id="1097"/>
      <w:bookmarkEnd w:id="1098"/>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099" w:name="_Toc262558577"/>
      <w:bookmarkStart w:id="1100" w:name="_Toc263796622"/>
      <w:bookmarkStart w:id="1101" w:name="_Toc266204106"/>
      <w:r w:rsidRPr="00161B91">
        <w:rPr>
          <w:rFonts w:ascii="Times New Roman" w:hAnsi="Times New Roman"/>
          <w:b/>
          <w:color w:val="000000"/>
          <w:sz w:val="26"/>
          <w:szCs w:val="26"/>
        </w:rPr>
        <w:t xml:space="preserve">Màn hình Đăng </w:t>
      </w:r>
      <w:commentRangeStart w:id="1102"/>
      <w:r w:rsidRPr="00161B91">
        <w:rPr>
          <w:rFonts w:ascii="Times New Roman" w:hAnsi="Times New Roman"/>
          <w:b/>
          <w:color w:val="000000"/>
          <w:sz w:val="26"/>
          <w:szCs w:val="26"/>
        </w:rPr>
        <w:t>nhập</w:t>
      </w:r>
      <w:commentRangeEnd w:id="1102"/>
      <w:r w:rsidR="006C2A2B">
        <w:rPr>
          <w:rStyle w:val="CommentReference"/>
        </w:rPr>
        <w:commentReference w:id="1102"/>
      </w:r>
      <w:r w:rsidRPr="00161B91">
        <w:rPr>
          <w:rFonts w:ascii="Times New Roman" w:hAnsi="Times New Roman"/>
          <w:b/>
          <w:color w:val="000000"/>
          <w:sz w:val="26"/>
          <w:szCs w:val="26"/>
        </w:rPr>
        <w:t>:</w:t>
      </w:r>
      <w:bookmarkEnd w:id="1099"/>
      <w:bookmarkEnd w:id="1100"/>
      <w:bookmarkEnd w:id="1101"/>
    </w:p>
    <w:p w:rsidR="00AD09BC" w:rsidRDefault="00E86DC4"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81" editas="canvas" style="width:446.55pt;height:117.55pt;mso-position-horizontal-relative:char;mso-position-vertical-relative:line" coordorigin="1432,2332" coordsize="8931,2351">
            <o:lock v:ext="edit" aspectratio="t"/>
            <v:shape id="_x0000_s1282" type="#_x0000_t75" style="position:absolute;left:1432;top:2332;width:8931;height:2351" o:preferrelative="f">
              <v:fill o:detectmouseclick="t"/>
              <v:path o:extrusionok="t" o:connecttype="none"/>
              <o:lock v:ext="edit" text="t"/>
            </v:shape>
            <v:shape id="_x0000_s1283" type="#_x0000_t75" style="position:absolute;left:5708;top:2332;width:4655;height:2351">
              <v:imagedata r:id="rId27" o:title=""/>
            </v:shape>
            <v:shape id="_x0000_s1284" type="#_x0000_t75" style="position:absolute;left:1432;top:2332;width:4189;height:2116">
              <v:imagedata r:id="rId28" o:title=""/>
            </v:shape>
            <w10:wrap type="none"/>
            <w10:anchorlock/>
          </v:group>
        </w:pict>
      </w:r>
    </w:p>
    <w:p w:rsidR="00AD09BC" w:rsidRPr="00D26559" w:rsidRDefault="00AD09BC" w:rsidP="00D26559">
      <w:pPr>
        <w:pStyle w:val="ListParagraph"/>
        <w:ind w:left="0"/>
        <w:jc w:val="both"/>
        <w:rPr>
          <w:rFonts w:ascii="Times New Roman" w:hAnsi="Times New Roman"/>
          <w:i/>
          <w:color w:val="000000"/>
          <w:sz w:val="26"/>
          <w:szCs w:val="26"/>
          <w:u w:val="single"/>
          <w:lang w:val="en-US"/>
        </w:rPr>
      </w:pPr>
      <w:r w:rsidRPr="00D26559">
        <w:rPr>
          <w:rFonts w:ascii="Times New Roman" w:hAnsi="Times New Roman"/>
          <w:i/>
          <w:color w:val="000000"/>
          <w:sz w:val="26"/>
          <w:szCs w:val="26"/>
          <w:u w:val="single"/>
          <w:lang w:val="en-US"/>
        </w:rPr>
        <w:t>Mô tả các Control trên màn hình</w:t>
      </w:r>
      <w:r>
        <w:rPr>
          <w:rFonts w:ascii="Times New Roman" w:hAnsi="Times New Roman"/>
          <w:i/>
          <w:color w:val="000000"/>
          <w:sz w:val="26"/>
          <w:szCs w:val="26"/>
          <w:u w:val="single"/>
          <w:lang w:val="en-U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38"/>
        <w:gridCol w:w="2700"/>
        <w:gridCol w:w="5805"/>
      </w:tblGrid>
      <w:tr w:rsidR="00AD09BC" w:rsidRPr="00622175" w:rsidTr="00622175">
        <w:trPr>
          <w:jc w:val="center"/>
        </w:trPr>
        <w:tc>
          <w:tcPr>
            <w:tcW w:w="738"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STT</w:t>
            </w:r>
          </w:p>
        </w:tc>
        <w:tc>
          <w:tcPr>
            <w:tcW w:w="2700"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Nội dung</w:t>
            </w:r>
          </w:p>
        </w:tc>
        <w:tc>
          <w:tcPr>
            <w:tcW w:w="5805" w:type="dxa"/>
            <w:shd w:val="clear" w:color="auto" w:fill="0F243E"/>
          </w:tcPr>
          <w:p w:rsidR="00AD09BC" w:rsidRPr="00622175" w:rsidRDefault="00AD09BC" w:rsidP="00622175">
            <w:pPr>
              <w:pStyle w:val="ListParagraph"/>
              <w:spacing w:after="0"/>
              <w:ind w:left="0"/>
              <w:jc w:val="center"/>
              <w:rPr>
                <w:rFonts w:ascii="Times New Roman" w:hAnsi="Times New Roman"/>
                <w:b/>
                <w:color w:val="000000"/>
                <w:sz w:val="26"/>
                <w:szCs w:val="26"/>
                <w:lang w:val="en-US"/>
              </w:rPr>
            </w:pPr>
            <w:r>
              <w:rPr>
                <w:rFonts w:ascii="Times New Roman" w:hAnsi="Times New Roman"/>
                <w:b/>
                <w:color w:val="000000"/>
                <w:sz w:val="26"/>
                <w:szCs w:val="26"/>
                <w:lang w:val="en-US"/>
              </w:rPr>
              <w:t>Mô tả</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Tab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đăng nhập vào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người dùng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lastRenderedPageBreak/>
              <w:t>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tương ứng giúp người dùng đăng nhập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4</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Đăng Nhập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5</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Tab </w:t>
            </w:r>
            <w:r>
              <w:rPr>
                <w:rFonts w:ascii="Times New Roman" w:hAnsi="Times New Roman"/>
                <w:color w:val="000000"/>
                <w:sz w:val="26"/>
                <w:szCs w:val="26"/>
                <w:lang w:val="en-US"/>
              </w:rPr>
              <w:t>Cơ sở dữ liệu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Thẻ chứa nội dung cài đặt cho cơ sở dữ liệu đang sử dụng, cho phép người dùng thay đổi giá trị thích hợp để có thể đăng nhập đúng vào cơ sở dự liệu của hệ thống</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6</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Combobox chứa các cơ sở dữ liệu khác nhau mà hệ thống sử dụng trong quá trình chạy</w:t>
            </w:r>
          </w:p>
        </w:tc>
      </w:tr>
      <w:tr w:rsidR="00AD09BC" w:rsidRPr="00622175" w:rsidTr="00622175">
        <w:trPr>
          <w:trHeight w:val="350"/>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7</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server</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Server chứa cơ sở dữ liệu</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8</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database tương ứng trên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9</w:t>
            </w:r>
          </w:p>
        </w:tc>
        <w:tc>
          <w:tcPr>
            <w:tcW w:w="2700" w:type="dxa"/>
          </w:tcPr>
          <w:p w:rsidR="00AD09BC" w:rsidRPr="00622175" w:rsidRDefault="00AD09BC" w:rsidP="002743F1">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 xml:space="preserve">Tên </w:t>
            </w:r>
            <w:r>
              <w:rPr>
                <w:rFonts w:ascii="Times New Roman" w:hAnsi="Times New Roman"/>
                <w:color w:val="000000"/>
                <w:sz w:val="26"/>
                <w:szCs w:val="26"/>
                <w:lang w:val="en-US"/>
              </w:rPr>
              <w:t>truy cập</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Tên dùng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10</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w:t>
            </w:r>
            <w:r>
              <w:rPr>
                <w:rFonts w:ascii="Times New Roman" w:hAnsi="Times New Roman"/>
                <w:color w:val="000000"/>
                <w:sz w:val="26"/>
                <w:szCs w:val="26"/>
                <w:lang w:val="en-US"/>
              </w:rPr>
              <w:t xml:space="preserve"> truy cập</w:t>
            </w:r>
            <w:r w:rsidRPr="00622175">
              <w:rPr>
                <w:rFonts w:ascii="Times New Roman" w:hAnsi="Times New Roman"/>
                <w:color w:val="000000"/>
                <w:sz w:val="26"/>
                <w:szCs w:val="26"/>
                <w:lang w:val="en-US"/>
              </w:rPr>
              <w:t xml:space="preserve"> </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Mật khẩu đăng nhập database</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11</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Lưu</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Thay đổi các giá trị mặc định trên tập tin chứa thông tin server</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sidRPr="00622175">
              <w:rPr>
                <w:rFonts w:ascii="Times New Roman" w:hAnsi="Times New Roman"/>
                <w:color w:val="000000"/>
                <w:sz w:val="26"/>
                <w:szCs w:val="26"/>
                <w:lang w:val="en-US"/>
              </w:rPr>
              <w:t>12</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Button Hủy</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sidRPr="00622175">
              <w:rPr>
                <w:rFonts w:ascii="Times New Roman" w:hAnsi="Times New Roman"/>
                <w:color w:val="000000"/>
                <w:sz w:val="26"/>
                <w:szCs w:val="26"/>
                <w:lang w:val="en-US"/>
              </w:rPr>
              <w:t>Không lưu, reset lại giá trị trước đó</w:t>
            </w:r>
          </w:p>
        </w:tc>
      </w:tr>
      <w:tr w:rsidR="00AD09BC" w:rsidRPr="00622175" w:rsidTr="00622175">
        <w:trPr>
          <w:jc w:val="center"/>
        </w:trPr>
        <w:tc>
          <w:tcPr>
            <w:tcW w:w="738" w:type="dxa"/>
          </w:tcPr>
          <w:p w:rsidR="00AD09BC" w:rsidRPr="00622175" w:rsidRDefault="00AD09BC" w:rsidP="00622175">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13</w:t>
            </w:r>
          </w:p>
        </w:tc>
        <w:tc>
          <w:tcPr>
            <w:tcW w:w="2700"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Reset</w:t>
            </w:r>
          </w:p>
        </w:tc>
        <w:tc>
          <w:tcPr>
            <w:tcW w:w="5805" w:type="dxa"/>
          </w:tcPr>
          <w:p w:rsidR="00AD09BC" w:rsidRPr="00622175" w:rsidRDefault="00AD09BC" w:rsidP="00622175">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Reset lại các giá trị từ tập tin đã lưu</w:t>
            </w:r>
          </w:p>
        </w:tc>
      </w:tr>
    </w:tbl>
    <w:p w:rsidR="00AD09BC" w:rsidRDefault="00AD09BC" w:rsidP="00D26559">
      <w:pPr>
        <w:pStyle w:val="ListParagraph"/>
        <w:spacing w:after="0"/>
        <w:ind w:left="0"/>
        <w:jc w:val="both"/>
        <w:rPr>
          <w:rFonts w:ascii="Times New Roman" w:hAnsi="Times New Roman"/>
          <w:color w:val="000000"/>
          <w:sz w:val="26"/>
          <w:szCs w:val="26"/>
          <w:lang w:val="en-US"/>
        </w:rPr>
      </w:pPr>
    </w:p>
    <w:p w:rsidR="00AD09BC" w:rsidRPr="00161B91"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103" w:name="_Toc262558578"/>
      <w:bookmarkStart w:id="1104" w:name="_Toc263796623"/>
      <w:bookmarkStart w:id="1105" w:name="_Toc266204107"/>
      <w:r w:rsidRPr="00161B91">
        <w:rPr>
          <w:rFonts w:ascii="Times New Roman" w:hAnsi="Times New Roman"/>
          <w:b/>
          <w:color w:val="000000"/>
          <w:sz w:val="26"/>
          <w:szCs w:val="26"/>
        </w:rPr>
        <w:t>Trang Báo lỗi:</w:t>
      </w:r>
      <w:bookmarkEnd w:id="1103"/>
      <w:bookmarkEnd w:id="1104"/>
      <w:bookmarkEnd w:id="1105"/>
    </w:p>
    <w:p w:rsidR="00AD09BC" w:rsidRPr="00C900E0" w:rsidRDefault="00E86DC4" w:rsidP="00161B91">
      <w:pPr>
        <w:pStyle w:val="ListParagraph"/>
        <w:ind w:left="284"/>
        <w:jc w:val="center"/>
        <w:rPr>
          <w:rFonts w:ascii="Times New Roman" w:hAnsi="Times New Roman"/>
          <w:color w:val="000000"/>
          <w:sz w:val="26"/>
          <w:szCs w:val="26"/>
        </w:rPr>
      </w:pPr>
      <w:r>
        <w:rPr>
          <w:rFonts w:ascii="Times New Roman" w:hAnsi="Times New Roman"/>
          <w:color w:val="000000"/>
          <w:sz w:val="26"/>
          <w:szCs w:val="26"/>
          <w:lang w:val="en-US"/>
        </w:rPr>
      </w:r>
      <w:r w:rsidRPr="00E86DC4">
        <w:rPr>
          <w:rFonts w:ascii="Times New Roman" w:hAnsi="Times New Roman"/>
          <w:color w:val="000000"/>
          <w:sz w:val="26"/>
          <w:szCs w:val="26"/>
          <w:lang w:val="en-US"/>
        </w:rPr>
        <w:pict>
          <v:group id="_x0000_s1285" editas="canvas" style="width:218.85pt;height:69.65pt;mso-position-horizontal-relative:char;mso-position-vertical-relative:line" coordorigin="5622,3039" coordsize="3491,1110">
            <o:lock v:ext="edit" aspectratio="t"/>
            <v:shape id="_x0000_s1286" type="#_x0000_t75" style="position:absolute;left:5622;top:3039;width:3491;height:1110" o:preferrelative="f">
              <v:fill o:detectmouseclick="t"/>
              <v:path o:extrusionok="t" o:connecttype="none"/>
              <o:lock v:ext="edit" text="t"/>
            </v:shape>
            <v:rect id="_x0000_s1287" style="position:absolute;left:5628;top:3045;width:3479;height:1098"/>
            <v:group id="_x0000_s1288" style="position:absolute;left:6798;top:3804;width:993;height:339" coordorigin="4750,4431" coordsize="1245,424">
              <v:roundrect id="_x0000_s1289" style="position:absolute;left:4750;top:4431;width:1245;height:306" arcsize="10923f" fillcolor="#9bbb59" strokecolor="#f2f2f2" strokeweight="1pt">
                <v:fill color2="#4e6128" angle="-135" focus="100%" type="gradient"/>
                <v:shadow type="perspective" color="#d6e3bc" opacity=".5" origin=",.5" offset="0,0" matrix=",-56756f,,.5"/>
              </v:roundrect>
              <v:shape id="_x0000_s1290" type="#_x0000_t202" style="position:absolute;left:4750;top:4431;width:1245;height:424" filled="f" stroked="f">
                <v:textbox style="mso-next-textbox:#_x0000_s1290">
                  <w:txbxContent>
                    <w:p w:rsidR="00981642" w:rsidRPr="00D26559" w:rsidRDefault="00981642" w:rsidP="00D26559">
                      <w:pPr>
                        <w:jc w:val="center"/>
                        <w:rPr>
                          <w:rFonts w:ascii="Times New Roman" w:hAnsi="Times New Roman"/>
                          <w:color w:val="FFFFFF"/>
                          <w:sz w:val="18"/>
                          <w:szCs w:val="18"/>
                          <w:lang w:val="en-US"/>
                        </w:rPr>
                      </w:pPr>
                      <w:r>
                        <w:rPr>
                          <w:rFonts w:ascii="Times New Roman" w:hAnsi="Times New Roman"/>
                          <w:color w:val="FFFFFF"/>
                          <w:sz w:val="18"/>
                          <w:szCs w:val="18"/>
                          <w:lang w:val="en-US"/>
                        </w:rPr>
                        <w:t>Quay lại</w:t>
                      </w:r>
                    </w:p>
                  </w:txbxContent>
                </v:textbox>
              </v:shape>
            </v:group>
            <v:shape id="_x0000_s1291" type="#_x0000_t202" style="position:absolute;left:5628;top:3045;width:3479;height:759" filled="f" stroked="f">
              <v:textbox style="mso-next-textbox:#_x0000_s1291">
                <w:txbxContent>
                  <w:p w:rsidR="00981642" w:rsidRDefault="00981642" w:rsidP="001D5C20">
                    <w:pPr>
                      <w:rPr>
                        <w:rFonts w:ascii="Times New Roman" w:hAnsi="Times New Roman"/>
                        <w:b/>
                        <w:sz w:val="18"/>
                        <w:szCs w:val="18"/>
                        <w:lang w:val="en-US"/>
                      </w:rPr>
                    </w:pPr>
                    <w:r>
                      <w:rPr>
                        <w:rFonts w:ascii="Times New Roman" w:hAnsi="Times New Roman"/>
                        <w:b/>
                        <w:sz w:val="18"/>
                        <w:szCs w:val="18"/>
                        <w:lang w:val="en-US"/>
                      </w:rPr>
                      <w:t>Lỗi!</w:t>
                    </w:r>
                  </w:p>
                  <w:p w:rsidR="00981642" w:rsidRPr="001D5C20" w:rsidRDefault="00981642" w:rsidP="001D5C20">
                    <w:pPr>
                      <w:rPr>
                        <w:rFonts w:ascii="Times New Roman" w:hAnsi="Times New Roman"/>
                        <w:sz w:val="18"/>
                        <w:szCs w:val="18"/>
                        <w:lang w:val="en-US"/>
                      </w:rPr>
                    </w:pPr>
                    <w:r>
                      <w:rPr>
                        <w:rFonts w:ascii="Times New Roman" w:hAnsi="Times New Roman"/>
                        <w:sz w:val="18"/>
                        <w:szCs w:val="18"/>
                        <w:lang w:val="en-US"/>
                      </w:rPr>
                      <w:t>Tài khoản đăng nhập không hợp lệ!</w:t>
                    </w:r>
                  </w:p>
                </w:txbxContent>
              </v:textbox>
            </v:shape>
            <w10:wrap type="none"/>
            <w10:anchorlock/>
          </v:group>
        </w:pict>
      </w:r>
    </w:p>
    <w:p w:rsidR="00AD09BC" w:rsidRPr="00C900E0" w:rsidRDefault="00AD09BC" w:rsidP="00161B91">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AD09BC" w:rsidRPr="006C1EE4" w:rsidRDefault="00AD09BC" w:rsidP="00161B91">
      <w:pPr>
        <w:pStyle w:val="ListParagraph"/>
        <w:numPr>
          <w:ilvl w:val="3"/>
          <w:numId w:val="4"/>
        </w:numPr>
        <w:ind w:left="284" w:firstLine="0"/>
        <w:jc w:val="both"/>
        <w:outlineLvl w:val="3"/>
        <w:rPr>
          <w:rFonts w:ascii="Times New Roman" w:hAnsi="Times New Roman"/>
          <w:b/>
          <w:color w:val="000000"/>
          <w:sz w:val="26"/>
          <w:szCs w:val="26"/>
        </w:rPr>
      </w:pPr>
      <w:bookmarkStart w:id="1106" w:name="_Toc262558579"/>
      <w:bookmarkStart w:id="1107" w:name="_Toc263796624"/>
      <w:bookmarkStart w:id="1108" w:name="_Toc266204108"/>
      <w:r w:rsidRPr="00161B91">
        <w:rPr>
          <w:rFonts w:ascii="Times New Roman" w:hAnsi="Times New Roman"/>
          <w:b/>
          <w:color w:val="000000"/>
          <w:sz w:val="26"/>
          <w:szCs w:val="26"/>
        </w:rPr>
        <w:t>Trang Nhân viên:</w:t>
      </w:r>
      <w:bookmarkEnd w:id="1106"/>
      <w:bookmarkEnd w:id="1107"/>
      <w:bookmarkEnd w:id="1108"/>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109" w:name="_Toc266204109"/>
      <w:r w:rsidRPr="00D26559">
        <w:rPr>
          <w:rFonts w:ascii="Times New Roman" w:hAnsi="Times New Roman"/>
          <w:color w:val="000000"/>
          <w:sz w:val="26"/>
          <w:szCs w:val="26"/>
          <w:lang w:val="en-US"/>
        </w:rPr>
        <w:t>Màn hình chính</w:t>
      </w:r>
      <w:bookmarkEnd w:id="1109"/>
    </w:p>
    <w:bookmarkStart w:id="1110" w:name="_Toc266204110"/>
    <w:bookmarkEnd w:id="1110"/>
    <w:p w:rsidR="00AD09BC" w:rsidRDefault="00E86DC4" w:rsidP="00D26559">
      <w:pPr>
        <w:pStyle w:val="ListParagraph"/>
        <w:ind w:left="0"/>
        <w:jc w:val="center"/>
        <w:outlineLvl w:val="3"/>
        <w:rPr>
          <w:rFonts w:ascii="Times New Roman" w:hAnsi="Times New Roman"/>
          <w:b/>
          <w:color w:val="000000"/>
          <w:sz w:val="26"/>
          <w:szCs w:val="26"/>
          <w:lang w:val="en-US"/>
        </w:rPr>
      </w:pPr>
      <w:r>
        <w:rPr>
          <w:rFonts w:ascii="Times New Roman" w:hAnsi="Times New Roman"/>
          <w:b/>
          <w:color w:val="000000"/>
          <w:sz w:val="26"/>
          <w:szCs w:val="26"/>
          <w:lang w:val="en-US"/>
        </w:rPr>
      </w:r>
      <w:r>
        <w:rPr>
          <w:rFonts w:ascii="Times New Roman" w:hAnsi="Times New Roman"/>
          <w:b/>
          <w:color w:val="000000"/>
          <w:sz w:val="26"/>
          <w:szCs w:val="26"/>
          <w:lang w:val="en-US"/>
        </w:rPr>
        <w:pict>
          <v:group id="_x0000_s1292" editas="canvas" style="width:424.9pt;height:270.8pt;mso-position-horizontal-relative:char;mso-position-vertical-relative:line" coordorigin="3801,5891" coordsize="6778,4320">
            <o:lock v:ext="edit" aspectratio="t"/>
            <v:shape id="_x0000_s1293" type="#_x0000_t75" style="position:absolute;left:3801;top:5891;width:6778;height:4320" o:preferrelative="f">
              <v:fill o:detectmouseclick="t"/>
              <v:path o:extrusionok="t" o:connecttype="none"/>
              <o:lock v:ext="edit" text="t"/>
            </v:shape>
            <v:shape id="_x0000_s1294" type="#_x0000_t75" style="position:absolute;left:3801;top:5891;width:4471;height:3129">
              <v:imagedata r:id="rId29" o:title=""/>
            </v:shape>
            <v:shape id="_x0000_s1295" type="#_x0000_t75" style="position:absolute;left:5980;top:6991;width:4599;height:3220">
              <v:imagedata r:id="rId30"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6C1EE4">
        <w:tc>
          <w:tcPr>
            <w:tcW w:w="918"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w:t>
            </w:r>
            <w:r>
              <w:rPr>
                <w:rFonts w:ascii="Times New Roman" w:hAnsi="Times New Roman"/>
                <w:color w:val="000000"/>
                <w:sz w:val="26"/>
                <w:szCs w:val="26"/>
                <w:lang w:val="en-US"/>
              </w:rPr>
              <w:t xml:space="preserve"> đang hoặc chưa thực hiện</w:t>
            </w:r>
            <w:r w:rsidRPr="00AD53C4">
              <w:rPr>
                <w:rFonts w:ascii="Times New Roman" w:hAnsi="Times New Roman"/>
                <w:color w:val="000000"/>
                <w:sz w:val="26"/>
                <w:szCs w:val="26"/>
                <w:lang w:val="en-US"/>
              </w:rPr>
              <w:t xml:space="preserve"> </w:t>
            </w:r>
            <w:r>
              <w:rPr>
                <w:rFonts w:ascii="Times New Roman" w:hAnsi="Times New Roman"/>
                <w:color w:val="000000"/>
                <w:sz w:val="26"/>
                <w:szCs w:val="26"/>
                <w:lang w:val="en-US"/>
              </w:rPr>
              <w:t>mà nhân viên có được phân công</w:t>
            </w:r>
          </w:p>
        </w:tc>
      </w:tr>
      <w:tr w:rsidR="00AD09BC" w:rsidRPr="00AD53C4" w:rsidTr="006C1EE4">
        <w:tc>
          <w:tcPr>
            <w:tcW w:w="918" w:type="dxa"/>
          </w:tcPr>
          <w:p w:rsidR="00AD09BC" w:rsidRPr="00AD53C4" w:rsidRDefault="00AD09BC" w:rsidP="006C1EE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Sơ đồ luồng công việc</w:t>
            </w:r>
          </w:p>
        </w:tc>
        <w:tc>
          <w:tcPr>
            <w:tcW w:w="5535" w:type="dxa"/>
          </w:tcPr>
          <w:p w:rsidR="00AD09BC" w:rsidRPr="00AD53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luồng công việc tương ứng của quy trình. Trong đó, nhân viên chỉ có thể tương tác với các công việc dưới trách nhiệm của mình. Các tương tác bao gồm: Xem thông tin, bắt đầu công việc, chỉnh sửa hiện trạng công việc, kết thúc công việc và cập nhật báo cáo kết quả công việc.</w:t>
            </w:r>
          </w:p>
        </w:tc>
      </w:tr>
    </w:tbl>
    <w:p w:rsidR="00AD09BC" w:rsidRDefault="00AD09BC" w:rsidP="00D26559">
      <w:pPr>
        <w:pStyle w:val="ListParagraph"/>
        <w:ind w:left="0" w:firstLine="360"/>
        <w:jc w:val="both"/>
        <w:outlineLvl w:val="3"/>
        <w:rPr>
          <w:rFonts w:ascii="Times New Roman" w:hAnsi="Times New Roman"/>
          <w:color w:val="000000"/>
          <w:sz w:val="26"/>
          <w:szCs w:val="26"/>
          <w:lang w:val="en-US"/>
        </w:rPr>
      </w:pPr>
      <w:bookmarkStart w:id="1111" w:name="_Toc266204111"/>
      <w:r>
        <w:rPr>
          <w:rFonts w:ascii="Times New Roman" w:hAnsi="Times New Roman"/>
          <w:color w:val="000000"/>
          <w:sz w:val="26"/>
          <w:szCs w:val="26"/>
          <w:lang w:val="en-US"/>
        </w:rPr>
        <w:t>Hệ thống cập nhật tự động.</w:t>
      </w:r>
      <w:bookmarkEnd w:id="1111"/>
    </w:p>
    <w:p w:rsidR="00AD09BC" w:rsidRPr="00D26559" w:rsidRDefault="00AD09BC" w:rsidP="00D26559">
      <w:pPr>
        <w:pStyle w:val="ListParagraph"/>
        <w:numPr>
          <w:ilvl w:val="0"/>
          <w:numId w:val="54"/>
        </w:numPr>
        <w:ind w:left="0" w:firstLine="720"/>
        <w:jc w:val="both"/>
        <w:outlineLvl w:val="3"/>
        <w:rPr>
          <w:rFonts w:ascii="Times New Roman" w:hAnsi="Times New Roman"/>
          <w:color w:val="000000"/>
          <w:sz w:val="26"/>
          <w:szCs w:val="26"/>
        </w:rPr>
      </w:pPr>
      <w:bookmarkStart w:id="1112" w:name="_Toc266204112"/>
      <w:r>
        <w:rPr>
          <w:rFonts w:ascii="Times New Roman" w:hAnsi="Times New Roman"/>
          <w:color w:val="000000"/>
          <w:sz w:val="26"/>
          <w:szCs w:val="26"/>
          <w:lang w:val="en-US"/>
        </w:rPr>
        <w:t>Thông tin cá nhân: Cho phép thay đổi thông tin cá nhân người dùng</w:t>
      </w:r>
      <w:bookmarkEnd w:id="1112"/>
    </w:p>
    <w:p w:rsidR="00AD09BC" w:rsidRPr="00C900E0" w:rsidRDefault="003A3888" w:rsidP="005A52A3">
      <w:pPr>
        <w:pStyle w:val="ListParagraph"/>
        <w:ind w:left="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4094480" cy="2864485"/>
            <wp:effectExtent l="19050" t="0" r="1270" b="0"/>
            <wp:docPr id="32" name="Picture 67" descr="PersonalInf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ersonalInfoUser"/>
                    <pic:cNvPicPr>
                      <a:picLocks noChangeAspect="1" noChangeArrowheads="1"/>
                    </pic:cNvPicPr>
                  </pic:nvPicPr>
                  <pic:blipFill>
                    <a:blip r:embed="rId31" cstate="print"/>
                    <a:srcRect/>
                    <a:stretch>
                      <a:fillRect/>
                    </a:stretch>
                  </pic:blipFill>
                  <pic:spPr bwMode="auto">
                    <a:xfrm>
                      <a:off x="0" y="0"/>
                      <a:ext cx="4094480" cy="2864485"/>
                    </a:xfrm>
                    <a:prstGeom prst="rect">
                      <a:avLst/>
                    </a:prstGeom>
                    <a:noFill/>
                    <a:ln w="9525">
                      <a:noFill/>
                      <a:miter lim="800000"/>
                      <a:headEnd/>
                      <a:tailEnd/>
                    </a:ln>
                  </pic:spPr>
                </pic:pic>
              </a:graphicData>
            </a:graphic>
          </wp:inline>
        </w:drawing>
      </w:r>
    </w:p>
    <w:p w:rsidR="00AD09BC" w:rsidRPr="005A52A3" w:rsidRDefault="00AD09BC" w:rsidP="005A52A3">
      <w:pPr>
        <w:pStyle w:val="ListParagraph"/>
        <w:numPr>
          <w:ilvl w:val="3"/>
          <w:numId w:val="4"/>
        </w:numPr>
        <w:ind w:left="284" w:firstLine="0"/>
        <w:jc w:val="both"/>
        <w:outlineLvl w:val="3"/>
        <w:rPr>
          <w:rFonts w:ascii="Times New Roman" w:hAnsi="Times New Roman"/>
          <w:b/>
          <w:color w:val="000000"/>
          <w:sz w:val="26"/>
          <w:szCs w:val="26"/>
        </w:rPr>
      </w:pPr>
      <w:bookmarkStart w:id="1113" w:name="_Toc262558580"/>
      <w:bookmarkStart w:id="1114" w:name="_Toc263796625"/>
      <w:bookmarkStart w:id="1115" w:name="_Toc266204113"/>
      <w:r w:rsidRPr="005A52A3">
        <w:rPr>
          <w:rFonts w:ascii="Times New Roman" w:hAnsi="Times New Roman"/>
          <w:b/>
          <w:color w:val="000000"/>
          <w:sz w:val="26"/>
          <w:szCs w:val="26"/>
        </w:rPr>
        <w:t>Trang Quản Lý:</w:t>
      </w:r>
      <w:bookmarkEnd w:id="1113"/>
      <w:bookmarkEnd w:id="1114"/>
      <w:bookmarkEnd w:id="1115"/>
    </w:p>
    <w:p w:rsidR="00AD09BC" w:rsidRPr="00C900E0" w:rsidRDefault="00AD09BC" w:rsidP="005A52A3">
      <w:pPr>
        <w:pStyle w:val="ListParagraph"/>
        <w:ind w:left="0" w:firstLine="284"/>
        <w:jc w:val="both"/>
        <w:rPr>
          <w:rFonts w:ascii="Times New Roman" w:hAnsi="Times New Roman"/>
          <w:color w:val="000000"/>
          <w:sz w:val="26"/>
          <w:szCs w:val="26"/>
        </w:rPr>
      </w:pPr>
      <w:r w:rsidRPr="00D26559">
        <w:rPr>
          <w:rFonts w:ascii="Times New Roman" w:hAnsi="Times New Roman"/>
          <w:i/>
          <w:color w:val="000000"/>
          <w:sz w:val="26"/>
          <w:szCs w:val="26"/>
          <w:u w:val="single"/>
        </w:rPr>
        <w:lastRenderedPageBreak/>
        <w:t>Mô tả</w:t>
      </w:r>
      <w:r w:rsidRPr="003D22F6">
        <w:rPr>
          <w:rFonts w:ascii="Times New Roman" w:hAnsi="Times New Roman"/>
          <w:color w:val="000000"/>
          <w:sz w:val="26"/>
          <w:szCs w:val="26"/>
        </w:rPr>
        <w:t>: Màn hình</w:t>
      </w:r>
      <w:r>
        <w:rPr>
          <w:rFonts w:ascii="Times New Roman" w:hAnsi="Times New Roman"/>
          <w:color w:val="000000"/>
          <w:sz w:val="26"/>
          <w:szCs w:val="26"/>
          <w:lang w:val="en-US"/>
        </w:rPr>
        <w:t xml:space="preserve"> chính</w:t>
      </w:r>
      <w:r w:rsidRPr="003D22F6">
        <w:rPr>
          <w:rFonts w:ascii="Times New Roman" w:hAnsi="Times New Roman"/>
          <w:color w:val="000000"/>
          <w:sz w:val="26"/>
          <w:szCs w:val="26"/>
        </w:rPr>
        <w:t xml:space="preserve">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78"/>
        <w:gridCol w:w="1080"/>
        <w:gridCol w:w="270"/>
        <w:gridCol w:w="1260"/>
        <w:gridCol w:w="1350"/>
        <w:gridCol w:w="1350"/>
        <w:gridCol w:w="1260"/>
        <w:gridCol w:w="1260"/>
      </w:tblGrid>
      <w:tr w:rsidR="00AD09BC" w:rsidRPr="00E74EDE" w:rsidTr="00E817A0">
        <w:tc>
          <w:tcPr>
            <w:tcW w:w="1278"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080" w:type="dxa"/>
            <w:tcBorders>
              <w:top w:val="nil"/>
              <w:left w:val="single" w:sz="4" w:space="0" w:color="auto"/>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AD09BC" w:rsidRPr="00E74EDE" w:rsidRDefault="00AD09BC"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Report</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AD09BC" w:rsidRPr="00E817A0" w:rsidDel="00E817A0" w:rsidRDefault="00AD09BC" w:rsidP="00E74EDE">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Trợ giúp</w:t>
            </w: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Cập nhật</w:t>
            </w:r>
            <w:r>
              <w:rPr>
                <w:rFonts w:ascii="Times New Roman" w:hAnsi="Times New Roman"/>
                <w:color w:val="000000"/>
                <w:sz w:val="26"/>
                <w:szCs w:val="26"/>
                <w:lang w:val="en-US"/>
              </w:rPr>
              <w:t xml:space="preserve"> </w:t>
            </w:r>
          </w:p>
        </w:tc>
        <w:tc>
          <w:tcPr>
            <w:tcW w:w="1080" w:type="dxa"/>
            <w:tcBorders>
              <w:top w:val="nil"/>
              <w:left w:val="single" w:sz="4" w:space="0" w:color="auto"/>
              <w:bottom w:val="single" w:sz="4" w:space="0" w:color="auto"/>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350" w:type="dxa"/>
            <w:tcBorders>
              <w:top w:val="nil"/>
              <w:left w:val="single" w:sz="4" w:space="0" w:color="auto"/>
              <w:bottom w:val="single" w:sz="4" w:space="0" w:color="auto"/>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single" w:sz="4" w:space="0" w:color="auto"/>
              <w:bottom w:val="single" w:sz="4" w:space="0" w:color="auto"/>
              <w:right w:val="single" w:sz="4" w:space="0" w:color="auto"/>
            </w:tcBorders>
          </w:tcPr>
          <w:p w:rsidR="00AD09BC" w:rsidRPr="00E817A0" w:rsidRDefault="00AD09BC" w:rsidP="00E74EDE">
            <w:pPr>
              <w:pStyle w:val="ListParagraph"/>
              <w:spacing w:after="0"/>
              <w:ind w:left="0"/>
              <w:jc w:val="both"/>
              <w:rPr>
                <w:rFonts w:ascii="Times New Roman" w:hAnsi="Times New Roman"/>
                <w:color w:val="000000"/>
                <w:sz w:val="26"/>
                <w:szCs w:val="26"/>
                <w:lang w:val="en-US"/>
              </w:rPr>
            </w:pPr>
            <w:r w:rsidRPr="00E74EDE">
              <w:rPr>
                <w:rFonts w:ascii="Times New Roman" w:hAnsi="Times New Roman"/>
                <w:color w:val="000000"/>
                <w:sz w:val="26"/>
                <w:szCs w:val="26"/>
              </w:rPr>
              <w:t>Phân công</w:t>
            </w: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single" w:sz="4" w:space="0" w:color="auto"/>
              <w:bottom w:val="single" w:sz="4" w:space="0" w:color="auto"/>
              <w:right w:val="single" w:sz="4" w:space="0" w:color="auto"/>
            </w:tcBorders>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single" w:sz="4" w:space="0" w:color="auto"/>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r w:rsidR="00AD09BC" w:rsidRPr="00E74EDE" w:rsidTr="00E817A0">
        <w:tc>
          <w:tcPr>
            <w:tcW w:w="1278" w:type="dxa"/>
            <w:tcBorders>
              <w:top w:val="nil"/>
              <w:left w:val="nil"/>
              <w:bottom w:val="nil"/>
              <w:right w:val="nil"/>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080" w:type="dxa"/>
            <w:tcBorders>
              <w:top w:val="nil"/>
              <w:left w:val="nil"/>
              <w:bottom w:val="nil"/>
              <w:right w:val="nil"/>
            </w:tcBorders>
          </w:tcPr>
          <w:p w:rsidR="00AD09BC" w:rsidRPr="00E74EDE" w:rsidRDefault="00AD09BC"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single" w:sz="4" w:space="0" w:color="auto"/>
            </w:tcBorders>
          </w:tcPr>
          <w:p w:rsidR="00AD09BC" w:rsidRPr="00E74EDE" w:rsidRDefault="00AD09BC"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92CDDC"/>
          </w:tcPr>
          <w:p w:rsidR="00AD09BC" w:rsidRPr="00E74EDE" w:rsidRDefault="00AD09BC"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AD09BC" w:rsidRPr="00E74EDE" w:rsidRDefault="00AD09BC" w:rsidP="00E74EDE">
            <w:pPr>
              <w:pStyle w:val="ListParagraph"/>
              <w:keepNext/>
              <w:keepLines/>
              <w:spacing w:after="0"/>
              <w:ind w:left="284"/>
              <w:jc w:val="both"/>
              <w:outlineLvl w:val="2"/>
              <w:rPr>
                <w:rFonts w:ascii="Times New Roman" w:hAnsi="Times New Roman"/>
                <w:color w:val="000000"/>
                <w:sz w:val="26"/>
                <w:szCs w:val="26"/>
              </w:rPr>
            </w:pPr>
          </w:p>
        </w:tc>
      </w:tr>
    </w:tbl>
    <w:p w:rsidR="00AD09BC" w:rsidRDefault="00AD09BC" w:rsidP="005A52A3">
      <w:pPr>
        <w:pStyle w:val="ListParagraph"/>
        <w:ind w:left="0" w:firstLine="284"/>
        <w:jc w:val="both"/>
        <w:rPr>
          <w:rFonts w:ascii="Times New Roman" w:hAnsi="Times New Roman"/>
          <w:color w:val="000000"/>
          <w:sz w:val="26"/>
          <w:szCs w:val="26"/>
          <w:lang w:val="en-US"/>
        </w:rPr>
      </w:pPr>
      <w:r w:rsidRPr="003D22F6">
        <w:rPr>
          <w:rFonts w:ascii="Times New Roman" w:hAnsi="Times New Roman"/>
          <w:color w:val="000000"/>
          <w:sz w:val="26"/>
          <w:szCs w:val="26"/>
        </w:rPr>
        <w:br w:type="textWrapping" w:clear="all"/>
        <w:t xml:space="preserve">Dựa vào đó, khi chọn 1 trong các chức năng </w:t>
      </w:r>
      <w:r>
        <w:rPr>
          <w:rFonts w:ascii="Times New Roman" w:hAnsi="Times New Roman"/>
          <w:color w:val="000000"/>
          <w:sz w:val="26"/>
          <w:szCs w:val="26"/>
          <w:lang w:val="en-US"/>
        </w:rPr>
        <w:t>trên menu</w:t>
      </w:r>
      <w:r w:rsidRPr="003D22F6">
        <w:rPr>
          <w:rFonts w:ascii="Times New Roman" w:hAnsi="Times New Roman"/>
          <w:color w:val="000000"/>
          <w:sz w:val="26"/>
          <w:szCs w:val="26"/>
        </w:rPr>
        <w:t xml:space="preserve">, nội dung của phần làm việc tương ứng sẽ hiện ra. </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Cập nhật đợt thi: </w:t>
      </w:r>
      <w:r w:rsidRPr="00E817A0">
        <w:rPr>
          <w:rFonts w:ascii="Times New Roman" w:hAnsi="Times New Roman"/>
          <w:color w:val="000000"/>
          <w:sz w:val="26"/>
          <w:szCs w:val="26"/>
        </w:rPr>
        <w:t>Chức năng này cho phép người quản lý thêm và cập nhật các đợt thi trong học kì.</w:t>
      </w:r>
    </w:p>
    <w:p w:rsidR="00AD09BC" w:rsidRDefault="00E86DC4"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296" editas="canvas" style="width:456.6pt;height:232.1pt;mso-position-horizontal-relative:char;mso-position-vertical-relative:line" coordorigin="3801,5891" coordsize="7285,3703">
            <o:lock v:ext="edit" aspectratio="t"/>
            <v:shape id="_x0000_s1297" type="#_x0000_t75" style="position:absolute;left:3801;top:5891;width:7285;height:3703" o:preferrelative="f">
              <v:fill o:detectmouseclick="t"/>
              <v:path o:extrusionok="t" o:connecttype="none"/>
              <o:lock v:ext="edit" text="t"/>
            </v:shape>
            <v:shape id="_x0000_s1298" type="#_x0000_t75" style="position:absolute;left:3801;top:5891;width:5288;height:3703">
              <v:imagedata r:id="rId32" o:title=""/>
            </v:shape>
            <v:shape id="_x0000_s1299" type="#_x0000_t75" style="position:absolute;left:7471;top:7903;width:3615;height:1691">
              <v:imagedata r:id="rId33" o:title=""/>
            </v:shape>
            <v:shape id="_x0000_s1300" type="#_x0000_t75" style="position:absolute;left:7854;top:6181;width:3232;height:1512">
              <v:imagedata r:id="rId34"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có trong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Hiển thị màn hình thêm đợt thi</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một đợt thi trong danh sách, màn hình cập nhật đợt thi tương ứng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được chọn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(chỉ xem, không được sửa)</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lastRenderedPageBreak/>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Cập nhật</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Thay đổi thông tin tương ứng vào dữ liệu</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5</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Xóa</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Xóa đợt thi được chọn khỏi hệ thống</w:t>
            </w:r>
          </w:p>
        </w:tc>
      </w:tr>
    </w:tbl>
    <w:p w:rsidR="00AD09BC" w:rsidRDefault="00AD09BC" w:rsidP="00D2655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Khi người dùng chọn thêm đợt thi, màn hình thêm đợt thi sẽ hiện ra, bao gồm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tabs>
                <w:tab w:val="left" w:pos="255"/>
                <w:tab w:val="center" w:pos="351"/>
              </w:tabs>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Tên đợt thi cần thêm</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Ngày tổ chức thi</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Số lượng thí sinh tham gia dự thi: không cần nhập</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4</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Button Thêm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Thêm đợt thi tương ứng vào cơ sở dữ liệu</w:t>
            </w:r>
          </w:p>
        </w:tc>
      </w:tr>
    </w:tbl>
    <w:p w:rsidR="00AD09BC" w:rsidRPr="00D26559" w:rsidRDefault="00AD09BC" w:rsidP="00D26559">
      <w:pPr>
        <w:pStyle w:val="ListParagraph"/>
        <w:numPr>
          <w:ilvl w:val="0"/>
          <w:numId w:val="48"/>
        </w:numPr>
        <w:spacing w:after="0"/>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Lược Đồ Gantt:</w:t>
      </w:r>
    </w:p>
    <w:p w:rsidR="00AD09BC" w:rsidRPr="00C900E0" w:rsidRDefault="00E86DC4" w:rsidP="005A52A3">
      <w:pPr>
        <w:pStyle w:val="ListParagraph"/>
        <w:ind w:left="0"/>
        <w:jc w:val="center"/>
        <w:rPr>
          <w:rFonts w:ascii="Times New Roman" w:hAnsi="Times New Roman"/>
          <w:color w:val="000000"/>
          <w:sz w:val="26"/>
          <w:szCs w:val="26"/>
        </w:rPr>
      </w:pPr>
      <w:r>
        <w:rPr>
          <w:rFonts w:ascii="Times New Roman" w:hAnsi="Times New Roman"/>
          <w:color w:val="000000"/>
          <w:sz w:val="26"/>
          <w:szCs w:val="26"/>
          <w:lang w:val="en-US"/>
        </w:rPr>
      </w:r>
      <w:r w:rsidRPr="00E86DC4">
        <w:rPr>
          <w:rFonts w:ascii="Times New Roman" w:hAnsi="Times New Roman"/>
          <w:color w:val="000000"/>
          <w:sz w:val="26"/>
          <w:szCs w:val="26"/>
          <w:lang w:val="en-US"/>
        </w:rPr>
        <w:pict>
          <v:group id="_x0000_s1301" editas="canvas" style="width:341.25pt;height:420.25pt;mso-position-horizontal-relative:char;mso-position-vertical-relative:line" coordorigin="3801,1315" coordsize="5444,6704">
            <o:lock v:ext="edit" aspectratio="t"/>
            <v:shape id="_x0000_s1302" type="#_x0000_t75" style="position:absolute;left:3801;top:1315;width:5444;height:6704" o:preferrelative="f">
              <v:fill o:detectmouseclick="t"/>
              <v:path o:extrusionok="t" o:connecttype="none"/>
              <o:lock v:ext="edit" text="t"/>
            </v:shape>
            <v:shape id="_x0000_s1303" type="#_x0000_t75" style="position:absolute;left:3801;top:1315;width:5444;height:3810">
              <v:imagedata r:id="rId35" o:title=""/>
            </v:shape>
            <v:shape id="_x0000_s1304" type="#_x0000_t75" style="position:absolute;left:4375;top:5145;width:4207;height:2874">
              <v:imagedata r:id="rId36" o:title=""/>
            </v:shape>
            <w10:wrap type="none"/>
            <w10:anchorlock/>
          </v:group>
        </w:pict>
      </w:r>
    </w:p>
    <w:p w:rsidR="00AD09BC" w:rsidRPr="002E07A7" w:rsidRDefault="00AD09BC" w:rsidP="00321DE0">
      <w:pPr>
        <w:pStyle w:val="ListParagraph"/>
        <w:ind w:left="0" w:firstLine="284"/>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Hiển thị danh sách các đợt thi đang diễn ra với các thông tin tương ứng về tình trạng tiến hành. </w:t>
      </w:r>
      <w:r w:rsidRPr="003D22F6">
        <w:rPr>
          <w:rFonts w:ascii="Times New Roman" w:hAnsi="Times New Roman"/>
          <w:color w:val="000000"/>
          <w:sz w:val="26"/>
          <w:szCs w:val="26"/>
        </w:rPr>
        <w:t>Trong đó, khi click vào 1 đợt thi tương ứng, sơ đồ gantt tương ứng của đợt thi được chọn sẽ hiệ</w:t>
      </w:r>
      <w:r>
        <w:rPr>
          <w:rFonts w:ascii="Times New Roman" w:hAnsi="Times New Roman"/>
          <w:color w:val="000000"/>
          <w:sz w:val="26"/>
          <w:szCs w:val="26"/>
        </w:rPr>
        <w:t>n ra</w:t>
      </w:r>
      <w:r>
        <w:rPr>
          <w:rFonts w:ascii="Times New Roman" w:hAnsi="Times New Roman"/>
          <w:color w:val="000000"/>
          <w:sz w:val="26"/>
          <w:szCs w:val="26"/>
          <w:lang w:val="en-US"/>
        </w:rPr>
        <w:t>, thể hiện tình trạng cụ thể của từng đơn vị công việc trong đợt thi: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AD09BC" w:rsidRPr="00F22470"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AD09BC" w:rsidRPr="002E07A7" w:rsidRDefault="00AD09BC" w:rsidP="00321DE0">
      <w:pPr>
        <w:pStyle w:val="ListParagraph"/>
        <w:numPr>
          <w:ilvl w:val="0"/>
          <w:numId w:val="40"/>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Cập nhật nhân viên:</w:t>
      </w:r>
    </w:p>
    <w:p w:rsidR="00AD09BC" w:rsidRPr="00C900E0" w:rsidRDefault="00AD09BC" w:rsidP="005A52A3">
      <w:pPr>
        <w:pStyle w:val="ListParagraph"/>
        <w:ind w:left="0"/>
        <w:jc w:val="center"/>
        <w:rPr>
          <w:rFonts w:ascii="Times New Roman" w:hAnsi="Times New Roman"/>
          <w:color w:val="000000"/>
          <w:sz w:val="26"/>
          <w:szCs w:val="26"/>
        </w:rPr>
      </w:pPr>
    </w:p>
    <w:p w:rsidR="00AD09BC" w:rsidRPr="00C900E0" w:rsidRDefault="00AD09BC" w:rsidP="00161B91">
      <w:pPr>
        <w:pStyle w:val="ListParagraph"/>
        <w:ind w:left="284"/>
        <w:jc w:val="both"/>
        <w:rPr>
          <w:rFonts w:ascii="Times New Roman" w:hAnsi="Times New Roman"/>
          <w:color w:val="000000"/>
          <w:sz w:val="26"/>
          <w:szCs w:val="26"/>
        </w:rPr>
      </w:pPr>
    </w:p>
    <w:p w:rsidR="00AD09BC" w:rsidRDefault="00E86DC4" w:rsidP="005A52A3">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5" editas="canvas" style="width:6in;height:204pt;mso-position-horizontal-relative:char;mso-position-vertical-relative:line" coordorigin="3801,3046" coordsize="6891,3254">
            <o:lock v:ext="edit" aspectratio="t"/>
            <v:shape id="_x0000_s1306" type="#_x0000_t75" style="position:absolute;left:3801;top:3046;width:6891;height:3254" o:preferrelative="f">
              <v:fill o:detectmouseclick="t"/>
              <v:path o:extrusionok="t" o:connecttype="none"/>
              <o:lock v:ext="edit" text="t"/>
            </v:shape>
            <v:shape id="_x0000_s1307" type="#_x0000_t75" style="position:absolute;left:3801;top:3046;width:4649;height:3254">
              <v:imagedata r:id="rId37" o:title=""/>
            </v:shape>
            <v:shape id="_x0000_s1308" type="#_x0000_t75" style="position:absolute;left:7533;top:3541;width:3159;height:2160">
              <v:imagedata r:id="rId38"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cập nhật đợt thi.</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đợt thi</w:t>
      </w:r>
    </w:p>
    <w:p w:rsidR="00AD09BC" w:rsidRDefault="00E86DC4" w:rsidP="00597502">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09" editas="canvas" style="width:369.75pt;height:258.75pt;mso-position-horizontal-relative:char;mso-position-vertical-relative:line" coordorigin="3801,9180" coordsize="5898,4128">
            <o:lock v:ext="edit" aspectratio="t"/>
            <v:shape id="_x0000_s1310" type="#_x0000_t75" style="position:absolute;left:3801;top:9180;width:5898;height:4128" o:preferrelative="f">
              <v:fill o:detectmouseclick="t"/>
              <v:path o:extrusionok="t" o:connecttype="none"/>
              <o:lock v:ext="edit" text="t"/>
            </v:shape>
            <v:shape id="_x0000_s1311" type="#_x0000_t75" style="position:absolute;left:3801;top:9180;width:5898;height:4128">
              <v:imagedata r:id="rId39"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đợt thi</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các đợt thi đang hoặc chưa được thực hiện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lastRenderedPageBreak/>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Để thay đổi, người quản lý chỉ cần chọn nhân viên cần phân công và kéo thả vào công việc tương ứng trên sơ đồ. Hệ thống tự động cập nhật.</w:t>
      </w:r>
    </w:p>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Phân công theo kì</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drawing>
          <wp:inline distT="0" distB="0" distL="0" distR="0">
            <wp:extent cx="5049520" cy="3536315"/>
            <wp:effectExtent l="19050" t="0" r="0" b="0"/>
            <wp:docPr id="37" name="Picture 51" descr="AssignUser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UserbyTime"/>
                    <pic:cNvPicPr>
                      <a:picLocks noChangeAspect="1" noChangeArrowheads="1"/>
                    </pic:cNvPicPr>
                  </pic:nvPicPr>
                  <pic:blipFill>
                    <a:blip r:embed="rId40" cstate="print"/>
                    <a:srcRect/>
                    <a:stretch>
                      <a:fillRect/>
                    </a:stretch>
                  </pic:blipFill>
                  <pic:spPr bwMode="auto">
                    <a:xfrm>
                      <a:off x="0" y="0"/>
                      <a:ext cx="5049520" cy="353631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AD53C4" w:rsidTr="00AD53C4">
        <w:tc>
          <w:tcPr>
            <w:tcW w:w="918"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STT</w:t>
            </w:r>
          </w:p>
        </w:tc>
        <w:tc>
          <w:tcPr>
            <w:tcW w:w="2790"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Nội dung</w:t>
            </w:r>
          </w:p>
        </w:tc>
        <w:tc>
          <w:tcPr>
            <w:tcW w:w="5535" w:type="dxa"/>
            <w:shd w:val="clear" w:color="auto" w:fill="0F243E"/>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Mô tả</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1</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điểm phân công</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Thời gian cần phân công công việc cho nhân viên</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2</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Danh sách nhân viên trên hệ thống</w:t>
            </w:r>
          </w:p>
        </w:tc>
      </w:tr>
      <w:tr w:rsidR="00AD09BC" w:rsidRPr="00AD53C4" w:rsidTr="00AD53C4">
        <w:tc>
          <w:tcPr>
            <w:tcW w:w="918" w:type="dxa"/>
          </w:tcPr>
          <w:p w:rsidR="00AD09BC" w:rsidRPr="00AD53C4" w:rsidRDefault="00AD09BC" w:rsidP="00AD53C4">
            <w:pPr>
              <w:pStyle w:val="ListParagraph"/>
              <w:spacing w:after="0"/>
              <w:ind w:left="0"/>
              <w:jc w:val="center"/>
              <w:rPr>
                <w:rFonts w:ascii="Times New Roman" w:hAnsi="Times New Roman"/>
                <w:color w:val="000000"/>
                <w:sz w:val="26"/>
                <w:szCs w:val="26"/>
                <w:lang w:val="en-US"/>
              </w:rPr>
            </w:pPr>
            <w:r w:rsidRPr="00AD53C4">
              <w:rPr>
                <w:rFonts w:ascii="Times New Roman" w:hAnsi="Times New Roman"/>
                <w:color w:val="000000"/>
                <w:sz w:val="26"/>
                <w:szCs w:val="26"/>
                <w:lang w:val="en-US"/>
              </w:rPr>
              <w:t>3</w:t>
            </w:r>
          </w:p>
        </w:tc>
        <w:tc>
          <w:tcPr>
            <w:tcW w:w="2790"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w:t>
            </w:r>
          </w:p>
        </w:tc>
        <w:tc>
          <w:tcPr>
            <w:tcW w:w="5535" w:type="dxa"/>
          </w:tcPr>
          <w:p w:rsidR="00AD09BC" w:rsidRPr="00AD53C4" w:rsidRDefault="00AD09BC" w:rsidP="00AD53C4">
            <w:pPr>
              <w:pStyle w:val="ListParagraph"/>
              <w:spacing w:after="0"/>
              <w:ind w:left="0"/>
              <w:jc w:val="both"/>
              <w:rPr>
                <w:rFonts w:ascii="Times New Roman" w:hAnsi="Times New Roman"/>
                <w:color w:val="000000"/>
                <w:sz w:val="26"/>
                <w:szCs w:val="26"/>
                <w:lang w:val="en-US"/>
              </w:rPr>
            </w:pPr>
            <w:r w:rsidRPr="00AD53C4">
              <w:rPr>
                <w:rFonts w:ascii="Times New Roman" w:hAnsi="Times New Roman"/>
                <w:color w:val="000000"/>
                <w:sz w:val="26"/>
                <w:szCs w:val="26"/>
                <w:lang w:val="en-US"/>
              </w:rPr>
              <w:t>Sơ đồ luồng công việc tương ứng của đợt thi được chọn, với danh sách được phân công trên hệ thống.</w:t>
            </w:r>
          </w:p>
        </w:tc>
      </w:tr>
    </w:tbl>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thay đổi tương tự Chức năng phân công theo đợt thi. Hệ thống tự động thay đổi phân công theo thời gian tương ứng.</w:t>
      </w:r>
    </w:p>
    <w:p w:rsidR="00AD09BC" w:rsidRDefault="00AD09BC" w:rsidP="00D26559">
      <w:pPr>
        <w:pStyle w:val="ListParagraph"/>
        <w:numPr>
          <w:ilvl w:val="0"/>
          <w:numId w:val="48"/>
        </w:numPr>
        <w:jc w:val="both"/>
        <w:rPr>
          <w:rFonts w:ascii="Times New Roman" w:hAnsi="Times New Roman"/>
          <w:color w:val="000000"/>
          <w:sz w:val="26"/>
          <w:szCs w:val="26"/>
        </w:rPr>
      </w:pPr>
      <w:r>
        <w:rPr>
          <w:rFonts w:ascii="Times New Roman" w:hAnsi="Times New Roman"/>
          <w:color w:val="000000"/>
          <w:sz w:val="26"/>
          <w:szCs w:val="26"/>
          <w:lang w:val="en-US"/>
        </w:rPr>
        <w:t>Thống kê chi tiết</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669155" cy="3268980"/>
            <wp:effectExtent l="19050" t="0" r="0" b="0"/>
            <wp:docPr id="38" name="Picture 53" descr="InDetai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DetailStatistic"/>
                    <pic:cNvPicPr>
                      <a:picLocks noChangeAspect="1" noChangeArrowheads="1"/>
                    </pic:cNvPicPr>
                  </pic:nvPicPr>
                  <pic:blipFill>
                    <a:blip r:embed="rId41" cstate="print"/>
                    <a:srcRect/>
                    <a:stretch>
                      <a:fillRect/>
                    </a:stretch>
                  </pic:blipFill>
                  <pic:spPr bwMode="auto">
                    <a:xfrm>
                      <a:off x="0" y="0"/>
                      <a:ext cx="4669155" cy="3268980"/>
                    </a:xfrm>
                    <a:prstGeom prst="rect">
                      <a:avLst/>
                    </a:prstGeom>
                    <a:noFill/>
                    <a:ln w="9525">
                      <a:noFill/>
                      <a:miter lim="800000"/>
                      <a:headEnd/>
                      <a:tailEnd/>
                    </a:ln>
                  </pic:spPr>
                </pic:pic>
              </a:graphicData>
            </a:graphic>
          </wp:inline>
        </w:drawing>
      </w:r>
    </w:p>
    <w:p w:rsidR="00AD09BC" w:rsidRDefault="00AD09BC" w:rsidP="00AF4A0A">
      <w:pPr>
        <w:pStyle w:val="ListParagraph"/>
        <w:ind w:left="0"/>
        <w:jc w:val="center"/>
        <w:rPr>
          <w:rFonts w:ascii="Times New Roman" w:hAnsi="Times New Roman"/>
          <w:color w:val="000000"/>
          <w:sz w:val="26"/>
          <w:szCs w:val="26"/>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7D6EC4">
        <w:tc>
          <w:tcPr>
            <w:tcW w:w="918"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7D6EC4">
        <w:tc>
          <w:tcPr>
            <w:tcW w:w="918" w:type="dxa"/>
          </w:tcPr>
          <w:p w:rsidR="00AD09BC" w:rsidRPr="007D6EC4" w:rsidRDefault="00AD09BC" w:rsidP="007D6EC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7D6EC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Thống kê so sánh</w:t>
      </w:r>
    </w:p>
    <w:p w:rsidR="00AD09BC" w:rsidRDefault="003A3888" w:rsidP="00D2655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855210" cy="3398520"/>
            <wp:effectExtent l="19050" t="0" r="2540" b="0"/>
            <wp:docPr id="39" name="Picture 55" descr="Compare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areStatistic"/>
                    <pic:cNvPicPr>
                      <a:picLocks noChangeAspect="1" noChangeArrowheads="1"/>
                    </pic:cNvPicPr>
                  </pic:nvPicPr>
                  <pic:blipFill>
                    <a:blip r:embed="rId42" cstate="print"/>
                    <a:srcRect/>
                    <a:stretch>
                      <a:fillRect/>
                    </a:stretch>
                  </pic:blipFill>
                  <pic:spPr bwMode="auto">
                    <a:xfrm>
                      <a:off x="0" y="0"/>
                      <a:ext cx="4855210" cy="339852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1</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thứ nhất cần so sánh (tháng/năm)</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2</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Kì thi cần so sánh (tháng/năm) với kì thi thứ nhất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rPr>
      </w:pPr>
      <w:r>
        <w:rPr>
          <w:rFonts w:ascii="Times New Roman" w:hAnsi="Times New Roman"/>
          <w:color w:val="000000"/>
          <w:sz w:val="26"/>
          <w:szCs w:val="26"/>
          <w:lang w:val="en-US"/>
        </w:rPr>
        <w:t>Thống kê tổng hợp</w:t>
      </w: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4377690" cy="3067050"/>
            <wp:effectExtent l="19050" t="0" r="3810" b="0"/>
            <wp:docPr id="40" name="Picture 57" descr="General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eneralStatistic"/>
                    <pic:cNvPicPr>
                      <a:picLocks noChangeAspect="1" noChangeArrowheads="1"/>
                    </pic:cNvPicPr>
                  </pic:nvPicPr>
                  <pic:blipFill>
                    <a:blip r:embed="rId43" cstate="print"/>
                    <a:srcRect/>
                    <a:stretch>
                      <a:fillRect/>
                    </a:stretch>
                  </pic:blipFill>
                  <pic:spPr bwMode="auto">
                    <a:xfrm>
                      <a:off x="0" y="0"/>
                      <a:ext cx="4377690" cy="30670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Đối tượng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đối tượng có liên quan trong quy trình thi, cấp chứng chỉ và in văn bằng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tiêu chí thống kê tương ứng với đối tượng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Kiểu thống kê</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kiểu thống kê tương ứng với tiêu chí (Số lượng, Phần trăm, Biểu đồ...)</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Thời gian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cần xem thống kê</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Thống kê</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Hiển thị kết quả thống kê tương ứng bên dưới</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 tiêu chí</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 khác vào chương trình (xem mục i)</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thống kê</w:t>
      </w:r>
    </w:p>
    <w:p w:rsidR="00AD09BC" w:rsidRDefault="003A3888" w:rsidP="00214368">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592830" cy="4126865"/>
            <wp:effectExtent l="19050" t="0" r="7620" b="0"/>
            <wp:docPr id="41" name="Picture 58" descr="AddStatic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StaticCri"/>
                    <pic:cNvPicPr>
                      <a:picLocks noChangeAspect="1" noChangeArrowheads="1"/>
                    </pic:cNvPicPr>
                  </pic:nvPicPr>
                  <pic:blipFill>
                    <a:blip r:embed="rId44" cstate="print"/>
                    <a:srcRect/>
                    <a:stretch>
                      <a:fillRect/>
                    </a:stretch>
                  </pic:blipFill>
                  <pic:spPr bwMode="auto">
                    <a:xfrm>
                      <a:off x="0" y="0"/>
                      <a:ext cx="3592830" cy="412686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Tên tiêu chí thêm vào</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bảng tham chiếu</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tương ứng trong cơ sở dữ liệu</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sử dụng</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bảng được chọn</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4</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Điều kiệu</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thuộc tính, và đặt giá trị tương ứng cho thuộc tính (không hiển thị các thuộc tính bí mật)</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5</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Chọn cột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thuộc tính sẽ hiển thị trên bảng kết quả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6</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Kết quả hiển thị</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trước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7</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Phân nhóm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Gom nhóm kết quả có thể có điều kiện</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8</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Thứ tự</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Sắp xết thứ tự kết quả</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9</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Thêm</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Thêm Tiêu chí vào danh sách các tiêu chí thống kê</w:t>
            </w:r>
          </w:p>
        </w:tc>
      </w:tr>
      <w:tr w:rsidR="00AD09BC" w:rsidRPr="007D6EC4" w:rsidTr="006C1EE4">
        <w:tc>
          <w:tcPr>
            <w:tcW w:w="918" w:type="dxa"/>
          </w:tcPr>
          <w:p w:rsidR="00AD09BC" w:rsidRDefault="00AD09BC" w:rsidP="006C1EE4">
            <w:pPr>
              <w:pStyle w:val="ListParagraph"/>
              <w:spacing w:after="0"/>
              <w:ind w:left="0"/>
              <w:jc w:val="center"/>
              <w:rPr>
                <w:rFonts w:ascii="Times New Roman" w:hAnsi="Times New Roman"/>
                <w:color w:val="000000"/>
                <w:sz w:val="26"/>
                <w:szCs w:val="26"/>
                <w:lang w:val="en-US"/>
              </w:rPr>
            </w:pPr>
            <w:r>
              <w:rPr>
                <w:rFonts w:ascii="Times New Roman" w:hAnsi="Times New Roman"/>
                <w:color w:val="000000"/>
                <w:sz w:val="26"/>
                <w:szCs w:val="26"/>
                <w:lang w:val="en-US"/>
              </w:rPr>
              <w:t>10</w:t>
            </w:r>
          </w:p>
        </w:tc>
        <w:tc>
          <w:tcPr>
            <w:tcW w:w="2790"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Button hiển thị kết quả</w:t>
            </w:r>
          </w:p>
        </w:tc>
        <w:tc>
          <w:tcPr>
            <w:tcW w:w="5535" w:type="dxa"/>
          </w:tcPr>
          <w:p w:rsidR="00AD09BC"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Chỉ hiển thị kết quả vào khung thống kê tương ứng</w:t>
            </w:r>
          </w:p>
        </w:tc>
      </w:tr>
    </w:tbl>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 theo đợt thi</w:t>
      </w:r>
    </w:p>
    <w:p w:rsidR="00AD09BC" w:rsidRDefault="00E86DC4"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2" editas="canvas" style="width:439.15pt;height:206.9pt;mso-position-horizontal-relative:char;mso-position-vertical-relative:line" coordorigin="3797,10800" coordsize="7005,3301">
            <o:lock v:ext="edit" aspectratio="t"/>
            <v:shape id="_x0000_s1313" type="#_x0000_t75" style="position:absolute;left:3797;top:10800;width:7005;height:3301" o:preferrelative="f">
              <v:fill o:detectmouseclick="t"/>
              <v:path o:extrusionok="t" o:connecttype="none"/>
              <o:lock v:ext="edit" text="t"/>
            </v:shape>
            <v:shape id="_x0000_s1314" type="#_x0000_t75" style="position:absolute;left:3797;top:10861;width:4672;height:3240">
              <v:imagedata r:id="rId45" o:title=""/>
            </v:shape>
            <v:shape id="_x0000_s1315" type="#_x0000_t75" style="position:absolute;left:7752;top:11712;width:3050;height:1426">
              <v:imagedata r:id="rId46" o:title=""/>
            </v:shape>
            <w10:wrap type="none"/>
            <w10:anchorlock/>
          </v:group>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đợt thi</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đợt thi có trong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EE2DC9">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thời gian thực hiện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Chứa các công việc với thời gian thực hiện tương ứng</w:t>
            </w:r>
          </w:p>
        </w:tc>
      </w:tr>
    </w:tbl>
    <w:p w:rsidR="00AD09BC" w:rsidRDefault="00AD09BC" w:rsidP="00D26559">
      <w:pPr>
        <w:pStyle w:val="ListParagraph"/>
        <w:ind w:left="0" w:firstLine="360"/>
        <w:jc w:val="both"/>
        <w:rPr>
          <w:rFonts w:ascii="Times New Roman" w:hAnsi="Times New Roman"/>
          <w:color w:val="000000"/>
          <w:sz w:val="26"/>
          <w:szCs w:val="26"/>
          <w:lang w:val="en-US"/>
        </w:rPr>
      </w:pPr>
      <w:r>
        <w:rPr>
          <w:rFonts w:ascii="Times New Roman" w:hAnsi="Times New Roman"/>
          <w:color w:val="000000"/>
          <w:sz w:val="26"/>
          <w:szCs w:val="26"/>
          <w:lang w:val="en-US"/>
        </w:rPr>
        <w:t>Khi quản lý chọn một công việc tương ứng trên bảng, màn hình cập nhật tương ứng hiện ra cho phép người quản lý thay đổi thời gian thực hiện quy định của công việc tương ứng</w:t>
      </w:r>
    </w:p>
    <w:p w:rsidR="00AD09BC"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Thay đổi thời gian thực hiện công việc</w:t>
      </w:r>
    </w:p>
    <w:p w:rsidR="00AD09BC" w:rsidRDefault="00E86DC4" w:rsidP="00EE2DC9">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r>
      <w:r>
        <w:rPr>
          <w:rFonts w:ascii="Times New Roman" w:hAnsi="Times New Roman"/>
          <w:color w:val="000000"/>
          <w:sz w:val="26"/>
          <w:szCs w:val="26"/>
          <w:lang w:val="en-US"/>
        </w:rPr>
        <w:pict>
          <v:group id="_x0000_s1316" editas="canvas" style="width:414.2pt;height:199.45pt;mso-position-horizontal-relative:char;mso-position-vertical-relative:line" coordorigin="3797,12030" coordsize="6607,3182">
            <o:lock v:ext="edit" aspectratio="t"/>
            <v:shape id="_x0000_s1317" type="#_x0000_t75" style="position:absolute;left:3797;top:12030;width:6607;height:3182" o:preferrelative="f">
              <v:fill o:detectmouseclick="t"/>
              <v:path o:extrusionok="t" o:connecttype="none"/>
              <o:lock v:ext="edit" text="t"/>
            </v:shape>
            <v:shape id="_x0000_s1318" type="#_x0000_t75" style="position:absolute;left:3797;top:12030;width:4546;height:3182">
              <v:imagedata r:id="rId47" o:title=""/>
            </v:shape>
            <v:shape id="_x0000_s1319" type="#_x0000_t75" style="position:absolute;left:6985;top:12911;width:3419;height:1598">
              <v:imagedata r:id="rId48" o:title=""/>
            </v:shape>
            <w10:wrap type="none"/>
            <w10:anchorlock/>
          </v:group>
        </w:pict>
      </w:r>
    </w:p>
    <w:p w:rsidR="00AD09BC" w:rsidRDefault="00AD09BC" w:rsidP="00D26559">
      <w:pPr>
        <w:pStyle w:val="ListParagraph"/>
        <w:ind w:left="0"/>
        <w:jc w:val="both"/>
        <w:rPr>
          <w:rFonts w:ascii="Times New Roman" w:hAnsi="Times New Roman"/>
          <w:color w:val="000000"/>
          <w:sz w:val="26"/>
          <w:szCs w:val="26"/>
          <w:lang w:val="en-US"/>
        </w:rPr>
      </w:pPr>
      <w:r>
        <w:rPr>
          <w:rFonts w:ascii="Times New Roman" w:hAnsi="Times New Roman"/>
          <w:color w:val="000000"/>
          <w:sz w:val="26"/>
          <w:szCs w:val="26"/>
          <w:lang w:val="en-US"/>
        </w:rPr>
        <w:t>Tương tự chức năng thực hiện công việc theo đợt thi</w:t>
      </w:r>
    </w:p>
    <w:p w:rsidR="00AD09BC" w:rsidRPr="00D26559" w:rsidRDefault="00AD09BC" w:rsidP="00D26559">
      <w:pPr>
        <w:pStyle w:val="ListParagraph"/>
        <w:numPr>
          <w:ilvl w:val="0"/>
          <w:numId w:val="48"/>
        </w:numPr>
        <w:ind w:left="0" w:firstLine="720"/>
        <w:jc w:val="both"/>
        <w:rPr>
          <w:rFonts w:ascii="Times New Roman" w:hAnsi="Times New Roman"/>
          <w:color w:val="000000"/>
          <w:sz w:val="26"/>
          <w:szCs w:val="26"/>
          <w:lang w:val="en-US"/>
        </w:rPr>
      </w:pPr>
      <w:r>
        <w:rPr>
          <w:rFonts w:ascii="Times New Roman" w:hAnsi="Times New Roman"/>
          <w:color w:val="000000"/>
          <w:sz w:val="26"/>
          <w:szCs w:val="26"/>
          <w:lang w:val="en-US"/>
        </w:rPr>
        <w:t>Xem bản báo cáo kết quả công việc của nhân viên</w:t>
      </w:r>
    </w:p>
    <w:p w:rsidR="00AD09BC" w:rsidRDefault="00AD09BC" w:rsidP="00AF4A0A">
      <w:pPr>
        <w:pStyle w:val="ListParagraph"/>
        <w:ind w:left="0"/>
        <w:jc w:val="center"/>
        <w:rPr>
          <w:rFonts w:ascii="Times New Roman" w:hAnsi="Times New Roman"/>
          <w:color w:val="000000"/>
          <w:sz w:val="26"/>
          <w:szCs w:val="26"/>
          <w:lang w:val="en-US"/>
        </w:rPr>
      </w:pPr>
    </w:p>
    <w:p w:rsidR="00AD09BC" w:rsidRDefault="00AD09BC" w:rsidP="00AF4A0A">
      <w:pPr>
        <w:pStyle w:val="ListParagraph"/>
        <w:ind w:left="0"/>
        <w:jc w:val="center"/>
        <w:rPr>
          <w:rFonts w:ascii="Times New Roman" w:hAnsi="Times New Roman"/>
          <w:color w:val="000000"/>
          <w:sz w:val="26"/>
          <w:szCs w:val="26"/>
          <w:lang w:val="en-US"/>
        </w:rPr>
      </w:pPr>
    </w:p>
    <w:p w:rsidR="00AD09BC" w:rsidRDefault="003A3888" w:rsidP="00AF4A0A">
      <w:pPr>
        <w:pStyle w:val="ListParagraph"/>
        <w:ind w:left="0"/>
        <w:jc w:val="center"/>
        <w:rPr>
          <w:rFonts w:ascii="Times New Roman" w:hAnsi="Times New Roman"/>
          <w:color w:val="000000"/>
          <w:sz w:val="26"/>
          <w:szCs w:val="26"/>
          <w:lang w:val="en-US"/>
        </w:rPr>
      </w:pPr>
      <w:r>
        <w:rPr>
          <w:rFonts w:ascii="Times New Roman" w:hAnsi="Times New Roman"/>
          <w:color w:val="000000"/>
          <w:sz w:val="26"/>
          <w:szCs w:val="26"/>
          <w:lang w:val="en-US"/>
        </w:rPr>
        <w:lastRenderedPageBreak/>
        <w:drawing>
          <wp:inline distT="0" distB="0" distL="0" distR="0">
            <wp:extent cx="3811270" cy="2670175"/>
            <wp:effectExtent l="19050" t="0" r="0" b="0"/>
            <wp:docPr id="44" name="Picture 64" descr="View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Report"/>
                    <pic:cNvPicPr>
                      <a:picLocks noChangeAspect="1" noChangeArrowheads="1"/>
                    </pic:cNvPicPr>
                  </pic:nvPicPr>
                  <pic:blipFill>
                    <a:blip r:embed="rId49" cstate="print"/>
                    <a:srcRect/>
                    <a:stretch>
                      <a:fillRect/>
                    </a:stretch>
                  </pic:blipFill>
                  <pic:spPr bwMode="auto">
                    <a:xfrm>
                      <a:off x="0" y="0"/>
                      <a:ext cx="3811270" cy="2670175"/>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18"/>
        <w:gridCol w:w="2790"/>
        <w:gridCol w:w="5535"/>
      </w:tblGrid>
      <w:tr w:rsidR="00AD09BC" w:rsidRPr="007D6EC4" w:rsidTr="006C1EE4">
        <w:tc>
          <w:tcPr>
            <w:tcW w:w="918"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STT</w:t>
            </w:r>
          </w:p>
        </w:tc>
        <w:tc>
          <w:tcPr>
            <w:tcW w:w="2790"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Nội dung</w:t>
            </w:r>
          </w:p>
        </w:tc>
        <w:tc>
          <w:tcPr>
            <w:tcW w:w="5535" w:type="dxa"/>
            <w:shd w:val="clear" w:color="auto" w:fill="0F243E"/>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Mô tả</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1</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nhân viên trên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2</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Danh sách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Các báo cáo mà nhân viên tương ứng được chọn đã cung cấp lên hệ thống</w:t>
            </w:r>
          </w:p>
        </w:tc>
      </w:tr>
      <w:tr w:rsidR="00AD09BC" w:rsidRPr="007D6EC4" w:rsidTr="006C1EE4">
        <w:tc>
          <w:tcPr>
            <w:tcW w:w="918" w:type="dxa"/>
          </w:tcPr>
          <w:p w:rsidR="00AD09BC" w:rsidRPr="007D6EC4" w:rsidRDefault="00AD09BC" w:rsidP="006C1EE4">
            <w:pPr>
              <w:pStyle w:val="ListParagraph"/>
              <w:spacing w:after="0"/>
              <w:ind w:left="0"/>
              <w:jc w:val="center"/>
              <w:rPr>
                <w:rFonts w:ascii="Times New Roman" w:hAnsi="Times New Roman"/>
                <w:color w:val="000000"/>
                <w:sz w:val="26"/>
                <w:szCs w:val="26"/>
                <w:lang w:val="en-US"/>
              </w:rPr>
            </w:pPr>
            <w:r w:rsidRPr="007D6EC4">
              <w:rPr>
                <w:rFonts w:ascii="Times New Roman" w:hAnsi="Times New Roman"/>
                <w:color w:val="000000"/>
                <w:sz w:val="26"/>
                <w:szCs w:val="26"/>
                <w:lang w:val="en-US"/>
              </w:rPr>
              <w:t>3</w:t>
            </w:r>
          </w:p>
        </w:tc>
        <w:tc>
          <w:tcPr>
            <w:tcW w:w="2790"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Bảng báo cáo</w:t>
            </w:r>
          </w:p>
        </w:tc>
        <w:tc>
          <w:tcPr>
            <w:tcW w:w="5535" w:type="dxa"/>
          </w:tcPr>
          <w:p w:rsidR="00AD09BC" w:rsidRPr="007D6EC4" w:rsidRDefault="00AD09BC" w:rsidP="006C1EE4">
            <w:pPr>
              <w:pStyle w:val="ListParagraph"/>
              <w:spacing w:after="0"/>
              <w:ind w:left="0"/>
              <w:jc w:val="both"/>
              <w:rPr>
                <w:rFonts w:ascii="Times New Roman" w:hAnsi="Times New Roman"/>
                <w:color w:val="000000"/>
                <w:sz w:val="26"/>
                <w:szCs w:val="26"/>
                <w:lang w:val="en-US"/>
              </w:rPr>
            </w:pPr>
            <w:r>
              <w:rPr>
                <w:rFonts w:ascii="Times New Roman" w:hAnsi="Times New Roman"/>
                <w:color w:val="000000"/>
                <w:sz w:val="26"/>
                <w:szCs w:val="26"/>
                <w:lang w:val="en-US"/>
              </w:rPr>
              <w:t>Xem bảng báo cáo tương ứng được chọn</w:t>
            </w:r>
          </w:p>
        </w:tc>
      </w:tr>
    </w:tbl>
    <w:p w:rsidR="00AD09BC" w:rsidRPr="00AF4A0A" w:rsidRDefault="00AD09BC" w:rsidP="00AF4A0A">
      <w:pPr>
        <w:pStyle w:val="ListParagraph"/>
        <w:numPr>
          <w:ilvl w:val="0"/>
          <w:numId w:val="4"/>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AD09BC" w:rsidRPr="007A77F7" w:rsidRDefault="00AD09BC"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AD09BC" w:rsidRPr="00AF4A0A"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AD09BC" w:rsidRDefault="00AD09BC" w:rsidP="00936E15">
      <w:pPr>
        <w:pStyle w:val="ListParagraph"/>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Để xây dựng chức năng này,  chúng tôi đã viết thêm thư viện hỗ trợ cho việc vẽ sơ đồ luồng công việc lên giao diện.</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444EDE">
        <w:rPr>
          <w:rFonts w:ascii="Times New Roman" w:hAnsi="Times New Roman"/>
          <w:color w:val="000000"/>
          <w:sz w:val="26"/>
          <w:szCs w:val="26"/>
          <w:lang w:val="en-US"/>
        </w:rPr>
        <w:t>ModelReader</w:t>
      </w:r>
      <w:r>
        <w:rPr>
          <w:rFonts w:ascii="Times New Roman" w:hAnsi="Times New Roman"/>
          <w:color w:val="000000"/>
          <w:sz w:val="26"/>
          <w:szCs w:val="26"/>
          <w:lang w:val="en-US"/>
        </w:rPr>
        <w:t>: dùng để đọc file XOML và các thông tin của các đối tượng trong file XOML (bao gồm các đối tượng WorkItem, đối tượng Parallel, đối tượng Sequence). Thư viện này còn cho chúng tôi biết được cấu trúc file XOML bao gồm các cấu trúc cha và con của các đối tượng bất kỳ.</w:t>
      </w:r>
    </w:p>
    <w:p w:rsidR="00AD09BC" w:rsidRDefault="00AD09BC" w:rsidP="00936E15">
      <w:pPr>
        <w:pStyle w:val="ListParagraph"/>
        <w:numPr>
          <w:ilvl w:val="0"/>
          <w:numId w:val="57"/>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Thư viện </w:t>
      </w:r>
      <w:r w:rsidRPr="0011038A">
        <w:rPr>
          <w:rFonts w:ascii="Times New Roman" w:hAnsi="Times New Roman"/>
          <w:color w:val="000000"/>
          <w:sz w:val="26"/>
          <w:szCs w:val="26"/>
          <w:lang w:val="en-US"/>
        </w:rPr>
        <w:t>ModelLayouter</w:t>
      </w:r>
      <w:r>
        <w:rPr>
          <w:rFonts w:ascii="Times New Roman" w:hAnsi="Times New Roman"/>
          <w:color w:val="000000"/>
          <w:sz w:val="26"/>
          <w:szCs w:val="26"/>
          <w:lang w:val="en-US"/>
        </w:rPr>
        <w:t>: dùng để quy định tọa độ và chiều dài , chiều rộng của các đối tượng trong file XOML. Sau khi có được cấu trúc của file XOML thì thư viện này sẽ tính toán tọa độ hiển thị của các đối tượng lên trên giao diện.</w:t>
      </w:r>
    </w:p>
    <w:p w:rsidR="00AD09BC" w:rsidRDefault="00AD09BC" w:rsidP="00D26559">
      <w:pPr>
        <w:ind w:firstLine="360"/>
        <w:jc w:val="both"/>
        <w:rPr>
          <w:rFonts w:ascii="Times New Roman" w:hAnsi="Times New Roman"/>
          <w:color w:val="000000"/>
          <w:sz w:val="26"/>
          <w:szCs w:val="26"/>
        </w:rPr>
      </w:pPr>
      <w:r>
        <w:rPr>
          <w:rFonts w:ascii="Times New Roman" w:hAnsi="Times New Roman"/>
          <w:color w:val="000000"/>
          <w:sz w:val="26"/>
          <w:szCs w:val="26"/>
          <w:lang w:val="en-US"/>
        </w:rPr>
        <w:t xml:space="preserve">Chúng tôi thiết kế thêm ba UserControl tương ứng với ba đối tượng WorkItem, Parallel, Sequence để có thể vẽ sơ đồ luồng công việc lên trên giao diện. Ba UserControl này sẽ lấy tọa độ từ thư viện ModelLayouter để vẽ lên trên giao diện các đối tượng tương ứng với các thuộc tính và tọa độ được quy định sẵn trong file XOML. Nếu mỗi đối tượng WorkItem, Parallel hay Sequence có các đối tượng con thì các </w:t>
      </w:r>
      <w:r>
        <w:rPr>
          <w:rFonts w:ascii="Times New Roman" w:hAnsi="Times New Roman"/>
          <w:color w:val="000000"/>
          <w:sz w:val="26"/>
          <w:szCs w:val="26"/>
          <w:lang w:val="en-US"/>
        </w:rPr>
        <w:lastRenderedPageBreak/>
        <w:t>UserControl đó sẽ tự gọi các UserControl tương ứng với các đối tượng con để vẽ các chúng lên trên giao diện.Từ đó chúng tôi đã có thể hiển thị được sơ đồ luồng công việc lên trên giao diện một cách tùy biến.</w:t>
      </w:r>
      <w:r w:rsidRPr="00AF4A0A">
        <w:rPr>
          <w:rFonts w:ascii="Times New Roman" w:hAnsi="Times New Roman"/>
          <w:color w:val="000000"/>
          <w:sz w:val="26"/>
          <w:szCs w:val="26"/>
        </w:rPr>
        <w:tab/>
      </w:r>
    </w:p>
    <w:p w:rsidR="00AD09BC" w:rsidRPr="001C2DAC" w:rsidRDefault="00AD09BC" w:rsidP="00AF4A0A">
      <w:pPr>
        <w:pStyle w:val="ListParagraph"/>
        <w:numPr>
          <w:ilvl w:val="1"/>
          <w:numId w:val="4"/>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AD09BC" w:rsidRPr="00D26559" w:rsidRDefault="00AD09BC" w:rsidP="00D26559">
      <w:pPr>
        <w:pStyle w:val="ListParagraph"/>
        <w:ind w:left="0" w:firstLine="360"/>
        <w:jc w:val="both"/>
        <w:rPr>
          <w:rFonts w:ascii="Times New Roman" w:hAnsi="Times New Roman"/>
          <w:color w:val="000000"/>
          <w:sz w:val="26"/>
          <w:szCs w:val="26"/>
        </w:rPr>
      </w:pPr>
      <w:r>
        <w:rPr>
          <w:rFonts w:ascii="Times New Roman" w:hAnsi="Times New Roman"/>
          <w:color w:val="000000"/>
          <w:sz w:val="26"/>
          <w:szCs w:val="26"/>
          <w:lang w:val="en-US"/>
        </w:rPr>
        <w:t>Để xây dựng chức năng này, chúng tôi tạo ra “Sơ đồ Gantt” trên nền tảng Grid (một control được WPF xây dựng sẵn).Về cơ bản, chúng tôi đã xây dựng các hàm nhằm lấy lên thời điểm bắt đầu và thời điểm kết thúc của tất cả các đợt thi đang diễn ra, từ đó tính toán số lượng cột để vẽ lên trên Grid. Sau đó, dựa trên thời điểm bắt đầu và thời gian thực hiện của mỗi đợt thi để có thể hiển thị được thời gian đợt thi này đang diễn ra và đã diễn ra được trong bao lâu. Đồng thời, ứng với mỗi đợt thi sẽ có ngày bắt đầu và ngày kết thúc nên chúng tôi sẽ có được các chỉ số tương ứng so với ngày bắt đầu của thời gian trong “Sơ đồ Gantt” để có thể hiện thị lên thời gian diễn ra và thông tin chi tiết của các đợt thi tương ứng. Từ đây chúng tôi có thể xây dựng “Sơ đồ Gantt” với giao diện và hiển thị thông tin một cách tùy biến theo nhu cầu sử dụng.</w:t>
      </w:r>
    </w:p>
    <w:p w:rsidR="00AD09BC" w:rsidRPr="00AF4A0A" w:rsidRDefault="00AD09BC"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AD09BC" w:rsidRPr="00F22470" w:rsidRDefault="00AD09BC"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lastRenderedPageBreak/>
        <w:t>Chương 5</w:t>
      </w:r>
    </w:p>
    <w:p w:rsidR="00AD09BC" w:rsidRDefault="00AD09BC"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AD09BC" w:rsidRPr="00AF4A0A" w:rsidRDefault="00AD09BC" w:rsidP="00784A8E">
      <w:pPr>
        <w:ind w:firstLine="360"/>
        <w:jc w:val="both"/>
        <w:rPr>
          <w:rFonts w:ascii="Times New Roman" w:hAnsi="Times New Roman"/>
          <w:b/>
          <w:color w:val="000000"/>
          <w:sz w:val="26"/>
          <w:szCs w:val="26"/>
          <w:lang w:val="en-US"/>
        </w:rPr>
      </w:pPr>
    </w:p>
    <w:p w:rsidR="00AD09BC" w:rsidRPr="00F22470" w:rsidRDefault="00AD09BC" w:rsidP="00784A8E">
      <w:pPr>
        <w:ind w:firstLine="360"/>
        <w:jc w:val="both"/>
        <w:rPr>
          <w:rFonts w:ascii="Times New Roman" w:hAnsi="Times New Roman"/>
          <w:i/>
          <w:color w:val="000000"/>
          <w:sz w:val="26"/>
          <w:szCs w:val="26"/>
        </w:rPr>
      </w:pPr>
      <w:del w:id="1116" w:author="DONGTHUY" w:date="2010-07-06T11:37:00Z">
        <w:r w:rsidRPr="00F22470" w:rsidDel="009F7F59">
          <w:rPr>
            <w:rFonts w:ascii="Times New Roman" w:hAnsi="Times New Roman"/>
            <w:i/>
            <w:color w:val="000000"/>
            <w:sz w:val="26"/>
            <w:szCs w:val="26"/>
          </w:rPr>
          <w:delText xml:space="preserve">Đây là chương cuối cùng của khóa luận. </w:delText>
        </w:r>
      </w:del>
      <w:r w:rsidRPr="00F22470">
        <w:rPr>
          <w:rFonts w:ascii="Times New Roman" w:hAnsi="Times New Roman"/>
          <w:i/>
          <w:color w:val="000000"/>
          <w:sz w:val="26"/>
          <w:szCs w:val="26"/>
        </w:rPr>
        <w:t xml:space="preserve">Trong chương này, chúng tôi sẽ </w:t>
      </w:r>
      <w:del w:id="1117" w:author="DONGTHUY" w:date="2010-07-06T11:37:00Z">
        <w:r w:rsidRPr="00F22470" w:rsidDel="009F7F59">
          <w:rPr>
            <w:rFonts w:ascii="Times New Roman" w:hAnsi="Times New Roman"/>
            <w:i/>
            <w:color w:val="000000"/>
            <w:sz w:val="26"/>
            <w:szCs w:val="26"/>
          </w:rPr>
          <w:delText>trình bày tóm gọn lại</w:delText>
        </w:r>
      </w:del>
      <w:ins w:id="1118" w:author="DONGTHUY" w:date="2010-07-06T11:37:00Z">
        <w:r w:rsidR="009F7F59">
          <w:rPr>
            <w:rFonts w:ascii="Times New Roman" w:hAnsi="Times New Roman"/>
            <w:i/>
            <w:color w:val="000000"/>
            <w:sz w:val="26"/>
            <w:szCs w:val="26"/>
            <w:lang w:val="en-US"/>
          </w:rPr>
          <w:t>tổng kết</w:t>
        </w:r>
      </w:ins>
      <w:r w:rsidRPr="00F22470">
        <w:rPr>
          <w:rFonts w:ascii="Times New Roman" w:hAnsi="Times New Roman"/>
          <w:i/>
          <w:color w:val="000000"/>
          <w:sz w:val="26"/>
          <w:szCs w:val="26"/>
        </w:rPr>
        <w:t xml:space="preserve">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AD09BC" w:rsidRPr="00AF4A0A" w:rsidRDefault="00AD09BC" w:rsidP="00AF4A0A">
      <w:pPr>
        <w:pStyle w:val="ListParagraph"/>
        <w:numPr>
          <w:ilvl w:val="0"/>
          <w:numId w:val="44"/>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AD09BC" w:rsidRPr="004C0472" w:rsidRDefault="00AD09BC" w:rsidP="00784A8E">
      <w:pPr>
        <w:pStyle w:val="ListParagraph"/>
        <w:ind w:left="0" w:firstLine="270"/>
        <w:jc w:val="both"/>
        <w:rPr>
          <w:rFonts w:ascii="Times New Roman" w:hAnsi="Times New Roman"/>
          <w:color w:val="000000"/>
          <w:sz w:val="26"/>
          <w:szCs w:val="26"/>
          <w:lang w:val="en-US"/>
        </w:rPr>
      </w:pPr>
      <w:r w:rsidRPr="007A77F7">
        <w:rPr>
          <w:rFonts w:ascii="Times New Roman" w:hAnsi="Times New Roman"/>
          <w:color w:val="000000"/>
          <w:sz w:val="26"/>
          <w:szCs w:val="26"/>
        </w:rPr>
        <w:t xml:space="preserve">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w:t>
      </w:r>
      <w:r>
        <w:rPr>
          <w:rFonts w:ascii="Times New Roman" w:hAnsi="Times New Roman"/>
          <w:color w:val="000000"/>
          <w:sz w:val="26"/>
          <w:szCs w:val="26"/>
          <w:lang w:val="en-US"/>
        </w:rPr>
        <w:t>Trên t</w:t>
      </w:r>
      <w:r w:rsidRPr="007A77F7">
        <w:rPr>
          <w:rFonts w:ascii="Times New Roman" w:hAnsi="Times New Roman"/>
          <w:color w:val="000000"/>
          <w:sz w:val="26"/>
          <w:szCs w:val="26"/>
        </w:rPr>
        <w:t xml:space="preserve">hực tế, có nhiều Engine </w:t>
      </w:r>
      <w:r>
        <w:rPr>
          <w:rFonts w:ascii="Times New Roman" w:hAnsi="Times New Roman"/>
          <w:color w:val="000000"/>
          <w:sz w:val="26"/>
          <w:szCs w:val="26"/>
          <w:lang w:val="en-US"/>
        </w:rPr>
        <w:t xml:space="preserve">hỗ trợ thiết kế hệ thống luồng công việc dưới nhiều hình thức khác nhau được </w:t>
      </w:r>
      <w:r w:rsidRPr="007A77F7">
        <w:rPr>
          <w:rFonts w:ascii="Times New Roman" w:hAnsi="Times New Roman"/>
          <w:color w:val="000000"/>
          <w:sz w:val="26"/>
          <w:szCs w:val="26"/>
        </w:rPr>
        <w:t xml:space="preserve">xây dựng trên nền WF như Sharepoint Workflow, Silverlight, ASP.Net... </w:t>
      </w:r>
      <w:r>
        <w:rPr>
          <w:rFonts w:ascii="Times New Roman" w:hAnsi="Times New Roman"/>
          <w:color w:val="000000"/>
          <w:sz w:val="26"/>
          <w:szCs w:val="26"/>
          <w:lang w:val="en-US"/>
        </w:rPr>
        <w:t xml:space="preserve">Tuy </w:t>
      </w:r>
      <w:r w:rsidRPr="007A77F7">
        <w:rPr>
          <w:rFonts w:ascii="Times New Roman" w:hAnsi="Times New Roman"/>
          <w:color w:val="000000"/>
          <w:sz w:val="26"/>
          <w:szCs w:val="26"/>
        </w:rPr>
        <w:t xml:space="preserve">nhiên, do đặc điểm </w:t>
      </w:r>
      <w:del w:id="1119" w:author="DONGTHUY" w:date="2010-07-06T11:39:00Z">
        <w:r w:rsidRPr="007A77F7" w:rsidDel="009F7F59">
          <w:rPr>
            <w:rFonts w:ascii="Times New Roman" w:hAnsi="Times New Roman"/>
            <w:color w:val="000000"/>
            <w:sz w:val="26"/>
            <w:szCs w:val="26"/>
          </w:rPr>
          <w:delText xml:space="preserve">và độ phức tạp </w:delText>
        </w:r>
      </w:del>
      <w:r w:rsidRPr="007A77F7">
        <w:rPr>
          <w:rFonts w:ascii="Times New Roman" w:hAnsi="Times New Roman"/>
          <w:color w:val="000000"/>
          <w:sz w:val="26"/>
          <w:szCs w:val="26"/>
        </w:rPr>
        <w:t>của ứng dụng</w:t>
      </w:r>
      <w:ins w:id="1120" w:author="DONGTHUY" w:date="2010-07-06T11:39:00Z">
        <w:r w:rsidR="009F7F59">
          <w:rPr>
            <w:rFonts w:ascii="Times New Roman" w:hAnsi="Times New Roman"/>
            <w:color w:val="000000"/>
            <w:sz w:val="26"/>
            <w:szCs w:val="26"/>
            <w:lang w:val="en-US"/>
          </w:rPr>
          <w:t xml:space="preserve"> và yêu cầu của đề cương là phải thử nghiệm trên một nền công cụ khác với </w:t>
        </w:r>
      </w:ins>
      <w:ins w:id="1121" w:author="DONGTHUY" w:date="2010-07-06T11:41:00Z">
        <w:r w:rsidR="009F7F59">
          <w:rPr>
            <w:rFonts w:ascii="Times New Roman" w:hAnsi="Times New Roman"/>
            <w:color w:val="000000"/>
            <w:sz w:val="26"/>
            <w:szCs w:val="26"/>
            <w:lang w:val="en-US"/>
          </w:rPr>
          <w:t xml:space="preserve">nền công cụ đã sử dụng trong </w:t>
        </w:r>
      </w:ins>
      <w:ins w:id="1122" w:author="DONGTHUY" w:date="2010-07-06T11:39:00Z">
        <w:r w:rsidR="009F7F59">
          <w:rPr>
            <w:rFonts w:ascii="Times New Roman" w:hAnsi="Times New Roman"/>
            <w:color w:val="000000"/>
            <w:sz w:val="26"/>
            <w:szCs w:val="26"/>
            <w:lang w:val="en-US"/>
          </w:rPr>
          <w:t>những khóa luận trước đây</w:t>
        </w:r>
      </w:ins>
      <w:r w:rsidRPr="007A77F7">
        <w:rPr>
          <w:rFonts w:ascii="Times New Roman" w:hAnsi="Times New Roman"/>
          <w:color w:val="000000"/>
          <w:sz w:val="26"/>
          <w:szCs w:val="26"/>
        </w:rPr>
        <w:t xml:space="preserve">, chúng tôi đã quyết định xây dựng một ứng dụng chạy trên mạng cục bộ chứ không xây dựng ứng dụng </w:t>
      </w:r>
      <w:r>
        <w:rPr>
          <w:rFonts w:ascii="Times New Roman" w:hAnsi="Times New Roman"/>
          <w:color w:val="000000"/>
          <w:sz w:val="26"/>
          <w:szCs w:val="26"/>
          <w:lang w:val="en-US"/>
        </w:rPr>
        <w:t>Web trên trình duyệt</w:t>
      </w:r>
      <w:r w:rsidRPr="007A77F7">
        <w:rPr>
          <w:rFonts w:ascii="Times New Roman" w:hAnsi="Times New Roman"/>
          <w:color w:val="000000"/>
          <w:sz w:val="26"/>
          <w:szCs w:val="26"/>
        </w:rPr>
        <w:t>,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AD09BC" w:rsidRPr="00AF4A0A" w:rsidRDefault="00AD09BC"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 xml:space="preserve">2.1. Nội dung </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Trong suốt quá trình thực hiện khóa luận, thông qua tìm hiểu thực tế nghiệp vụ quản lý quy trình, cụ thể là quy trình thi, cấp chứng chỉ và in văn bằng cho các đơn vị đào tạo chứng chỉ quốc gia, chúng tôi đã thiết kế một hệ thống mà theo chúng tôi là đã có khả năng đáp ứng các nhu cầu hiện tại của nghiệp vụ. Hệ thống được hoàn thành với các ưu điểm sau:</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t xml:space="preserve">Hệ thống có khả năng thể hiện tốt quy trình dưới dạng sơ đồ luồng công việc rất trực quan và rất dễ hiểu. Hơn nữa, ở đây, việc vẽ nên luồng công việc không phải được thiết kế cứng nhắc với quy trình thi, cấp chứng chỉ và in văn bằng; mà với bất kì quy trình nào được thiết kế kế thừa các định dạng của chúng tôi thì chương trình đều có thể thể hiện được. </w:t>
      </w:r>
    </w:p>
    <w:p w:rsidR="00AD09BC" w:rsidRDefault="00AD09BC" w:rsidP="00D26559">
      <w:pPr>
        <w:pStyle w:val="ListParagraph"/>
        <w:numPr>
          <w:ilvl w:val="0"/>
          <w:numId w:val="55"/>
        </w:numPr>
        <w:jc w:val="both"/>
        <w:rPr>
          <w:rFonts w:ascii="Times New Roman" w:hAnsi="Times New Roman"/>
          <w:color w:val="000000"/>
          <w:sz w:val="26"/>
          <w:szCs w:val="26"/>
          <w:lang w:val="en-US"/>
        </w:rPr>
      </w:pPr>
      <w:r w:rsidRPr="00725B3E">
        <w:rPr>
          <w:rFonts w:ascii="Times New Roman" w:hAnsi="Times New Roman"/>
          <w:color w:val="000000"/>
          <w:sz w:val="26"/>
          <w:szCs w:val="26"/>
          <w:lang w:val="en-US"/>
        </w:rPr>
        <w:lastRenderedPageBreak/>
        <w:t>Hệ thống cũng thể hiện tốt lược đồ các thể hiện của quy trình dưới dạng sơ đồ Gantt vốn gắn bó với người Quản lý. Vì vậy, người sử dụng chương trình không cần phải tìm hiểu nghiên cứu cách sử dụng một cách quá khó khăn.</w:t>
      </w:r>
    </w:p>
    <w:p w:rsidR="00AD09BC" w:rsidRPr="00725B3E" w:rsidRDefault="00AD09BC" w:rsidP="00725B3E">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Với các chức năng thống kê, hệ thống đưa ra các tiêu chí rất tổng quát, đồng thời cho phép thêm các tiêu chí mới phù hợp với các nhu cầu của người quản lý.</w:t>
      </w:r>
      <w:r w:rsidRPr="00725B3E">
        <w:rPr>
          <w:rFonts w:ascii="Times New Roman" w:hAnsi="Times New Roman"/>
          <w:color w:val="000000"/>
          <w:sz w:val="26"/>
          <w:szCs w:val="26"/>
          <w:lang w:val="en-US"/>
        </w:rPr>
        <w:t xml:space="preserve"> </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Tạo</w:t>
      </w:r>
      <w:r w:rsidRPr="00725B3E">
        <w:rPr>
          <w:rFonts w:ascii="Times New Roman" w:hAnsi="Times New Roman"/>
          <w:color w:val="000000"/>
          <w:sz w:val="26"/>
          <w:szCs w:val="26"/>
          <w:lang w:val="en-US"/>
        </w:rPr>
        <w:t xml:space="preserve"> nền tảng cho việc có thể  phát triể</w:t>
      </w:r>
      <w:r>
        <w:rPr>
          <w:rFonts w:ascii="Times New Roman" w:hAnsi="Times New Roman"/>
          <w:color w:val="000000"/>
          <w:sz w:val="26"/>
          <w:szCs w:val="26"/>
          <w:lang w:val="en-US"/>
        </w:rPr>
        <w:t>n</w:t>
      </w:r>
      <w:r w:rsidRPr="00725B3E">
        <w:rPr>
          <w:rFonts w:ascii="Times New Roman" w:hAnsi="Times New Roman"/>
          <w:color w:val="000000"/>
          <w:sz w:val="26"/>
          <w:szCs w:val="26"/>
          <w:lang w:val="en-US"/>
        </w:rPr>
        <w:t xml:space="preserve"> WF View , </w:t>
      </w:r>
      <w:r>
        <w:rPr>
          <w:rFonts w:ascii="Times New Roman" w:hAnsi="Times New Roman"/>
          <w:color w:val="000000"/>
          <w:sz w:val="26"/>
          <w:szCs w:val="26"/>
          <w:lang w:val="en-US"/>
        </w:rPr>
        <w:t>G</w:t>
      </w:r>
      <w:r w:rsidRPr="00725B3E">
        <w:rPr>
          <w:rFonts w:ascii="Times New Roman" w:hAnsi="Times New Roman"/>
          <w:color w:val="000000"/>
          <w:sz w:val="26"/>
          <w:szCs w:val="26"/>
          <w:lang w:val="en-US"/>
        </w:rPr>
        <w:t xml:space="preserve">antt </w:t>
      </w:r>
      <w:r>
        <w:rPr>
          <w:rFonts w:ascii="Times New Roman" w:hAnsi="Times New Roman"/>
          <w:color w:val="000000"/>
          <w:sz w:val="26"/>
          <w:szCs w:val="26"/>
          <w:lang w:val="en-US"/>
        </w:rPr>
        <w:t>View</w:t>
      </w:r>
      <w:r w:rsidRPr="00725B3E">
        <w:rPr>
          <w:rFonts w:ascii="Times New Roman" w:hAnsi="Times New Roman"/>
          <w:color w:val="000000"/>
          <w:sz w:val="26"/>
          <w:szCs w:val="26"/>
          <w:lang w:val="en-US"/>
        </w:rPr>
        <w:t>và SQL Generator</w:t>
      </w:r>
      <w:r>
        <w:rPr>
          <w:rFonts w:ascii="Times New Roman" w:hAnsi="Times New Roman"/>
          <w:color w:val="000000"/>
          <w:sz w:val="26"/>
          <w:szCs w:val="26"/>
          <w:lang w:val="en-US"/>
        </w:rPr>
        <w:t>.</w:t>
      </w:r>
    </w:p>
    <w:p w:rsidR="00AD09BC"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còn kết hợp thêm các chức năng kiểm soát hoạt động của các nhân viên như: gửi thông báo nhắc nhở tự động khi nhân viên chưa kích hoạt các tác vụ trên hệ thống; buộc nhân viên phải nộp bảng báo cáo kết quả thực hiện công việc trước khi báo cáo kết thúc công việc đang thực hiện; kiểm tra các thời gian thực hiện từng công việc nhằm đánh giá tình trạng của công việc (sớm/ trễ hay đúng thời hạn); cho phép nhân viên cập nhật nguyên nhân khi không hoàn thành công việc đúng thời gian.</w:t>
      </w:r>
    </w:p>
    <w:p w:rsidR="00AD09BC" w:rsidRPr="00D26559" w:rsidRDefault="00AD09BC" w:rsidP="00D26559">
      <w:pPr>
        <w:pStyle w:val="ListParagraph"/>
        <w:numPr>
          <w:ilvl w:val="0"/>
          <w:numId w:val="55"/>
        </w:numPr>
        <w:jc w:val="both"/>
        <w:rPr>
          <w:rFonts w:ascii="Times New Roman" w:hAnsi="Times New Roman"/>
          <w:color w:val="000000"/>
          <w:sz w:val="26"/>
          <w:szCs w:val="26"/>
          <w:lang w:val="en-US"/>
        </w:rPr>
      </w:pPr>
      <w:r>
        <w:rPr>
          <w:rFonts w:ascii="Times New Roman" w:hAnsi="Times New Roman"/>
          <w:color w:val="000000"/>
          <w:sz w:val="26"/>
          <w:szCs w:val="26"/>
          <w:lang w:val="en-US"/>
        </w:rPr>
        <w:t>Tích hợp chức năng bảo mật tài khoản người dùng thông qua các phương thức bảo mật.</w:t>
      </w:r>
    </w:p>
    <w:p w:rsidR="00AD09BC" w:rsidRDefault="00AD09BC" w:rsidP="00D26559">
      <w:pPr>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t>Tuy nhiên, thông qua tìm hiểu một cách chi tiết độ phức tạp của quy trình, chúng tôi hiểu hệ thống mà chúng tôi đã xây dựng trong khóa luận này thật sự còn tồn tại nhiều hạn chế: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 xml:space="preserve">Hệ thống được thiết kế với </w:t>
      </w:r>
      <w:commentRangeStart w:id="1123"/>
      <w:r>
        <w:rPr>
          <w:rFonts w:ascii="Times New Roman" w:hAnsi="Times New Roman"/>
          <w:color w:val="000000"/>
          <w:sz w:val="26"/>
          <w:szCs w:val="26"/>
          <w:lang w:val="en-US"/>
        </w:rPr>
        <w:t xml:space="preserve">mỗi đơn vị luồng công việc </w:t>
      </w:r>
      <w:commentRangeEnd w:id="1123"/>
      <w:r w:rsidR="009F7F59">
        <w:rPr>
          <w:rStyle w:val="CommentReference"/>
        </w:rPr>
        <w:commentReference w:id="1123"/>
      </w:r>
      <w:r>
        <w:rPr>
          <w:rFonts w:ascii="Times New Roman" w:hAnsi="Times New Roman"/>
          <w:color w:val="000000"/>
          <w:sz w:val="26"/>
          <w:szCs w:val="26"/>
          <w:lang w:val="en-US"/>
        </w:rPr>
        <w:t xml:space="preserve">nhỏ nhất là đợt thi. Tuy nhiên trên thực tế, mỗi đợt thi có thể được tổ chức tại nhiều cơ sở khác nhau, với số lượng thí sinh khác nhau. Vì vậy thời gian thực hiện các công việc tương ứng, cũng như các </w:t>
      </w:r>
      <w:del w:id="1124" w:author="DONGTHUY" w:date="2010-07-06T11:43:00Z">
        <w:r w:rsidDel="009F7F59">
          <w:rPr>
            <w:rFonts w:ascii="Times New Roman" w:hAnsi="Times New Roman"/>
            <w:color w:val="000000"/>
            <w:sz w:val="26"/>
            <w:szCs w:val="26"/>
            <w:lang w:val="en-US"/>
          </w:rPr>
          <w:delText xml:space="preserve">sự </w:delText>
        </w:r>
      </w:del>
      <w:r>
        <w:rPr>
          <w:rFonts w:ascii="Times New Roman" w:hAnsi="Times New Roman"/>
          <w:color w:val="000000"/>
          <w:sz w:val="26"/>
          <w:szCs w:val="26"/>
          <w:lang w:val="en-US"/>
        </w:rPr>
        <w:t>phân công nhân sự... cũng khác nhau (chẳng hạn như đối với một đợt thi tổ chức tại hai tỉnh thành khác nhau, thì tỉnh thành ở xa cần được phân công thực hiện trước để có thể gửi kết quả về kịp cho thí sinh). Do đó, theo thực tế quy trình, các đơn vị luồng công việc nhỏ nhất nên là địa điểm thi chứ không phải là đợt thi. Tuy nhiên do thời gian hạn chế và khả năng hỗ trợ của WF mà chúng tôi chỉ thiết kế đến đơn vị đợt thi mà không chia nhỏ hơn nữa.</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Hệ thống thiết kế đối với một luồng công việc cụ thể. Tuy các chức năng thể hiện sơ đồ được thiết kế động, nhưng toàn chương trình tạm thời chỉ có thể đáp ứng các quy trình thi trong nghiệp vụ quản lý đào tạo (do cơ sở dữ liệu chỉ phù hợp với nghiệp vụ này). Luồng công việc được định nghĩa sử dụng định dạng XAML do .Net Framework của Microsoft hỗ trợ, được thiết kế sử dụng công cụ Workflow Designer tích hợp trong Visual Studio. Vì thế, tập tin định nghĩa tuy có dạng cấu trúc, nhưng vẫn rất khó tiếp cận đối với người dùng. Khi cần thay đổi luồng công việc khác, đòi hỏi hệ thống phải được nâng cấp ở mức thiết kế.</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Chưa cho phép người dùng tùy biến luồng công việc theo nhu cầu như thêm, bớt công việc trong luồng công việc, mà chỉ hỗ trợ thay đổi các thuộc tính của bản thân công việc như: tên công việc, thời gian thực hiện.</w:t>
      </w:r>
    </w:p>
    <w:p w:rsidR="00AD09BC" w:rsidRDefault="00AD09BC" w:rsidP="00D26559">
      <w:pPr>
        <w:pStyle w:val="ListParagraph"/>
        <w:numPr>
          <w:ilvl w:val="0"/>
          <w:numId w:val="56"/>
        </w:numPr>
        <w:jc w:val="both"/>
        <w:rPr>
          <w:rFonts w:ascii="Times New Roman" w:hAnsi="Times New Roman"/>
          <w:color w:val="000000"/>
          <w:sz w:val="26"/>
          <w:szCs w:val="26"/>
          <w:lang w:val="en-US"/>
        </w:rPr>
      </w:pPr>
      <w:r>
        <w:rPr>
          <w:rFonts w:ascii="Times New Roman" w:hAnsi="Times New Roman"/>
          <w:color w:val="000000"/>
          <w:sz w:val="26"/>
          <w:szCs w:val="26"/>
          <w:lang w:val="en-US"/>
        </w:rPr>
        <w:t>Giao diện và chức năng chưa hoàn toàn hướng người dùng.</w:t>
      </w:r>
    </w:p>
    <w:p w:rsidR="00AD09BC" w:rsidRDefault="00AD09BC" w:rsidP="00D26559">
      <w:pPr>
        <w:ind w:firstLine="360"/>
        <w:jc w:val="both"/>
        <w:rPr>
          <w:rFonts w:ascii="Times New Roman" w:hAnsi="Times New Roman"/>
          <w:b/>
          <w:color w:val="000000"/>
          <w:sz w:val="26"/>
          <w:szCs w:val="26"/>
        </w:rPr>
      </w:pPr>
      <w:r>
        <w:rPr>
          <w:rFonts w:ascii="Times New Roman" w:hAnsi="Times New Roman"/>
          <w:color w:val="000000"/>
          <w:sz w:val="26"/>
          <w:szCs w:val="26"/>
          <w:lang w:val="en-US"/>
        </w:rPr>
        <w:t>Vì vậy, chúng tôi rất mong chương trình này có thể tiếp tục được cải thiện trong tương lai, để có thể hỗ trợ tốt hơn cho người quản lý trong việc thực hiện nghiệp vụ của mình.</w:t>
      </w:r>
      <w:bookmarkStart w:id="1125" w:name="_GoBack"/>
      <w:bookmarkEnd w:id="1125"/>
    </w:p>
    <w:p w:rsidR="00AD09BC" w:rsidRDefault="00AD09BC" w:rsidP="00AF4A0A">
      <w:pPr>
        <w:ind w:left="284"/>
        <w:jc w:val="both"/>
        <w:rPr>
          <w:rFonts w:ascii="Times New Roman" w:hAnsi="Times New Roman"/>
          <w:b/>
          <w:color w:val="000000"/>
          <w:sz w:val="26"/>
          <w:szCs w:val="26"/>
          <w:lang w:val="en-US"/>
        </w:rPr>
      </w:pPr>
      <w:r w:rsidRPr="00AF4A0A">
        <w:rPr>
          <w:rFonts w:ascii="Times New Roman" w:hAnsi="Times New Roman"/>
          <w:b/>
          <w:color w:val="000000"/>
          <w:sz w:val="26"/>
          <w:szCs w:val="26"/>
        </w:rPr>
        <w:t>2.</w:t>
      </w:r>
      <w:r>
        <w:rPr>
          <w:rFonts w:ascii="Times New Roman" w:hAnsi="Times New Roman"/>
          <w:b/>
          <w:color w:val="000000"/>
          <w:sz w:val="26"/>
          <w:szCs w:val="26"/>
          <w:lang w:val="en-US"/>
        </w:rPr>
        <w:t>2</w:t>
      </w:r>
      <w:r w:rsidRPr="00AF4A0A">
        <w:rPr>
          <w:rFonts w:ascii="Times New Roman" w:hAnsi="Times New Roman"/>
          <w:b/>
          <w:color w:val="000000"/>
          <w:sz w:val="26"/>
          <w:szCs w:val="26"/>
        </w:rPr>
        <w:t>. Hướng phát triển nhằm giải quyết những hạn chế về mặt nội dung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Như đã đề cập ở phần 2.1, hệ thống được thiết kế trong luận văn này còn tồn tại nhiều hạn chế. Tuy nhiên, những hạn chế này không phải không giải quyết được. Vì vậy, trong phần này, chúng tôi sẽ đề cập đến hướng phát triển tương lai cho hệ thống, nhằm giải quyết các hạn chế kể trên và hỗ trợ tốt hơn cho người dùng:</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Hệ thống có thể xây dựng một cách tổng hợp. Nghĩa là không chỉ đối với quy trình thi, mà bất cứ quy trình nghiệp vụ nào cũng có thể sử dụng hệ thống này. Từ đó, hệ thống có khả năng cho phép người dùng thiết lập ngay trên giao diện quy trình của mình, các chức năng họ mong muốn trong chương trình; cho phép thêm bớt các chức năng khác nhau theo nhu cầu sử dụng; hoặc thay đổi các thông số mặc định của hệ thống một cách trực quan</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Giao diện hoàn toàn kéo thả, cập nhật kết quả tự động.</w:t>
      </w:r>
    </w:p>
    <w:p w:rsidR="00AD09BC"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Kết quả cập nhật liên tục; nghĩa là khi một công việc được hoàn thành sẽ cập nhật ngay trên giao diện quản lý, có thể dưới dạng thông báo, email, hoặc dạng thông tin trực tiếp trên sơ đồ Gantt</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Pr>
          <w:rFonts w:ascii="Times New Roman" w:hAnsi="Times New Roman"/>
          <w:color w:val="000000"/>
          <w:sz w:val="26"/>
          <w:szCs w:val="26"/>
          <w:lang w:val="en-US"/>
        </w:rPr>
        <w:t>Có thể xây dựng thêm ứng dụng web và ứng dụng di động, giúp người quản lý có thể theo dõi tiến độ công việc, và người nhân viên có thể cập nhật thông tin kết quả công việc của mình</w:t>
      </w:r>
      <w:r w:rsidRPr="00191017">
        <w:rPr>
          <w:rFonts w:ascii="Times New Roman" w:hAnsi="Times New Roman"/>
          <w:color w:val="000000"/>
          <w:sz w:val="26"/>
          <w:szCs w:val="26"/>
          <w:lang w:val="en-US"/>
        </w:rPr>
        <w:t xml:space="preserve"> </w:t>
      </w:r>
      <w:r>
        <w:rPr>
          <w:rFonts w:ascii="Times New Roman" w:hAnsi="Times New Roman"/>
          <w:color w:val="000000"/>
          <w:sz w:val="26"/>
          <w:szCs w:val="26"/>
          <w:lang w:val="en-US"/>
        </w:rPr>
        <w:t>mọi lúc mọi nơi.</w:t>
      </w:r>
    </w:p>
    <w:p w:rsidR="00AD09BC" w:rsidRPr="00D26559" w:rsidRDefault="00AD09BC" w:rsidP="00D26559">
      <w:pPr>
        <w:pStyle w:val="ListParagraph"/>
        <w:numPr>
          <w:ilvl w:val="0"/>
          <w:numId w:val="58"/>
        </w:numPr>
        <w:jc w:val="both"/>
        <w:rPr>
          <w:rFonts w:ascii="Times New Roman" w:hAnsi="Times New Roman"/>
          <w:color w:val="000000"/>
          <w:sz w:val="26"/>
          <w:szCs w:val="26"/>
          <w:lang w:val="en-US"/>
        </w:rPr>
      </w:pPr>
      <w:r w:rsidRPr="00D26559">
        <w:rPr>
          <w:rFonts w:ascii="Times New Roman" w:hAnsi="Times New Roman"/>
          <w:color w:val="000000"/>
          <w:sz w:val="26"/>
          <w:szCs w:val="26"/>
          <w:lang w:val="en-US"/>
        </w:rPr>
        <w:t xml:space="preserve">Có thể sử dụng WF4, được tích hợp trong bộ .Net Framework 4 được Microsoft phát hành tháng 4/2010, sử dụng Visual Studio 10 để xây dựng hệ thống mới (nâng cấp từ chương trình hiện tại). Vì theo chúng tôi tìm hiểu, tuy vẫn có khả năng tương thích với các WF cũ (3.0 và 3.5) - nghĩa là không cần thiết kế lại hệ thống từ đầu, nhưng WF4 được thiết kế với bộ Engine hoàn toàn mới, đổi mới các dịch vụ hỗ trợ (Hosting, Persistence...), các đơn vị Avtivity, lưu trữ dữ liệu.... cho phép xử lý các vấn đề còn hạn chế ở WF3.0 và WF3.5. </w:t>
      </w:r>
    </w:p>
    <w:p w:rsidR="00AD09BC" w:rsidRDefault="00AD09BC" w:rsidP="001C2DAC">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 xml:space="preserve">Như vậy, với các hướng phát triển đã đề nghị, chúng tôi hi vọng hệ thống có thể phát triển tốt hơn trong tương lai, để người quản lý Việt </w:t>
      </w:r>
      <w:smartTag w:uri="urn:schemas-microsoft-com:office:smarttags" w:element="place">
        <w:smartTag w:uri="urn:schemas-microsoft-com:office:smarttags" w:element="country-region">
          <w:r>
            <w:rPr>
              <w:rFonts w:ascii="Times New Roman" w:hAnsi="Times New Roman"/>
              <w:color w:val="000000"/>
              <w:sz w:val="26"/>
              <w:szCs w:val="26"/>
              <w:lang w:val="en-US"/>
            </w:rPr>
            <w:t>Nam</w:t>
          </w:r>
        </w:smartTag>
      </w:smartTag>
      <w:r>
        <w:rPr>
          <w:rFonts w:ascii="Times New Roman" w:hAnsi="Times New Roman"/>
          <w:color w:val="000000"/>
          <w:sz w:val="26"/>
          <w:szCs w:val="26"/>
          <w:lang w:val="en-US"/>
        </w:rPr>
        <w:t xml:space="preserve"> và các doanh nghiệp nước nhà có thể sử dụng chương trình tốt nhất hoàn toàn miễn phí.</w:t>
      </w:r>
    </w:p>
    <w:p w:rsidR="00AD09BC" w:rsidRDefault="00AD09BC">
      <w:pPr>
        <w:spacing w:after="0" w:line="240" w:lineRule="auto"/>
        <w:rPr>
          <w:rFonts w:ascii="Times New Roman" w:hAnsi="Times New Roman"/>
          <w:color w:val="000000"/>
          <w:sz w:val="26"/>
          <w:szCs w:val="26"/>
          <w:lang w:val="en-US"/>
        </w:rPr>
      </w:pPr>
      <w:r>
        <w:rPr>
          <w:rFonts w:ascii="Times New Roman" w:hAnsi="Times New Roman"/>
          <w:color w:val="000000"/>
          <w:sz w:val="26"/>
          <w:szCs w:val="26"/>
          <w:lang w:val="en-US"/>
        </w:rPr>
        <w:br w:type="page"/>
      </w:r>
    </w:p>
    <w:p w:rsidR="00AD09BC" w:rsidRDefault="00AD09BC" w:rsidP="00D26559">
      <w:pPr>
        <w:ind w:firstLine="270"/>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LỜI KẾT</w:t>
      </w:r>
    </w:p>
    <w:p w:rsidR="00AD09BC" w:rsidRDefault="00AD09BC" w:rsidP="00D26559">
      <w:pPr>
        <w:ind w:firstLine="270"/>
        <w:jc w:val="both"/>
        <w:rPr>
          <w:rFonts w:ascii="Times New Roman" w:hAnsi="Times New Roman"/>
          <w:b/>
          <w:color w:val="000000"/>
          <w:sz w:val="26"/>
          <w:szCs w:val="26"/>
          <w:lang w:val="en-US"/>
        </w:rPr>
      </w:pP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Cuối cùng, sau bao tháng vất vả thực hiện, hệ thống cũng được hoàn thành. Tuy vẫn còn nhiều hạn chế thiếu sót do nhiều nguyên nhân chủ quan cũng như khách quan, nhưng kết quả cuối cùng thật sự rất đúng với toàn bộ công sức mà chúng tôi đã bỏ ra.</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color w:val="000000"/>
          <w:sz w:val="26"/>
          <w:szCs w:val="26"/>
          <w:lang w:val="en-US"/>
        </w:rPr>
        <w:t>Khoảng thời gian thực hiện khóa luận tốt nghiệp thật sự rất dài với rất nhiều khó khăn; từ việc lựa chọn hướng đi, tìm hiểu công nghệ với những lần đi vào ngõ cụt, hay những khó khăn vấp phải khi làm việc với bạn đồng hành, khó khăn trong cuộc sống, công việc riêng,....nhưng cuối cùng, trên tất cả chúng tôi đã vượt qua và hoàn thành khóa luận này. Vì vậy, thật sự chúng tôi rất cảm ơn PGS.TS. Đồng Thị Bích Thủy, Giáo viên hướng dẫn của chúng tôi, đã cùng chúng tôi vượt qua chặng đường khó khăn này. Chúng em xin phép gửi lời cảm ơn đến cô một lần nữa; vì những động viên khích lệ, cùng với sự hướng dẫn hết lòng của cô mới có thể giúp chúng em đưa ra được hướng đi cho mình và hoàn thành khóa luận tốt nghiệp này tốt nhất có thể.</w:t>
      </w:r>
    </w:p>
    <w:p w:rsidR="00AD09BC" w:rsidRDefault="00AD09BC" w:rsidP="00D26559">
      <w:pPr>
        <w:ind w:firstLine="270"/>
        <w:jc w:val="both"/>
        <w:rPr>
          <w:rFonts w:ascii="Times New Roman" w:hAnsi="Times New Roman"/>
          <w:sz w:val="26"/>
          <w:szCs w:val="26"/>
          <w:lang w:val="en-US"/>
        </w:rPr>
      </w:pPr>
      <w:r>
        <w:rPr>
          <w:rFonts w:ascii="Times New Roman" w:hAnsi="Times New Roman"/>
          <w:color w:val="000000"/>
          <w:sz w:val="26"/>
          <w:szCs w:val="26"/>
          <w:lang w:val="en-US"/>
        </w:rPr>
        <w:t xml:space="preserve">Đồng thời, chúng tôi cũng xin gửi lời cảm ơn đến Trung Tâm Tin Học, </w:t>
      </w:r>
      <w:ins w:id="1126" w:author="DONGTHUY" w:date="2010-07-06T11:45:00Z">
        <w:r w:rsidR="000A455D">
          <w:rPr>
            <w:rFonts w:ascii="Times New Roman" w:hAnsi="Times New Roman"/>
            <w:color w:val="000000"/>
            <w:sz w:val="26"/>
            <w:szCs w:val="26"/>
            <w:lang w:val="en-US"/>
          </w:rPr>
          <w:t xml:space="preserve">trường </w:t>
        </w:r>
      </w:ins>
      <w:r>
        <w:rPr>
          <w:rFonts w:ascii="Times New Roman" w:hAnsi="Times New Roman"/>
          <w:color w:val="000000"/>
          <w:sz w:val="26"/>
          <w:szCs w:val="26"/>
          <w:lang w:val="en-US"/>
        </w:rPr>
        <w:t xml:space="preserve">Đại Học Khoa Học Tự Nhiên đã tạo mọi </w:t>
      </w:r>
      <w:r w:rsidRPr="009B4D94">
        <w:rPr>
          <w:rFonts w:ascii="Times New Roman" w:hAnsi="Times New Roman"/>
          <w:color w:val="000000"/>
          <w:sz w:val="26"/>
          <w:szCs w:val="26"/>
          <w:lang w:val="en-US"/>
        </w:rPr>
        <w:t>điều kiện</w:t>
      </w:r>
      <w:r>
        <w:rPr>
          <w:rFonts w:ascii="Times New Roman" w:hAnsi="Times New Roman"/>
          <w:color w:val="000000"/>
          <w:sz w:val="26"/>
          <w:szCs w:val="26"/>
          <w:lang w:val="en-US"/>
        </w:rPr>
        <w:t xml:space="preserve"> để chúng </w:t>
      </w:r>
      <w:r w:rsidRPr="00D26559">
        <w:rPr>
          <w:rFonts w:ascii="Times New Roman" w:hAnsi="Times New Roman"/>
          <w:sz w:val="26"/>
          <w:szCs w:val="26"/>
        </w:rPr>
        <w:t>tìm hiểu một bối cảnh thực tế của quy trình tổ chức thi và c</w:t>
      </w:r>
      <w:r>
        <w:rPr>
          <w:rFonts w:ascii="Times New Roman" w:hAnsi="Times New Roman"/>
          <w:sz w:val="26"/>
          <w:szCs w:val="26"/>
          <w:lang w:val="en-US"/>
        </w:rPr>
        <w:t>ấ</w:t>
      </w:r>
      <w:r w:rsidRPr="00D26559">
        <w:rPr>
          <w:rFonts w:ascii="Times New Roman" w:hAnsi="Times New Roman"/>
          <w:sz w:val="26"/>
          <w:szCs w:val="26"/>
        </w:rPr>
        <w:t>p chứng chỉ quốc gia</w:t>
      </w:r>
      <w:r>
        <w:rPr>
          <w:rFonts w:ascii="Times New Roman" w:hAnsi="Times New Roman"/>
          <w:sz w:val="26"/>
          <w:szCs w:val="26"/>
          <w:lang w:val="en-US"/>
        </w:rPr>
        <w:t>.</w:t>
      </w:r>
    </w:p>
    <w:p w:rsidR="00AD09BC" w:rsidRDefault="00AD09BC" w:rsidP="00D26559">
      <w:pPr>
        <w:ind w:firstLine="270"/>
        <w:jc w:val="both"/>
        <w:rPr>
          <w:rFonts w:ascii="Times New Roman" w:hAnsi="Times New Roman"/>
          <w:sz w:val="26"/>
          <w:szCs w:val="26"/>
          <w:lang w:val="en-US"/>
        </w:rPr>
      </w:pPr>
      <w:r>
        <w:rPr>
          <w:rFonts w:ascii="Times New Roman" w:hAnsi="Times New Roman"/>
          <w:sz w:val="26"/>
          <w:szCs w:val="26"/>
          <w:lang w:val="en-US"/>
        </w:rPr>
        <w:t>Và chúng tôi cũng xin gửi lời cảm ơn đến nhau. Vì không có bạn đồng hành như thế này, có lẽ chúng tôi đã không thể thực hiện được khóa luận tốt nghiệp đúng như những gì chúng tôi kì vọng.</w:t>
      </w:r>
    </w:p>
    <w:p w:rsidR="00AD09BC" w:rsidRDefault="00AD09BC" w:rsidP="00D26559">
      <w:pPr>
        <w:ind w:firstLine="270"/>
        <w:jc w:val="both"/>
        <w:rPr>
          <w:rFonts w:ascii="Times New Roman" w:hAnsi="Times New Roman"/>
          <w:color w:val="000000"/>
          <w:sz w:val="26"/>
          <w:szCs w:val="26"/>
          <w:lang w:val="en-US"/>
        </w:rPr>
      </w:pPr>
      <w:r>
        <w:rPr>
          <w:rFonts w:ascii="Times New Roman" w:hAnsi="Times New Roman"/>
          <w:sz w:val="26"/>
          <w:szCs w:val="26"/>
          <w:lang w:val="en-US"/>
        </w:rPr>
        <w:t>Cuối cùng, chúng tôi hi vọng khóa luận này không chỉ dừng lại ở đây, mà còn có thể được phát triển, cải tiến cao hơn nữa trong các kì luận văn sau.</w:t>
      </w:r>
    </w:p>
    <w:p w:rsidR="00AD09BC" w:rsidRDefault="00AD09BC" w:rsidP="00D26559">
      <w:pPr>
        <w:ind w:left="4770"/>
        <w:jc w:val="both"/>
        <w:rPr>
          <w:rFonts w:ascii="Times New Roman" w:hAnsi="Times New Roman"/>
          <w:color w:val="000000"/>
          <w:sz w:val="26"/>
          <w:szCs w:val="26"/>
          <w:lang w:val="en-US"/>
        </w:rPr>
      </w:pPr>
      <w:r>
        <w:rPr>
          <w:rFonts w:ascii="Times New Roman" w:hAnsi="Times New Roman"/>
          <w:color w:val="000000"/>
          <w:sz w:val="26"/>
          <w:szCs w:val="26"/>
          <w:lang w:val="en-US"/>
        </w:rPr>
        <w:t>Diệp Huỳnh Anh - Nguyễn Minh Bình</w:t>
      </w:r>
    </w:p>
    <w:p w:rsidR="00AD09BC" w:rsidRPr="00521D5C" w:rsidRDefault="00AD09BC" w:rsidP="00AF4A0A">
      <w:pPr>
        <w:ind w:left="284"/>
        <w:jc w:val="both"/>
        <w:rPr>
          <w:rFonts w:ascii="Times New Roman" w:hAnsi="Times New Roman"/>
          <w:color w:val="000000"/>
          <w:sz w:val="26"/>
          <w:szCs w:val="26"/>
          <w:lang w:val="en-US"/>
        </w:rPr>
      </w:pPr>
    </w:p>
    <w:p w:rsidR="00AD09BC" w:rsidRDefault="00AD09BC" w:rsidP="002A19DB">
      <w:pPr>
        <w:framePr w:w="9112" w:wrap="auto" w:hAnchor="text" w:x="1350"/>
        <w:ind w:left="284"/>
        <w:jc w:val="both"/>
        <w:rPr>
          <w:rFonts w:ascii="Times New Roman" w:hAnsi="Times New Roman"/>
          <w:color w:val="000000"/>
          <w:sz w:val="26"/>
          <w:szCs w:val="26"/>
          <w:lang w:val="en-US"/>
        </w:rPr>
        <w:sectPr w:rsidR="00AD09BC" w:rsidSect="008F4D63">
          <w:footerReference w:type="even" r:id="rId50"/>
          <w:footerReference w:type="default" r:id="rId51"/>
          <w:pgSz w:w="11907" w:h="16839" w:code="9"/>
          <w:pgMar w:top="1440" w:right="1440" w:bottom="1135" w:left="1440" w:header="720" w:footer="720" w:gutter="0"/>
          <w:cols w:space="720"/>
          <w:docGrid w:linePitch="360"/>
        </w:sectPr>
      </w:pPr>
    </w:p>
    <w:p w:rsidR="00AD09BC" w:rsidRDefault="00AD09BC" w:rsidP="00A42AB4">
      <w:pPr>
        <w:ind w:left="284"/>
        <w:jc w:val="both"/>
        <w:rPr>
          <w:rFonts w:ascii="Times New Roman" w:hAnsi="Times New Roman"/>
          <w:b/>
          <w:color w:val="000000"/>
          <w:sz w:val="26"/>
          <w:szCs w:val="26"/>
          <w:lang w:val="en-US"/>
        </w:rPr>
      </w:pPr>
      <w:r>
        <w:rPr>
          <w:rFonts w:ascii="Times New Roman" w:hAnsi="Times New Roman"/>
          <w:b/>
          <w:color w:val="000000"/>
          <w:sz w:val="26"/>
          <w:szCs w:val="26"/>
          <w:lang w:val="en-US"/>
        </w:rPr>
        <w:lastRenderedPageBreak/>
        <w:t>PHỤ LỤC</w:t>
      </w:r>
    </w:p>
    <w:p w:rsidR="00AD09BC" w:rsidRPr="0093067B" w:rsidRDefault="00AD09BC" w:rsidP="00A42AB4">
      <w:pPr>
        <w:ind w:left="284"/>
        <w:jc w:val="both"/>
        <w:rPr>
          <w:rFonts w:ascii="Times New Roman" w:hAnsi="Times New Roman"/>
          <w:b/>
          <w:color w:val="000000"/>
          <w:sz w:val="26"/>
          <w:szCs w:val="26"/>
          <w:lang w:val="en-US"/>
        </w:rPr>
      </w:pP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 xml:space="preserve">1. Các sản phẩm ứng dụng sử dụng </w:t>
      </w:r>
      <w:commentRangeStart w:id="1136"/>
      <w:r w:rsidRPr="00D26559">
        <w:rPr>
          <w:rFonts w:ascii="Times New Roman" w:hAnsi="Times New Roman"/>
          <w:b/>
          <w:color w:val="000000"/>
          <w:sz w:val="26"/>
          <w:szCs w:val="26"/>
          <w:lang w:val="en-US"/>
        </w:rPr>
        <w:t>XPDL</w:t>
      </w:r>
      <w:commentRangeEnd w:id="1136"/>
      <w:r w:rsidR="000A455D">
        <w:rPr>
          <w:rStyle w:val="CommentReference"/>
        </w:rPr>
        <w:commentReference w:id="1136"/>
      </w:r>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AD09BC" w:rsidRPr="00E74EDE" w:rsidTr="006467F0">
        <w:trPr>
          <w:trHeight w:val="323"/>
        </w:trPr>
        <w:tc>
          <w:tcPr>
            <w:tcW w:w="738" w:type="dxa"/>
            <w:vMerge w:val="restart"/>
            <w:shd w:val="clear" w:color="auto" w:fill="DBE5F1"/>
          </w:tcPr>
          <w:p w:rsidR="00AD09BC" w:rsidRPr="00E74EDE" w:rsidRDefault="00AD09BC" w:rsidP="006467F0">
            <w:pPr>
              <w:pStyle w:val="readheader"/>
              <w:spacing w:before="0" w:beforeAutospacing="0" w:after="200" w:afterAutospacing="0"/>
              <w:ind w:firstLine="360"/>
              <w:jc w:val="both"/>
              <w:rPr>
                <w:color w:val="000000"/>
                <w:sz w:val="26"/>
                <w:szCs w:val="26"/>
              </w:rPr>
            </w:pPr>
            <w:r w:rsidRPr="00E74EDE">
              <w:rPr>
                <w:color w:val="000000"/>
                <w:sz w:val="26"/>
                <w:szCs w:val="26"/>
              </w:rPr>
              <w:t>A</w:t>
            </w:r>
          </w:p>
        </w:tc>
        <w:tc>
          <w:tcPr>
            <w:tcW w:w="8838" w:type="dxa"/>
            <w:shd w:val="clear" w:color="auto" w:fill="DBE5F1"/>
          </w:tcPr>
          <w:p w:rsidR="00AD09BC" w:rsidRPr="00E74EDE" w:rsidRDefault="00AD09BC" w:rsidP="006467F0">
            <w:pPr>
              <w:tabs>
                <w:tab w:val="right" w:pos="8172"/>
              </w:tabs>
              <w:spacing w:after="0"/>
              <w:ind w:firstLine="360"/>
              <w:jc w:val="both"/>
              <w:rPr>
                <w:rFonts w:ascii="Times New Roman" w:hAnsi="Times New Roman"/>
                <w:color w:val="000000"/>
                <w:sz w:val="26"/>
                <w:szCs w:val="26"/>
              </w:rPr>
            </w:pPr>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Adobe has sucessfully implemented XPDL within </w:t>
            </w:r>
            <w:hyperlink r:id="rId52" w:history="1">
              <w:r w:rsidRPr="00E74EDE">
                <w:rPr>
                  <w:rStyle w:val="Hyperlink"/>
                  <w:rFonts w:ascii="Times New Roman" w:hAnsi="Times New Roman"/>
                  <w:color w:val="000000"/>
                  <w:sz w:val="26"/>
                  <w:szCs w:val="26"/>
                </w:rPr>
                <w:t>Adobe LiveCycle Workflow</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3" w:history="1">
              <w:r w:rsidR="00AD09BC" w:rsidRPr="00E74EDE">
                <w:rPr>
                  <w:rStyle w:val="Hyperlink"/>
                  <w:rFonts w:ascii="Times New Roman" w:hAnsi="Times New Roman"/>
                  <w:color w:val="000000"/>
                  <w:sz w:val="26"/>
                  <w:szCs w:val="26"/>
                </w:rPr>
                <w:t xml:space="preserve">Appian Enterprise and Zynium's Byzio </w:t>
              </w:r>
            </w:hyperlink>
            <w:r w:rsidR="00AD09BC" w:rsidRPr="00E74EDE">
              <w:rPr>
                <w:rFonts w:ascii="Times New Roman" w:hAnsi="Times New Roman"/>
                <w:color w:val="000000"/>
                <w:sz w:val="26"/>
                <w:szCs w:val="26"/>
              </w:rPr>
              <w:t>use XPDL for interchange of Visio process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4" w:history="1">
              <w:r w:rsidR="00AD09BC" w:rsidRPr="00E74EDE">
                <w:rPr>
                  <w:rStyle w:val="Hyperlink"/>
                  <w:rFonts w:ascii="Times New Roman" w:hAnsi="Times New Roman"/>
                  <w:color w:val="000000"/>
                  <w:sz w:val="26"/>
                  <w:szCs w:val="26"/>
                </w:rPr>
                <w:t>BOC ADONIS 3.7</w:t>
              </w:r>
            </w:hyperlink>
            <w:r w:rsidR="00AD09BC" w:rsidRPr="00E74EDE">
              <w:rPr>
                <w:rFonts w:ascii="Times New Roman" w:hAnsi="Times New Roman"/>
                <w:color w:val="000000"/>
                <w:sz w:val="26"/>
                <w:szCs w:val="26"/>
              </w:rPr>
              <w:t>(and higher) supports XPDL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 xml:space="preserve">BEA Systems supports XPDL in the </w:t>
            </w:r>
            <w:hyperlink r:id="rId55" w:history="1">
              <w:r w:rsidRPr="00E74EDE">
                <w:rPr>
                  <w:rStyle w:val="Hyperlink"/>
                  <w:rFonts w:ascii="Times New Roman" w:hAnsi="Times New Roman"/>
                  <w:color w:val="000000"/>
                  <w:sz w:val="26"/>
                  <w:szCs w:val="26"/>
                </w:rPr>
                <w:t>AquaLogic Enterprise Repository and BPM Suite</w:t>
              </w:r>
            </w:hyperlink>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6" w:tgtFrame="_blank" w:history="1">
              <w:r w:rsidR="00AD09BC" w:rsidRPr="00E74EDE">
                <w:rPr>
                  <w:rStyle w:val="Hyperlink"/>
                  <w:rFonts w:ascii="Times New Roman" w:hAnsi="Times New Roman"/>
                  <w:color w:val="000000"/>
                  <w:sz w:val="26"/>
                  <w:szCs w:val="26"/>
                </w:rPr>
                <w:t>Cordys BPMS</w:t>
              </w:r>
            </w:hyperlink>
            <w:r w:rsidR="00AD09BC" w:rsidRPr="00E74EDE">
              <w:rPr>
                <w:rFonts w:ascii="Times New Roman" w:hAnsi="Times New Roman"/>
                <w:color w:val="000000"/>
                <w:sz w:val="26"/>
                <w:szCs w:val="26"/>
              </w:rPr>
              <w:t xml:space="preserve"> supports XPDL for process definition important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bodytext"/>
                <w:rFonts w:ascii="Times New Roman" w:hAnsi="Times New Roman"/>
                <w:color w:val="000000"/>
                <w:sz w:val="26"/>
                <w:szCs w:val="26"/>
              </w:rPr>
              <w:t>Cubetto Toolset is a generic modelling tool which can export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D</w:t>
            </w:r>
          </w:p>
        </w:tc>
        <w:tc>
          <w:tcPr>
            <w:tcW w:w="8838" w:type="dxa"/>
            <w:shd w:val="clear" w:color="auto" w:fill="DBE5F1"/>
          </w:tcPr>
          <w:p w:rsidR="00AD09BC" w:rsidRPr="00E74EDE" w:rsidRDefault="00AD09BC" w:rsidP="006467F0">
            <w:pPr>
              <w:tabs>
                <w:tab w:val="center" w:pos="444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Documentum, see "EMC"</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E</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fr-FR"/>
              </w:rPr>
            </w:pPr>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fr-FR"/>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724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F</w:t>
            </w: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p>
        </w:tc>
      </w:tr>
      <w:tr w:rsidR="00AD09BC" w:rsidRPr="00E74EDE" w:rsidTr="006467F0">
        <w:trPr>
          <w:trHeight w:val="62"/>
        </w:trPr>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7" w:history="1">
              <w:r w:rsidR="00AD09BC" w:rsidRPr="00E74EDE">
                <w:rPr>
                  <w:rStyle w:val="Hyperlink"/>
                  <w:rFonts w:ascii="Times New Roman" w:hAnsi="Times New Roman"/>
                  <w:color w:val="000000"/>
                  <w:sz w:val="26"/>
                  <w:szCs w:val="26"/>
                </w:rPr>
                <w:t xml:space="preserve">Fujitsu Interstage BPM (i-Flow) </w:t>
              </w:r>
            </w:hyperlink>
            <w:r w:rsidR="00AD09BC" w:rsidRPr="00E74EDE">
              <w:rPr>
                <w:rFonts w:ascii="Times New Roman" w:hAnsi="Times New Roman"/>
                <w:color w:val="000000"/>
                <w:sz w:val="26"/>
                <w:szCs w:val="26"/>
              </w:rPr>
              <w:t>supports XPDL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G</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8" w:history="1">
              <w:r w:rsidR="00AD09BC" w:rsidRPr="00E74EDE">
                <w:rPr>
                  <w:rStyle w:val="Hyperlink"/>
                  <w:rFonts w:ascii="Times New Roman" w:hAnsi="Times New Roman"/>
                  <w:color w:val="000000"/>
                  <w:sz w:val="26"/>
                  <w:szCs w:val="26"/>
                </w:rPr>
                <w:t xml:space="preserve">Global 360 Business Optimzation Server (BOS) </w:t>
              </w:r>
            </w:hyperlink>
            <w:r w:rsidR="00AD09BC" w:rsidRPr="00E74EDE">
              <w:rPr>
                <w:rFonts w:ascii="Times New Roman" w:hAnsi="Times New Roman"/>
                <w:color w:val="000000"/>
                <w:sz w:val="26"/>
                <w:szCs w:val="26"/>
              </w:rPr>
              <w:t>supports XPDL 2.0 and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GlobalSight, see "Transware"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H</w:t>
            </w:r>
          </w:p>
        </w:tc>
        <w:tc>
          <w:tcPr>
            <w:tcW w:w="8838" w:type="dxa"/>
            <w:shd w:val="clear" w:color="auto" w:fill="DBE5F1"/>
          </w:tcPr>
          <w:p w:rsidR="00AD09BC" w:rsidRPr="00E74EDE" w:rsidRDefault="00AD09BC" w:rsidP="006467F0">
            <w:pPr>
              <w:tabs>
                <w:tab w:val="left" w:pos="720"/>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I</w:t>
            </w:r>
          </w:p>
        </w:tc>
        <w:tc>
          <w:tcPr>
            <w:tcW w:w="8838" w:type="dxa"/>
            <w:shd w:val="clear" w:color="auto" w:fill="DBE5F1"/>
          </w:tcPr>
          <w:p w:rsidR="00AD09BC" w:rsidRPr="00E74EDE" w:rsidRDefault="00AD09BC" w:rsidP="006467F0">
            <w:pPr>
              <w:pStyle w:val="bodytext1"/>
              <w:spacing w:before="0" w:beforeAutospacing="0" w:after="200" w:afterAutospacing="0"/>
              <w:ind w:firstLine="360"/>
              <w:jc w:val="both"/>
              <w:rPr>
                <w:color w:val="000000"/>
                <w:sz w:val="26"/>
                <w:szCs w:val="26"/>
              </w:rPr>
            </w:pPr>
            <w:r w:rsidRPr="00E74EDE">
              <w:rPr>
                <w:b/>
                <w:bCs/>
                <w:color w:val="000000"/>
                <w:sz w:val="26"/>
                <w:szCs w:val="26"/>
              </w:rPr>
              <w:t>IBM FileNet Business Process Manager 4.0 </w:t>
            </w:r>
            <w:r w:rsidRPr="00E74EDE">
              <w:rPr>
                <w:color w:val="000000"/>
                <w:sz w:val="26"/>
                <w:szCs w:val="26"/>
              </w:rPr>
              <w:t>supports XPDL 1.0 and 2.0 as well as BPMN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J</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L</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59" w:history="1">
              <w:r w:rsidR="00AD09BC" w:rsidRPr="00E74EDE">
                <w:rPr>
                  <w:rStyle w:val="Hyperlink"/>
                  <w:rFonts w:ascii="Times New Roman" w:hAnsi="Times New Roman"/>
                  <w:color w:val="000000"/>
                  <w:sz w:val="26"/>
                  <w:szCs w:val="26"/>
                </w:rPr>
                <w:t>Lombardi's Blueprint</w:t>
              </w:r>
            </w:hyperlink>
            <w:r w:rsidR="00AD09BC" w:rsidRPr="00E74EDE">
              <w:rPr>
                <w:rFonts w:ascii="Times New Roman" w:hAnsi="Times New Roman"/>
                <w:color w:val="000000"/>
                <w:sz w:val="26"/>
                <w:szCs w:val="26"/>
              </w:rPr>
              <w:t xml:space="preserve"> supports XPDL 2.1 and BPMN</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w:t>
            </w:r>
          </w:p>
        </w:tc>
        <w:tc>
          <w:tcPr>
            <w:tcW w:w="8838" w:type="dxa"/>
            <w:shd w:val="clear" w:color="auto" w:fill="DBE5F1"/>
          </w:tcPr>
          <w:p w:rsidR="00AD09BC" w:rsidRPr="00E74EDE" w:rsidRDefault="00AD09BC" w:rsidP="006467F0">
            <w:pPr>
              <w:tabs>
                <w:tab w:val="left" w:pos="5887"/>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O</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Open Business Engine</w:t>
            </w:r>
            <w:hyperlink r:id="rId60"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is an open source Java workflow engine based on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1" w:tgtFrame="_blank" w:history="1">
              <w:r w:rsidR="00AD09BC" w:rsidRPr="00E74EDE">
                <w:rPr>
                  <w:rStyle w:val="Hyperlink"/>
                  <w:rFonts w:ascii="Times New Roman" w:hAnsi="Times New Roman"/>
                  <w:color w:val="000000"/>
                  <w:sz w:val="26"/>
                  <w:szCs w:val="26"/>
                </w:rPr>
                <w:t>Openwork</w:t>
              </w:r>
            </w:hyperlink>
            <w:r w:rsidR="00AD09BC" w:rsidRPr="00E74EDE">
              <w:rPr>
                <w:rFonts w:ascii="Times New Roman" w:hAnsi="Times New Roman"/>
                <w:color w:val="000000"/>
                <w:sz w:val="26"/>
                <w:szCs w:val="26"/>
              </w:rPr>
              <w:t xml:space="preserve"> is validating support for XPDL and Wf-XML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2" w:history="1">
              <w:r w:rsidR="00AD09BC" w:rsidRPr="00E74EDE">
                <w:rPr>
                  <w:rStyle w:val="Hyperlink"/>
                  <w:rFonts w:ascii="Times New Roman" w:hAnsi="Times New Roman"/>
                  <w:color w:val="000000"/>
                  <w:sz w:val="26"/>
                  <w:szCs w:val="26"/>
                </w:rPr>
                <w:t>Projekty Bankowe Polsoft's BPB Workflow</w:t>
              </w:r>
            </w:hyperlink>
            <w:r w:rsidR="00AD09BC" w:rsidRPr="00E74EDE">
              <w:rPr>
                <w:rFonts w:ascii="Times New Roman" w:hAnsi="Times New Roman"/>
                <w:color w:val="000000"/>
                <w:sz w:val="26"/>
                <w:szCs w:val="26"/>
              </w:rPr>
              <w:t xml:space="preserve"> supports import/export in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Q</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3" w:history="1">
              <w:r w:rsidR="00AD09BC" w:rsidRPr="00E74EDE">
                <w:rPr>
                  <w:rStyle w:val="apple-style-span"/>
                  <w:rFonts w:ascii="Times New Roman" w:hAnsi="Times New Roman"/>
                  <w:b/>
                  <w:bCs/>
                  <w:color w:val="000000"/>
                  <w:sz w:val="26"/>
                  <w:szCs w:val="26"/>
                </w:rPr>
                <w:t>QualiWare</w:t>
              </w:r>
            </w:hyperlink>
            <w:r w:rsidR="00AD09BC" w:rsidRPr="00E74EDE">
              <w:rPr>
                <w:rFonts w:ascii="Times New Roman" w:hAnsi="Times New Roman"/>
                <w:color w:val="000000"/>
                <w:sz w:val="26"/>
                <w:szCs w:val="26"/>
              </w:rPr>
              <w:t xml:space="preserve"> supports XPDL 2.1 for both import andexport of process models</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R</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S</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4" w:history="1">
              <w:r w:rsidR="00AD09BC" w:rsidRPr="00E74EDE">
                <w:rPr>
                  <w:rStyle w:val="Hyperlink"/>
                  <w:rFonts w:ascii="Times New Roman" w:hAnsi="Times New Roman"/>
                  <w:color w:val="000000"/>
                  <w:sz w:val="26"/>
                  <w:szCs w:val="26"/>
                </w:rPr>
                <w:t>Savvion</w:t>
              </w:r>
            </w:hyperlink>
            <w:r w:rsidR="00AD09BC" w:rsidRPr="00E74EDE">
              <w:rPr>
                <w:rFonts w:ascii="Times New Roman" w:hAnsi="Times New Roman"/>
                <w:color w:val="000000"/>
                <w:sz w:val="26"/>
                <w:szCs w:val="26"/>
              </w:rPr>
              <w:t xml:space="preserve"> supports XPDL for import and export of process models through its Process Modeler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5" w:history="1">
              <w:r w:rsidR="00AD09BC" w:rsidRPr="00E74EDE">
                <w:rPr>
                  <w:rStyle w:val="Hyperlink"/>
                  <w:rFonts w:ascii="Times New Roman" w:hAnsi="Times New Roman"/>
                  <w:color w:val="000000"/>
                  <w:sz w:val="26"/>
                  <w:szCs w:val="26"/>
                </w:rPr>
                <w:t>Simprocess</w:t>
              </w:r>
            </w:hyperlink>
            <w:r w:rsidR="00AD09BC" w:rsidRPr="00E74EDE">
              <w:rPr>
                <w:rFonts w:ascii="Times New Roman" w:hAnsi="Times New Roman"/>
                <w:color w:val="000000"/>
                <w:sz w:val="26"/>
                <w:szCs w:val="26"/>
              </w:rPr>
              <w:t xml:space="preserve"> from CACI supports XPDL for simulation models</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Software AG's Crossvision BPM</w:t>
            </w:r>
            <w:hyperlink r:id="rId66" w:history="1">
              <w:r w:rsidRPr="00E74EDE">
                <w:rPr>
                  <w:rStyle w:val="Hyperlink"/>
                  <w:rFonts w:ascii="Times New Roman" w:hAnsi="Times New Roman"/>
                  <w:color w:val="000000"/>
                  <w:sz w:val="26"/>
                  <w:szCs w:val="26"/>
                </w:rPr>
                <w:t xml:space="preserve"> </w:t>
              </w:r>
            </w:hyperlink>
            <w:r w:rsidRPr="00E74EDE">
              <w:rPr>
                <w:rFonts w:ascii="Times New Roman" w:hAnsi="Times New Roman"/>
                <w:color w:val="000000"/>
                <w:sz w:val="26"/>
                <w:szCs w:val="26"/>
              </w:rPr>
              <w:t>supports XPDL 1.0 and XPDL 2.0</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SSA Global, see "Infor"</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rPr>
              <w:t>Tell-Eureka, see "SpeechCycle"</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tabs>
                <w:tab w:val="left" w:pos="1113"/>
                <w:tab w:val="left" w:pos="2166"/>
              </w:tabs>
              <w:spacing w:after="0"/>
              <w:ind w:firstLine="360"/>
              <w:jc w:val="both"/>
              <w:rPr>
                <w:rFonts w:ascii="Times New Roman" w:hAnsi="Times New Roman"/>
                <w:color w:val="000000"/>
                <w:sz w:val="26"/>
                <w:szCs w:val="26"/>
                <w:lang w:val="en-US"/>
              </w:rPr>
            </w:pPr>
            <w:hyperlink r:id="rId67" w:history="1">
              <w:r w:rsidR="00AD09BC" w:rsidRPr="00E74EDE">
                <w:rPr>
                  <w:rStyle w:val="Hyperlink"/>
                  <w:rFonts w:ascii="Times New Roman" w:hAnsi="Times New Roman"/>
                  <w:color w:val="000000"/>
                  <w:sz w:val="26"/>
                  <w:szCs w:val="26"/>
                </w:rPr>
                <w:t>TIBCO iProcess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U</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lang w:val="en-US"/>
              </w:rPr>
            </w:pPr>
            <w:hyperlink r:id="rId68" w:history="1">
              <w:r w:rsidR="00AD09BC" w:rsidRPr="00E74EDE">
                <w:rPr>
                  <w:rStyle w:val="Hyperlink"/>
                  <w:rFonts w:ascii="Times New Roman" w:hAnsi="Times New Roman"/>
                  <w:color w:val="000000"/>
                  <w:sz w:val="26"/>
                  <w:szCs w:val="26"/>
                </w:rPr>
                <w:t>Unisys</w:t>
              </w:r>
            </w:hyperlink>
            <w:r w:rsidR="00AD09BC" w:rsidRPr="00E74EDE">
              <w:rPr>
                <w:rFonts w:ascii="Times New Roman" w:hAnsi="Times New Roman"/>
                <w:color w:val="000000"/>
                <w:sz w:val="26"/>
                <w:szCs w:val="26"/>
              </w:rPr>
              <w:t xml:space="preserve"> has done significant BPM development using XPDL</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V</w:t>
            </w: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rPr>
            </w:pPr>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p>
        </w:tc>
      </w:tr>
      <w:tr w:rsidR="00AD09BC" w:rsidRPr="00E74EDE" w:rsidTr="006467F0">
        <w:tc>
          <w:tcPr>
            <w:tcW w:w="738" w:type="dxa"/>
            <w:vMerge w:val="restart"/>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W</w:t>
            </w:r>
          </w:p>
        </w:tc>
        <w:tc>
          <w:tcPr>
            <w:tcW w:w="8838" w:type="dxa"/>
            <w:shd w:val="clear" w:color="auto" w:fill="DBE5F1"/>
          </w:tcPr>
          <w:p w:rsidR="00AD09BC" w:rsidRPr="00E74EDE" w:rsidRDefault="00E86DC4" w:rsidP="006467F0">
            <w:pPr>
              <w:numPr>
                <w:ilvl w:val="0"/>
                <w:numId w:val="6"/>
              </w:numPr>
              <w:spacing w:after="0"/>
              <w:ind w:firstLine="360"/>
              <w:jc w:val="both"/>
              <w:rPr>
                <w:rFonts w:ascii="Times New Roman" w:hAnsi="Times New Roman"/>
                <w:color w:val="000000"/>
                <w:sz w:val="26"/>
                <w:szCs w:val="26"/>
                <w:lang w:val="en-US"/>
              </w:rPr>
            </w:pPr>
            <w:hyperlink r:id="rId69" w:history="1">
              <w:r w:rsidR="00AD09BC" w:rsidRPr="00E74EDE">
                <w:rPr>
                  <w:rStyle w:val="Hyperlink"/>
                  <w:rFonts w:ascii="Times New Roman" w:hAnsi="Times New Roman"/>
                  <w:color w:val="000000"/>
                  <w:sz w:val="26"/>
                  <w:szCs w:val="26"/>
                </w:rPr>
                <w:t>W4's W4 BPM Suite</w:t>
              </w:r>
            </w:hyperlink>
            <w:r w:rsidR="00AD09BC" w:rsidRPr="00E74EDE">
              <w:rPr>
                <w:rFonts w:ascii="Times New Roman" w:hAnsi="Times New Roman"/>
                <w:color w:val="000000"/>
                <w:sz w:val="26"/>
                <w:szCs w:val="26"/>
              </w:rPr>
              <w:t xml:space="preserve"> supports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AD09BC" w:rsidP="006467F0">
            <w:pPr>
              <w:spacing w:after="0"/>
              <w:ind w:firstLine="360"/>
              <w:jc w:val="both"/>
              <w:rPr>
                <w:rFonts w:ascii="Times New Roman" w:hAnsi="Times New Roman"/>
                <w:color w:val="000000"/>
                <w:sz w:val="26"/>
                <w:szCs w:val="26"/>
                <w:lang w:val="en-US"/>
              </w:rPr>
            </w:pPr>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p>
        </w:tc>
      </w:tr>
      <w:tr w:rsidR="00AD09BC" w:rsidRPr="00E74EDE" w:rsidTr="006467F0">
        <w:tc>
          <w:tcPr>
            <w:tcW w:w="738" w:type="dxa"/>
            <w:vMerge/>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p>
        </w:tc>
        <w:tc>
          <w:tcPr>
            <w:tcW w:w="8838" w:type="dxa"/>
            <w:shd w:val="clear" w:color="auto" w:fill="DBE5F1"/>
          </w:tcPr>
          <w:p w:rsidR="00AD09BC" w:rsidRPr="00E74EDE" w:rsidRDefault="00E86DC4" w:rsidP="006467F0">
            <w:pPr>
              <w:tabs>
                <w:tab w:val="left" w:pos="1113"/>
                <w:tab w:val="left" w:pos="2166"/>
              </w:tabs>
              <w:spacing w:after="0"/>
              <w:ind w:firstLine="360"/>
              <w:jc w:val="both"/>
              <w:rPr>
                <w:rFonts w:ascii="Times New Roman" w:hAnsi="Times New Roman"/>
                <w:color w:val="000000"/>
                <w:sz w:val="26"/>
                <w:szCs w:val="26"/>
                <w:lang w:val="en-US"/>
              </w:rPr>
            </w:pPr>
            <w:hyperlink r:id="rId70" w:history="1">
              <w:r w:rsidR="00AD09BC" w:rsidRPr="00E74EDE">
                <w:rPr>
                  <w:rStyle w:val="Hyperlink"/>
                  <w:rFonts w:ascii="Times New Roman" w:hAnsi="Times New Roman"/>
                  <w:color w:val="000000"/>
                  <w:sz w:val="26"/>
                  <w:szCs w:val="26"/>
                </w:rPr>
                <w:t xml:space="preserve">Workflow::Wfmc </w:t>
              </w:r>
            </w:hyperlink>
            <w:r w:rsidR="00AD09BC" w:rsidRPr="00E74EDE">
              <w:rPr>
                <w:rFonts w:ascii="Times New Roman" w:hAnsi="Times New Roman"/>
                <w:color w:val="000000"/>
                <w:sz w:val="26"/>
                <w:szCs w:val="26"/>
              </w:rPr>
              <w:t>is an OpenSource lightweight Workflow Engine in PERL based on XPDL 2.0</w:t>
            </w:r>
          </w:p>
        </w:tc>
      </w:tr>
      <w:tr w:rsidR="00AD09BC" w:rsidRPr="00E74EDE" w:rsidTr="006467F0">
        <w:tc>
          <w:tcPr>
            <w:tcW w:w="738" w:type="dxa"/>
            <w:shd w:val="clear" w:color="auto" w:fill="DBE5F1"/>
          </w:tcPr>
          <w:p w:rsidR="00AD09BC" w:rsidRPr="00E74EDE" w:rsidRDefault="00AD09BC" w:rsidP="006467F0">
            <w:pPr>
              <w:tabs>
                <w:tab w:val="left" w:pos="1113"/>
                <w:tab w:val="left" w:pos="2166"/>
              </w:tabs>
              <w:spacing w:after="0"/>
              <w:ind w:firstLine="36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Z</w:t>
            </w:r>
          </w:p>
        </w:tc>
        <w:tc>
          <w:tcPr>
            <w:tcW w:w="8838" w:type="dxa"/>
            <w:shd w:val="clear" w:color="auto" w:fill="DBE5F1"/>
          </w:tcPr>
          <w:p w:rsidR="00AD09BC" w:rsidRPr="00E74EDE" w:rsidRDefault="00E86DC4" w:rsidP="006467F0">
            <w:pPr>
              <w:spacing w:after="0"/>
              <w:ind w:firstLine="360"/>
              <w:jc w:val="both"/>
              <w:rPr>
                <w:rFonts w:ascii="Times New Roman" w:hAnsi="Times New Roman"/>
                <w:color w:val="000000"/>
                <w:sz w:val="26"/>
                <w:szCs w:val="26"/>
              </w:rPr>
            </w:pPr>
            <w:hyperlink r:id="rId71" w:history="1">
              <w:r w:rsidR="00AD09BC" w:rsidRPr="00E74EDE">
                <w:rPr>
                  <w:rStyle w:val="Hyperlink"/>
                  <w:rFonts w:ascii="Times New Roman" w:hAnsi="Times New Roman"/>
                  <w:color w:val="000000"/>
                  <w:sz w:val="26"/>
                  <w:szCs w:val="26"/>
                </w:rPr>
                <w:t>Zynium's Byzio</w:t>
              </w:r>
            </w:hyperlink>
            <w:r w:rsidR="00AD09BC" w:rsidRPr="00E74EDE">
              <w:rPr>
                <w:rFonts w:ascii="Times New Roman" w:hAnsi="Times New Roman"/>
                <w:color w:val="000000"/>
                <w:sz w:val="26"/>
                <w:szCs w:val="26"/>
              </w:rPr>
              <w:t xml:space="preserve"> is a Visio plugin enabling two-way transoformation of Visio diagrams and XPDL</w:t>
            </w:r>
          </w:p>
        </w:tc>
      </w:tr>
    </w:tbl>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2. XML Schema</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&lt;?xml version="1.0"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rPr>
      </w:pPr>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fr-FR"/>
        </w:rPr>
      </w:pPr>
      <w:r w:rsidRPr="00165843">
        <w:rPr>
          <w:rFonts w:ascii="Consolas" w:hAnsi="Consolas" w:cs="Consolas"/>
          <w:noProof w:val="0"/>
          <w:color w:val="000000"/>
          <w:lang w:val="fr-FR"/>
        </w:rPr>
        <w:t>&lt;xsd:documentation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fr-FR"/>
        </w:rPr>
      </w:pPr>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WfXML.XSD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 DRAFT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b/>
          <w:bCs/>
          <w:noProof w:val="0"/>
          <w:color w:val="000000"/>
          <w:lang w:val="en-US"/>
        </w:rPr>
      </w:pPr>
      <w:r w:rsidRPr="00165843">
        <w:rPr>
          <w:rFonts w:ascii="Consolas" w:hAnsi="Consolas" w:cs="Consolas"/>
          <w:b/>
          <w:bCs/>
          <w:noProof w:val="0"/>
          <w:color w:val="000000"/>
          <w:lang w:val="en-US"/>
        </w:rPr>
        <w:t>Original 2005.02.15, Chi-Tsai Yang Revised 2005.02.25 Sameer Pradhan Removed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&lt;/xsd:annotation&gt;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&lt;/xsd:restriction&gt;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&lt;/xsd:simpleType&gt;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properties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&lt;/xsd:group&gt;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messages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 &lt;!--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(2) WfXML20 p.14</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&lt;/xsd:sequence&gt;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&lt;/xsd:complexType&gt;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noProof w:val="0"/>
          <w:color w:val="000000"/>
          <w:lang w:val="en-US"/>
        </w:rPr>
      </w:pP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p>
    <w:p w:rsidR="00AD09BC" w:rsidRPr="00165843" w:rsidRDefault="00AD09BC" w:rsidP="003E147A">
      <w:pPr>
        <w:shd w:val="clear" w:color="auto" w:fill="DBE5F1"/>
        <w:tabs>
          <w:tab w:val="left" w:pos="1113"/>
        </w:tabs>
        <w:ind w:firstLine="360"/>
        <w:jc w:val="both"/>
        <w:rPr>
          <w:rFonts w:ascii="Consolas" w:hAnsi="Consolas" w:cs="Consolas"/>
          <w:color w:val="000000"/>
          <w:lang w:val="en-US"/>
        </w:rPr>
      </w:pPr>
      <w:r w:rsidRPr="00165843">
        <w:rPr>
          <w:rFonts w:ascii="Consolas" w:hAnsi="Consolas" w:cs="Consolas"/>
          <w:noProof w:val="0"/>
          <w:color w:val="000000"/>
          <w:lang w:val="en-US"/>
        </w:rPr>
        <w:t>&lt;/xsd:schema&gt;</w:t>
      </w:r>
    </w:p>
    <w:p w:rsidR="00AD09BC" w:rsidRPr="002F0F72" w:rsidRDefault="00AD09BC" w:rsidP="003E147A">
      <w:pPr>
        <w:ind w:left="284"/>
        <w:jc w:val="both"/>
        <w:rPr>
          <w:rFonts w:ascii="Times New Roman" w:hAnsi="Times New Roman"/>
          <w:b/>
          <w:color w:val="000000"/>
          <w:sz w:val="26"/>
          <w:szCs w:val="26"/>
          <w:lang w:val="en-US"/>
        </w:rPr>
      </w:pPr>
      <w:r w:rsidRPr="00D26559">
        <w:rPr>
          <w:rFonts w:ascii="Times New Roman" w:hAnsi="Times New Roman"/>
          <w:b/>
          <w:color w:val="000000"/>
          <w:sz w:val="26"/>
          <w:szCs w:val="26"/>
          <w:lang w:val="en-US"/>
        </w:rPr>
        <w:t>3. Định dạng mẫu tập tin Designer trong WF</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System.Collections;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System.Drawing;</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System.Reflection;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System.Workflow.ComponentModel.Compiler;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System.Workflow.ComponentModel.Serialization;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System.Workflow.ComponentModel.Design;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System.Workflow.Runtime;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using System.Workflow.Activities.Rules;</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namespace PCodeFlow</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partial class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#region Designer generated 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Required method for Designer support - do not modify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the contents of this method with the code editor.</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&lt;/summary&gt;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[System.Diagnostics.DebuggerNonUserCode]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void InitializeComponent()</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true;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codecondition1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System.Workflow.Activities.CodeCondition codecondition2 = new System.Workflow.Activities.CodeCondition();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 = new System.Workflow.Activities.CodeActivity();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 = new System.Workflow.Activities.IfElseBranchActivity();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 = new System.Workflow.Activities.IfElseActivity();</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this.codeActivity2.Name =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this.codeActivity2.ExecuteCode += new System.EventHandler(this.PostalCodeInvalid);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this.codeActivity1.Name =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this.codeActivity1.ExecuteCode += new System.EventHandler(this.PostalCodeValid);</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this.ifElseBranchActivity2.Activities.Add(this.codeActivity2);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this.ifElseBranchActivity2.Condition = codecondition1;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this.ifElseBranchActivity2.Name =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this.ifElseBranchActivity1.Activities.Add(this.codeActivity1);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codecondition2.Condition += new System.EventHandler&lt;System.Workflow.Activities.ConditionalEventArgs&gt;(this.EvaluatePostalCode);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this.ifElseBranchActivity1.Condition = codecondition2;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this.ifElseBranchActivity1.Name =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this.ifElseActivity1.Activities.Add(this.ifElseBranchActivity1);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this.ifElseActivity1.Activities.Add(this.ifElseBranchActivity2);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this.ifElseActivity1.Name =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this.Activities.Add(this.ifElseActivity1);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this.Name = "Workflow1";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this.CanModifyActivities = false;</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#endregion</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IfElseBranchActivity ifElseBranchActivity1;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private CodeActivity codeActivity2;</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lastRenderedPageBreak/>
        <w:t xml:space="preserve">        private IfElseActivity ifElseActivity1;</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 xml:space="preserve">    }</w:t>
      </w:r>
    </w:p>
    <w:p w:rsidR="00AD09BC" w:rsidRPr="00165843" w:rsidRDefault="00AD09BC" w:rsidP="003E14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w:t>
      </w:r>
    </w:p>
    <w:p w:rsidR="00AD09BC" w:rsidRPr="00343EE1" w:rsidRDefault="00AD09BC" w:rsidP="00D2617A">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AD09BC" w:rsidRPr="00343EE1" w:rsidRDefault="00AD09BC" w:rsidP="00D2617A">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11"/>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AD09BC" w:rsidRPr="00F22470" w:rsidRDefault="00AD09BC" w:rsidP="00D2617A">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AD09BC"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Hiện nay, đã có hơn 80 sản phẩm, ứng dụng sử dụng XPDL được xây dựng trên cả nền Java, Microsoft.Net Framework và Linux. Sau đây là danh sách các sản phẩm/ứng dụng hỗ trợ XPDL</w:t>
      </w:r>
      <w:r>
        <w:rPr>
          <w:rStyle w:val="FootnoteReference"/>
          <w:rFonts w:ascii="Times New Roman" w:hAnsi="Times New Roman"/>
          <w:color w:val="000000"/>
          <w:sz w:val="26"/>
          <w:szCs w:val="26"/>
        </w:rPr>
        <w:footnoteReference w:id="12"/>
      </w:r>
    </w:p>
    <w:p w:rsidR="00AD09BC" w:rsidRPr="00C900E0" w:rsidRDefault="00AD09BC" w:rsidP="00D2617A">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4.2.1.2. Wf-XML:</w:t>
      </w:r>
    </w:p>
    <w:p w:rsidR="00AD09BC" w:rsidRPr="003E147A" w:rsidRDefault="00AD09BC" w:rsidP="00D2617A">
      <w:pPr>
        <w:pStyle w:val="NormalWeb"/>
        <w:rPr>
          <w:sz w:val="26"/>
          <w:szCs w:val="26"/>
        </w:rPr>
      </w:pPr>
      <w:r w:rsidRPr="003E147A">
        <w:rPr>
          <w:bCs/>
          <w:sz w:val="26"/>
          <w:szCs w:val="26"/>
          <w:lang w:val="vi-VN"/>
        </w:rPr>
        <w:t xml:space="preserve">Wf-XML 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p>
    <w:p w:rsidR="00AD09BC" w:rsidRPr="00734727" w:rsidRDefault="00AD09BC" w:rsidP="00D2617A">
      <w:pPr>
        <w:pStyle w:val="ListParagraph"/>
        <w:ind w:left="0" w:firstLine="270"/>
        <w:jc w:val="both"/>
        <w:rPr>
          <w:rFonts w:ascii="Times New Roman" w:hAnsi="Times New Roman"/>
          <w:color w:val="000000"/>
          <w:sz w:val="26"/>
          <w:szCs w:val="26"/>
        </w:rPr>
      </w:pPr>
      <w:r w:rsidRPr="00051831">
        <w:rPr>
          <w:rFonts w:ascii="Times New Roman" w:hAnsi="Times New Roman"/>
          <w:sz w:val="26"/>
          <w:szCs w:val="26"/>
        </w:rPr>
        <w:t xml:space="preserve">Wf-XML được thiết kế và thực thi như 1 phần mở rộng cho giao thức ASAP (OASIS Asynchronous Service Access Protocol) </w:t>
      </w:r>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r>
        <w:rPr>
          <w:rFonts w:ascii="Times New Roman" w:hAnsi="Times New Roman"/>
          <w:color w:val="000000"/>
          <w:sz w:val="26"/>
          <w:szCs w:val="26"/>
          <w:lang w:val="en-US"/>
        </w:rPr>
        <w:t xml:space="preserve"> </w:t>
      </w:r>
      <w:r w:rsidRPr="00734727">
        <w:rPr>
          <w:rFonts w:ascii="Times New Roman" w:hAnsi="Times New Roman"/>
          <w:color w:val="000000"/>
          <w:sz w:val="26"/>
          <w:szCs w:val="26"/>
        </w:rPr>
        <w:t>(XML Schema)</w:t>
      </w:r>
      <w:r>
        <w:rPr>
          <w:rStyle w:val="FootnoteReference"/>
          <w:rFonts w:ascii="Times New Roman" w:hAnsi="Times New Roman"/>
          <w:color w:val="000000"/>
          <w:sz w:val="26"/>
          <w:szCs w:val="26"/>
        </w:rPr>
        <w:footnoteReference w:id="13"/>
      </w:r>
      <w:r w:rsidRPr="00734727">
        <w:rPr>
          <w:rFonts w:ascii="Times New Roman" w:hAnsi="Times New Roman"/>
          <w:color w:val="000000"/>
          <w:sz w:val="26"/>
          <w:szCs w:val="26"/>
        </w:rPr>
        <w:t xml:space="preserve"> </w:t>
      </w:r>
    </w:p>
    <w:p w:rsidR="00AD09BC" w:rsidRPr="000D1422" w:rsidRDefault="00AD09BC" w:rsidP="00D2617A">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AD09BC" w:rsidRPr="00165843" w:rsidRDefault="00AD09BC" w:rsidP="00D2617A">
      <w:pPr>
        <w:ind w:left="284"/>
        <w:jc w:val="both"/>
        <w:rPr>
          <w:rFonts w:ascii="Times New Roman" w:hAnsi="Times New Roman"/>
          <w:b/>
          <w:color w:val="000000"/>
          <w:sz w:val="26"/>
          <w:szCs w:val="26"/>
        </w:rPr>
      </w:pPr>
      <w:r w:rsidRPr="00165843">
        <w:rPr>
          <w:rFonts w:ascii="Times New Roman" w:hAnsi="Times New Roman"/>
          <w:b/>
          <w:color w:val="000000"/>
          <w:sz w:val="26"/>
          <w:szCs w:val="26"/>
        </w:rPr>
        <w:lastRenderedPageBreak/>
        <w:t>4.2.2.1. C#, VB.net:</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r>
        <w:rPr>
          <w:rStyle w:val="FootnoteReference"/>
          <w:rFonts w:ascii="Times New Roman" w:hAnsi="Times New Roman"/>
          <w:color w:val="000000"/>
          <w:sz w:val="26"/>
          <w:szCs w:val="26"/>
        </w:rPr>
        <w:footnoteReference w:id="14"/>
      </w:r>
      <w:r w:rsidRPr="00734727">
        <w:rPr>
          <w:rFonts w:ascii="Times New Roman" w:hAnsi="Times New Roman"/>
          <w:color w:val="000000"/>
          <w:sz w:val="26"/>
          <w:szCs w:val="26"/>
        </w:rPr>
        <w:tab/>
      </w:r>
    </w:p>
    <w:p w:rsidR="00AD09BC" w:rsidRPr="00165843" w:rsidRDefault="00AD09BC" w:rsidP="00D2617A">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AD09BC" w:rsidRPr="00165843" w:rsidRDefault="00AD09BC" w:rsidP="00D2617A">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AD09BC" w:rsidRPr="00C900E0" w:rsidRDefault="00AD09BC" w:rsidP="00D2617A">
      <w:pPr>
        <w:autoSpaceDE w:val="0"/>
        <w:autoSpaceDN w:val="0"/>
        <w:adjustRightInd w:val="0"/>
        <w:spacing w:line="240" w:lineRule="auto"/>
        <w:ind w:firstLine="360"/>
        <w:jc w:val="both"/>
        <w:rPr>
          <w:rFonts w:ascii="Times New Roman" w:hAnsi="Times New Roman"/>
          <w:color w:val="000000"/>
          <w:sz w:val="26"/>
          <w:szCs w:val="26"/>
          <w:lang w:val="en-US"/>
        </w:rPr>
      </w:pP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AD09BC" w:rsidRPr="00734727" w:rsidRDefault="003A3888" w:rsidP="00D2617A">
      <w:pPr>
        <w:pStyle w:val="ListParagraph"/>
        <w:ind w:left="0" w:firstLine="270"/>
        <w:jc w:val="center"/>
        <w:rPr>
          <w:rFonts w:ascii="Times New Roman" w:hAnsi="Times New Roman"/>
          <w:color w:val="000000"/>
          <w:sz w:val="26"/>
          <w:szCs w:val="26"/>
        </w:rPr>
      </w:pPr>
      <w:r>
        <w:rPr>
          <w:rFonts w:ascii="Times New Roman" w:hAnsi="Times New Roman"/>
          <w:color w:val="000000"/>
          <w:sz w:val="26"/>
          <w:szCs w:val="26"/>
          <w:lang w:val="en-US"/>
        </w:rPr>
        <w:drawing>
          <wp:inline distT="0" distB="0" distL="0" distR="0">
            <wp:extent cx="3042920" cy="2354580"/>
            <wp:effectExtent l="19050" t="0" r="508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3042920" cy="2354580"/>
                    </a:xfrm>
                    <a:prstGeom prst="rect">
                      <a:avLst/>
                    </a:prstGeom>
                    <a:noFill/>
                    <a:ln w="9525">
                      <a:noFill/>
                      <a:miter lim="800000"/>
                      <a:headEnd/>
                      <a:tailEnd/>
                    </a:ln>
                  </pic:spPr>
                </pic:pic>
              </a:graphicData>
            </a:graphic>
          </wp:inline>
        </w:drawing>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AD09BC" w:rsidRPr="00165843" w:rsidRDefault="00AD09BC" w:rsidP="00D2617A">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AD09BC" w:rsidRPr="00C900E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 xml:space="preserve">Cả 2 chuẩn XPDL và Wf-XML bổ sung cho nhau, có khả năng đáp ứng các yêu cầu chung của các doanh nghiệp hiện </w:t>
      </w:r>
      <w:r w:rsidRPr="003D22F6">
        <w:rPr>
          <w:rFonts w:ascii="Times New Roman" w:hAnsi="Times New Roman"/>
          <w:color w:val="000000"/>
          <w:sz w:val="26"/>
          <w:szCs w:val="26"/>
        </w:rPr>
        <w:lastRenderedPageBreak/>
        <w:t>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AD09BC" w:rsidRPr="00C900E0"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AD09BC" w:rsidRPr="00734727" w:rsidRDefault="00AD09BC" w:rsidP="00D2617A">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AD09BC" w:rsidRPr="00F22470" w:rsidRDefault="00AD09BC" w:rsidP="00D2617A">
      <w:pPr>
        <w:pStyle w:val="ListParagraph"/>
        <w:numPr>
          <w:ilvl w:val="0"/>
          <w:numId w:val="7"/>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AD09BC" w:rsidRPr="00165843" w:rsidRDefault="00AD09BC" w:rsidP="00D2617A">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AD09BC" w:rsidRPr="00165843"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AD09BC" w:rsidRPr="00734727" w:rsidRDefault="00AD09BC" w:rsidP="00D2617A">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4.3.1.1. Production: </w:t>
      </w:r>
    </w:p>
    <w:p w:rsidR="00AD09BC" w:rsidRPr="004E1E56" w:rsidRDefault="00AD09BC" w:rsidP="00D2617A">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 xml:space="preserve">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w:t>
      </w:r>
      <w:r w:rsidRPr="004E1E56">
        <w:rPr>
          <w:rFonts w:ascii="Times New Roman" w:hAnsi="Times New Roman"/>
          <w:bCs/>
          <w:noProof w:val="0"/>
          <w:color w:val="000000"/>
          <w:sz w:val="26"/>
          <w:szCs w:val="26"/>
        </w:rPr>
        <w:lastRenderedPageBreak/>
        <w:t>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AD09BC" w:rsidRPr="00165843"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AD09BC" w:rsidRPr="004E1E56" w:rsidRDefault="00AD09BC" w:rsidP="00D2617A">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AD09BC" w:rsidRPr="000D1422" w:rsidRDefault="00AD09BC" w:rsidP="00D2617A">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Trong Windows Workflow Foundation, người ta không chia rõ ràng các loại workflow theo như chuẩn WfMC, mà thay vào đó, WF phân loại theo loại ứng dụng Workflow, chủ yếu gồm 3 loại sau:</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AD09BC" w:rsidRPr="004E1E56" w:rsidRDefault="00AD09BC" w:rsidP="00D2617A">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AD09BC" w:rsidRPr="00F22470" w:rsidRDefault="00AD09BC" w:rsidP="00D2617A">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AD09BC" w:rsidRPr="00734727"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AD09BC" w:rsidRPr="00F22470" w:rsidRDefault="00AD09BC" w:rsidP="00D2617A">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AD09BC" w:rsidRPr="00762D73"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5"/>
      </w:r>
    </w:p>
    <w:p w:rsidR="00AD09BC" w:rsidRPr="00762D73" w:rsidRDefault="00AD09BC" w:rsidP="00D2617A">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AD09BC" w:rsidRPr="00F22470" w:rsidRDefault="00AD09BC" w:rsidP="00D2617A">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AD09BC" w:rsidRPr="00F22470" w:rsidRDefault="00AD09BC" w:rsidP="00D2617A">
      <w:pPr>
        <w:pStyle w:val="ListParagraph"/>
        <w:ind w:left="0" w:firstLine="270"/>
        <w:jc w:val="both"/>
        <w:rPr>
          <w:rFonts w:ascii="Times New Roman" w:hAnsi="Times New Roman"/>
          <w:color w:val="000000"/>
          <w:sz w:val="26"/>
          <w:szCs w:val="26"/>
        </w:rPr>
      </w:pPr>
    </w:p>
    <w:p w:rsidR="00AD09BC" w:rsidRPr="003E147A" w:rsidRDefault="00AD09BC" w:rsidP="00AF4A0A">
      <w:pPr>
        <w:ind w:left="284"/>
        <w:jc w:val="both"/>
        <w:rPr>
          <w:rFonts w:ascii="Times New Roman" w:hAnsi="Times New Roman"/>
          <w:color w:val="000000"/>
          <w:sz w:val="26"/>
          <w:szCs w:val="26"/>
          <w:lang w:val="en-US"/>
        </w:rPr>
      </w:pPr>
    </w:p>
    <w:sectPr w:rsidR="00AD09BC"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31" w:author="DONGTHUY" w:date="2010-07-06T11:49:00Z" w:initials="D">
    <w:p w:rsidR="00A86747" w:rsidRPr="00467D09" w:rsidRDefault="00A86747">
      <w:pPr>
        <w:pStyle w:val="CommentText"/>
        <w:rPr>
          <w:rFonts w:ascii="Arial" w:hAnsi="Arial" w:cs="Arial"/>
          <w:lang w:val="en-US"/>
        </w:rPr>
      </w:pPr>
      <w:r>
        <w:rPr>
          <w:rStyle w:val="CommentReference"/>
        </w:rPr>
        <w:annotationRef/>
      </w:r>
      <w:r w:rsidR="007E7FD4">
        <w:rPr>
          <w:lang w:val="en-US"/>
        </w:rPr>
        <w:t>em xem nh</w:t>
      </w:r>
      <w:r w:rsidR="007E7FD4">
        <w:rPr>
          <w:rFonts w:ascii="Arial" w:hAnsi="Arial" w:cs="Arial"/>
          <w:lang w:val="en-US"/>
        </w:rPr>
        <w:t>ận xét về vấn đề này ở phần kết của chương 3 và sửa lại cho phù hợp.</w:t>
      </w:r>
    </w:p>
  </w:comment>
  <w:comment w:id="755" w:author="DONGTHUY" w:date="2010-07-06T11:06:00Z" w:initials="D">
    <w:p w:rsidR="006D616F" w:rsidRPr="00467D09" w:rsidRDefault="006D616F">
      <w:pPr>
        <w:pStyle w:val="CommentText"/>
        <w:rPr>
          <w:rFonts w:ascii="Arial" w:hAnsi="Arial" w:cs="Arial"/>
          <w:lang w:val="en-US"/>
        </w:rPr>
      </w:pPr>
      <w:r>
        <w:rPr>
          <w:rStyle w:val="CommentReference"/>
        </w:rPr>
        <w:annotationRef/>
      </w:r>
      <w:r w:rsidR="007E7FD4">
        <w:rPr>
          <w:lang w:val="en-US"/>
        </w:rPr>
        <w:t>cũng c</w:t>
      </w:r>
      <w:r w:rsidR="007E7FD4">
        <w:rPr>
          <w:rFonts w:ascii="Arial" w:hAnsi="Arial" w:cs="Arial"/>
          <w:lang w:val="en-US"/>
        </w:rPr>
        <w:t>ần nêu một thông tin đi kèm đợt thi, khá quan trọng, là địa điểm thi: có thể tại các địa điểm của chính đơn vị tổ chức thi và cấp chứng chỉ, hoặc của các sơ sở liên kết (CSLK) tổ chức thi với đơn vị đó.==&gt; sau này các em đề cập đến khái niệm "CSLK", nên cần phải định nghĩa trước gì cả!!!</w:t>
      </w:r>
    </w:p>
  </w:comment>
  <w:comment w:id="789" w:author="DONGTHUY" w:date="2010-07-06T11:06:00Z" w:initials="D">
    <w:p w:rsidR="00F75027" w:rsidRPr="00467D09" w:rsidRDefault="00F75027">
      <w:pPr>
        <w:pStyle w:val="CommentText"/>
        <w:rPr>
          <w:rFonts w:ascii="Arial" w:hAnsi="Arial" w:cs="Arial"/>
          <w:lang w:val="en-US"/>
        </w:rPr>
      </w:pPr>
      <w:r>
        <w:rPr>
          <w:rStyle w:val="CommentReference"/>
        </w:rPr>
        <w:annotationRef/>
      </w:r>
      <w:r w:rsidR="007E7FD4">
        <w:rPr>
          <w:lang w:val="en-US"/>
        </w:rPr>
        <w:t>có th</w:t>
      </w:r>
      <w:r w:rsidR="007E7FD4">
        <w:rPr>
          <w:rFonts w:ascii="Arial" w:hAnsi="Arial" w:cs="Arial"/>
          <w:lang w:val="en-US"/>
        </w:rPr>
        <w:t>ật là quy định của Bộ không? Hay là quy định của trung tâm tin học ?</w:t>
      </w:r>
    </w:p>
  </w:comment>
  <w:comment w:id="795" w:author="DONGTHUY" w:date="2010-07-06T11:06:00Z" w:initials="D">
    <w:p w:rsidR="006E4F66" w:rsidRPr="00467D09" w:rsidRDefault="006E4F66">
      <w:pPr>
        <w:pStyle w:val="CommentText"/>
        <w:rPr>
          <w:rFonts w:ascii="Arial" w:hAnsi="Arial" w:cs="Arial"/>
          <w:lang w:val="en-US"/>
        </w:rPr>
      </w:pPr>
      <w:r>
        <w:rPr>
          <w:rStyle w:val="CommentReference"/>
        </w:rPr>
        <w:annotationRef/>
      </w:r>
      <w:r w:rsidR="007E7FD4">
        <w:rPr>
          <w:lang w:val="en-US"/>
        </w:rPr>
        <w:t>N</w:t>
      </w:r>
      <w:r w:rsidR="007E7FD4">
        <w:rPr>
          <w:rFonts w:ascii="Arial" w:hAnsi="Arial" w:cs="Arial"/>
          <w:lang w:val="en-US"/>
        </w:rPr>
        <w:t>ếu trình bày như sau sẽ gọn và ít gây hiểu lầm hơn, vì tự nhiên các em đề cập đến khái niệm "môn thi" =&gt; rối!: Gọi "t" là ngày thi. Sau đâu là bản vẽ sơ đồ các công việc phải được thực hiện trước và sau ngày thi.</w:t>
      </w:r>
    </w:p>
  </w:comment>
  <w:comment w:id="864" w:author="DONGTHUY" w:date="2010-07-06T11:06:00Z" w:initials="D">
    <w:p w:rsidR="00AA1A96" w:rsidRPr="00467D09" w:rsidRDefault="00AA1A96">
      <w:pPr>
        <w:pStyle w:val="CommentText"/>
        <w:rPr>
          <w:rFonts w:ascii="Arial" w:hAnsi="Arial" w:cs="Arial"/>
          <w:lang w:val="en-US"/>
        </w:rPr>
      </w:pPr>
      <w:r>
        <w:rPr>
          <w:rStyle w:val="CommentReference"/>
        </w:rPr>
        <w:annotationRef/>
      </w:r>
      <w:r w:rsidR="007E7FD4">
        <w:rPr>
          <w:lang w:val="en-US"/>
        </w:rPr>
        <w:t>đã đ</w:t>
      </w:r>
      <w:r w:rsidR="007E7FD4">
        <w:rPr>
          <w:rFonts w:ascii="Arial" w:hAnsi="Arial" w:cs="Arial"/>
          <w:lang w:val="en-US"/>
        </w:rPr>
        <w:t>ịnh nghĩa trong Chương 2 rồi! Cần xem lại, chỉ nên định nghĩa 1 lần thôi. Lần sau, cần đề cập đến định nghĩa, nếu thấy thật cần, thì trích dẫn.</w:t>
      </w:r>
    </w:p>
  </w:comment>
  <w:comment w:id="866" w:author="DONGTHUY" w:date="2010-07-06T11:06:00Z" w:initials="D">
    <w:p w:rsidR="00425698" w:rsidRPr="00467D09" w:rsidRDefault="00425698">
      <w:pPr>
        <w:pStyle w:val="CommentText"/>
        <w:rPr>
          <w:rFonts w:ascii="Arial" w:hAnsi="Arial" w:cs="Arial"/>
        </w:rPr>
      </w:pPr>
      <w:r>
        <w:rPr>
          <w:rStyle w:val="CommentReference"/>
        </w:rPr>
        <w:annotationRef/>
      </w:r>
      <w:r w:rsidR="007E7FD4">
        <w:rPr>
          <w:lang w:val="en-US"/>
        </w:rPr>
        <w:t>t</w:t>
      </w:r>
      <w:r w:rsidR="007E7FD4">
        <w:rPr>
          <w:rFonts w:ascii="Arial" w:hAnsi="Arial" w:cs="Arial"/>
        </w:rPr>
        <w:t>ương tự nhận xét ở trên.</w:t>
      </w:r>
    </w:p>
  </w:comment>
  <w:comment w:id="870" w:author="DONGTHUY" w:date="2010-07-06T11:06:00Z" w:initials="D">
    <w:p w:rsidR="007C6860" w:rsidRPr="00467D09" w:rsidRDefault="007C6860">
      <w:pPr>
        <w:pStyle w:val="CommentText"/>
        <w:rPr>
          <w:rFonts w:ascii="Arial" w:hAnsi="Arial" w:cs="Arial"/>
          <w:lang w:val="en-US"/>
        </w:rPr>
      </w:pPr>
      <w:r>
        <w:rPr>
          <w:rStyle w:val="CommentReference"/>
        </w:rPr>
        <w:annotationRef/>
      </w:r>
      <w:r w:rsidR="007E7FD4">
        <w:rPr>
          <w:lang w:val="en-US"/>
        </w:rPr>
        <w:t>t</w:t>
      </w:r>
      <w:r w:rsidR="007E7FD4">
        <w:rPr>
          <w:rFonts w:ascii="Arial" w:hAnsi="Arial" w:cs="Arial"/>
          <w:lang w:val="en-US"/>
        </w:rPr>
        <w:t>ất cả thuật ngữ tiếng Anh mà không dịch được thì để italic.</w:t>
      </w:r>
    </w:p>
  </w:comment>
  <w:comment w:id="914" w:author="DONGTHUY" w:date="2010-07-06T11:06:00Z" w:initials="D">
    <w:p w:rsidR="002257D1" w:rsidRPr="00467D09" w:rsidRDefault="002257D1">
      <w:pPr>
        <w:pStyle w:val="CommentText"/>
        <w:rPr>
          <w:rFonts w:ascii="Arial" w:hAnsi="Arial" w:cs="Arial"/>
        </w:rPr>
      </w:pPr>
      <w:r>
        <w:rPr>
          <w:rStyle w:val="CommentReference"/>
        </w:rPr>
        <w:annotationRef/>
      </w:r>
      <w:r w:rsidR="007E7FD4">
        <w:rPr>
          <w:lang w:val="en-US"/>
        </w:rPr>
        <w:t>nh</w:t>
      </w:r>
      <w:r w:rsidR="007E7FD4">
        <w:rPr>
          <w:rFonts w:ascii="Arial" w:hAnsi="Arial" w:cs="Arial"/>
        </w:rPr>
        <w:t>ưng mà có dùng đến trong xây dựng hệ thống của mình không? Nếu có thì phải nêu, tóm tắt ý nghĩa của chức năng đó và trích dẫn đến khóa luận liên quan.</w:t>
      </w:r>
    </w:p>
  </w:comment>
  <w:comment w:id="1102" w:author="DONGTHUY" w:date="2010-07-06T11:35:00Z" w:initials="D">
    <w:p w:rsidR="006C2A2B" w:rsidRPr="00467D09" w:rsidRDefault="006C2A2B">
      <w:pPr>
        <w:pStyle w:val="CommentText"/>
        <w:rPr>
          <w:rFonts w:ascii="Arial" w:hAnsi="Arial" w:cs="Arial"/>
          <w:lang w:val="en-US"/>
        </w:rPr>
      </w:pPr>
      <w:r>
        <w:rPr>
          <w:rStyle w:val="CommentReference"/>
        </w:rPr>
        <w:annotationRef/>
      </w:r>
      <w:r w:rsidR="007E7FD4">
        <w:rPr>
          <w:lang w:val="en-US"/>
        </w:rPr>
        <w:t>Em th</w:t>
      </w:r>
      <w:r w:rsidR="007E7FD4">
        <w:rPr>
          <w:rFonts w:ascii="Arial" w:hAnsi="Arial" w:cs="Arial"/>
        </w:rPr>
        <w:t>ực th</w:t>
      </w:r>
      <w:r w:rsidR="007E7FD4">
        <w:rPr>
          <w:rFonts w:ascii="Arial" w:hAnsi="Arial" w:cs="Arial"/>
          <w:lang w:val="en-US"/>
        </w:rPr>
        <w:t>i phần mềm với màu nền xanh lè như vậy hả? Ghê thế! Vừa đọc khó, vừa mau mỏi mắt =&gt; vi phạm nguyên tắc cơ bản trong thiết kế giao diện! Hôm trước tôi gợi ý màu xanh cốm nhạt, hay ve chai nhạt: đó là màu nền có công dụng làm mát mắt.</w:t>
      </w:r>
    </w:p>
  </w:comment>
  <w:comment w:id="1123" w:author="DONGTHUY" w:date="2010-07-06T11:46:00Z" w:initials="D">
    <w:p w:rsidR="009F7F59" w:rsidRPr="00467D09" w:rsidRDefault="009F7F59">
      <w:pPr>
        <w:pStyle w:val="CommentText"/>
        <w:rPr>
          <w:rFonts w:ascii="Arial" w:hAnsi="Arial" w:cs="Arial"/>
          <w:lang w:val="en-US"/>
        </w:rPr>
      </w:pPr>
      <w:r>
        <w:rPr>
          <w:rStyle w:val="CommentReference"/>
        </w:rPr>
        <w:annotationRef/>
      </w:r>
      <w:r w:rsidR="007E7FD4">
        <w:rPr>
          <w:lang w:val="en-US"/>
        </w:rPr>
        <w:t>khái ni</w:t>
      </w:r>
      <w:r w:rsidR="007E7FD4">
        <w:rPr>
          <w:rFonts w:ascii="Arial" w:hAnsi="Arial" w:cs="Arial"/>
          <w:lang w:val="en-US"/>
        </w:rPr>
        <w:t>ệmnày là gì? chưa thấy định nghĩa!</w:t>
      </w:r>
    </w:p>
  </w:comment>
  <w:comment w:id="1136" w:author="DONGTHUY" w:date="2010-07-06T11:46:00Z" w:initials="D">
    <w:p w:rsidR="000A455D" w:rsidRPr="00467D09" w:rsidRDefault="000A455D">
      <w:pPr>
        <w:pStyle w:val="CommentText"/>
        <w:rPr>
          <w:rFonts w:ascii="Arial" w:hAnsi="Arial" w:cs="Arial"/>
          <w:lang w:val="en-US"/>
        </w:rPr>
      </w:pPr>
      <w:r>
        <w:rPr>
          <w:rStyle w:val="CommentReference"/>
        </w:rPr>
        <w:annotationRef/>
      </w:r>
      <w:r w:rsidR="007E7FD4">
        <w:rPr>
          <w:lang w:val="en-US"/>
        </w:rPr>
        <w:t>là gì v</w:t>
      </w:r>
      <w:r w:rsidR="007E7FD4">
        <w:rPr>
          <w:rFonts w:ascii="Arial" w:hAnsi="Arial" w:cs="Arial"/>
          <w:lang w:val="en-US"/>
        </w:rPr>
        <w:t>ậy? tôi không hiểu!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70D2" w:rsidRDefault="00F670D2" w:rsidP="000E1744">
      <w:pPr>
        <w:spacing w:after="0" w:line="240" w:lineRule="auto"/>
      </w:pPr>
      <w:r>
        <w:separator/>
      </w:r>
    </w:p>
  </w:endnote>
  <w:endnote w:type="continuationSeparator" w:id="0">
    <w:p w:rsidR="00F670D2" w:rsidRDefault="00F670D2"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E86DC4" w:rsidP="00254793">
    <w:pPr>
      <w:pStyle w:val="Footer"/>
      <w:framePr w:wrap="around" w:vAnchor="text" w:hAnchor="margin" w:xAlign="right" w:y="1"/>
      <w:numPr>
        <w:ins w:id="1127" w:author="DONGTHUY" w:date="2010-07-06T08:36:00Z"/>
      </w:numPr>
      <w:rPr>
        <w:ins w:id="1128" w:author="DONGTHUY" w:date="2010-07-06T08:36:00Z"/>
        <w:rStyle w:val="PageNumber"/>
      </w:rPr>
    </w:pPr>
    <w:ins w:id="1129" w:author="DONGTHUY" w:date="2010-07-06T08:36:00Z">
      <w:r>
        <w:rPr>
          <w:rStyle w:val="PageNumber"/>
        </w:rPr>
        <w:fldChar w:fldCharType="begin"/>
      </w:r>
      <w:r w:rsidR="00490BB9">
        <w:rPr>
          <w:rStyle w:val="PageNumber"/>
        </w:rPr>
        <w:instrText xml:space="preserve">PAGE  </w:instrText>
      </w:r>
      <w:r>
        <w:rPr>
          <w:rStyle w:val="PageNumber"/>
        </w:rPr>
        <w:fldChar w:fldCharType="end"/>
      </w:r>
    </w:ins>
  </w:p>
  <w:p w:rsidR="00E86DC4" w:rsidRDefault="00E86DC4" w:rsidP="00E86DC4">
    <w:pPr>
      <w:pStyle w:val="Footer"/>
      <w:ind w:right="360"/>
      <w:pPrChange w:id="1130" w:author="DONGTHUY" w:date="2010-07-06T08:36:00Z">
        <w:pPr>
          <w:pStyle w:val="Footer"/>
        </w:pPr>
      </w:pPrChan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BB9" w:rsidRDefault="00E86DC4" w:rsidP="00254793">
    <w:pPr>
      <w:pStyle w:val="Footer"/>
      <w:framePr w:wrap="around" w:vAnchor="text" w:hAnchor="margin" w:xAlign="right" w:y="1"/>
      <w:numPr>
        <w:ins w:id="1131" w:author="DONGTHUY" w:date="2010-07-06T08:36:00Z"/>
      </w:numPr>
      <w:rPr>
        <w:ins w:id="1132" w:author="DONGTHUY" w:date="2010-07-06T08:36:00Z"/>
        <w:rStyle w:val="PageNumber"/>
      </w:rPr>
    </w:pPr>
    <w:ins w:id="1133" w:author="DONGTHUY" w:date="2010-07-06T08:36:00Z">
      <w:r>
        <w:rPr>
          <w:rStyle w:val="PageNumber"/>
        </w:rPr>
        <w:fldChar w:fldCharType="begin"/>
      </w:r>
      <w:r w:rsidR="00490BB9">
        <w:rPr>
          <w:rStyle w:val="PageNumber"/>
        </w:rPr>
        <w:instrText xml:space="preserve">PAGE  </w:instrText>
      </w:r>
    </w:ins>
    <w:r>
      <w:rPr>
        <w:rStyle w:val="PageNumber"/>
      </w:rPr>
      <w:fldChar w:fldCharType="separate"/>
    </w:r>
    <w:r w:rsidR="003D1188">
      <w:rPr>
        <w:rStyle w:val="PageNumber"/>
      </w:rPr>
      <w:t>24</w:t>
    </w:r>
    <w:ins w:id="1134" w:author="DONGTHUY" w:date="2010-07-06T08:36:00Z">
      <w:r>
        <w:rPr>
          <w:rStyle w:val="PageNumber"/>
        </w:rPr>
        <w:fldChar w:fldCharType="end"/>
      </w:r>
    </w:ins>
  </w:p>
  <w:p w:rsidR="00E86DC4" w:rsidRDefault="00E86DC4" w:rsidP="00E86DC4">
    <w:pPr>
      <w:pStyle w:val="Footer"/>
      <w:ind w:right="360"/>
      <w:pPrChange w:id="1135" w:author="DONGTHUY" w:date="2010-07-06T08:36:00Z">
        <w:pPr>
          <w:pStyle w:val="Footer"/>
        </w:pPr>
      </w:pPrChan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70D2" w:rsidRDefault="00F670D2" w:rsidP="000E1744">
      <w:pPr>
        <w:spacing w:after="0" w:line="240" w:lineRule="auto"/>
      </w:pPr>
      <w:r>
        <w:separator/>
      </w:r>
    </w:p>
  </w:footnote>
  <w:footnote w:type="continuationSeparator" w:id="0">
    <w:p w:rsidR="00F670D2" w:rsidRDefault="00F670D2" w:rsidP="000E1744">
      <w:pPr>
        <w:spacing w:after="0" w:line="240" w:lineRule="auto"/>
      </w:pPr>
      <w:r>
        <w:continuationSeparator/>
      </w:r>
    </w:p>
  </w:footnote>
  <w:footnote w:id="1">
    <w:p w:rsidR="00297E90" w:rsidRDefault="00297E90">
      <w:pPr>
        <w:pStyle w:val="FootnoteText"/>
      </w:pPr>
      <w:ins w:id="697" w:author="nmbinh" w:date="2010-07-06T18:34:00Z">
        <w:r>
          <w:rPr>
            <w:rStyle w:val="FootnoteReference"/>
          </w:rPr>
          <w:footnoteRef/>
        </w:r>
        <w:r>
          <w:t xml:space="preserve">  T</w:t>
        </w:r>
        <w:r w:rsidRPr="00297E90">
          <w:rPr>
            <w:rFonts w:ascii="Times New Roman" w:hAnsi="Times New Roman"/>
          </w:rPr>
          <w:t>ừ</w:t>
        </w:r>
        <w:r w:rsidRPr="00297E90">
          <w:rPr>
            <w:rFonts w:cs="Georgia"/>
          </w:rPr>
          <w:t xml:space="preserve"> đây tr</w:t>
        </w:r>
        <w:r w:rsidRPr="00297E90">
          <w:rPr>
            <w:rFonts w:ascii="Times New Roman" w:hAnsi="Times New Roman"/>
          </w:rPr>
          <w:t>ở</w:t>
        </w:r>
        <w:r w:rsidRPr="00297E90">
          <w:rPr>
            <w:rFonts w:cs="Georgia"/>
          </w:rPr>
          <w:t xml:space="preserve"> đi, chúng tôi s</w:t>
        </w:r>
        <w:r w:rsidRPr="00297E90">
          <w:rPr>
            <w:rFonts w:ascii="Times New Roman" w:hAnsi="Times New Roman"/>
          </w:rPr>
          <w:t>ẽ</w:t>
        </w:r>
        <w:r w:rsidRPr="00297E90">
          <w:rPr>
            <w:rFonts w:cs="Georgia"/>
          </w:rPr>
          <w:t xml:space="preserve"> dùng c</w:t>
        </w:r>
        <w:r w:rsidRPr="00297E90">
          <w:rPr>
            <w:rFonts w:ascii="Times New Roman" w:hAnsi="Times New Roman"/>
          </w:rPr>
          <w:t>ụ</w:t>
        </w:r>
        <w:r w:rsidRPr="00297E90">
          <w:rPr>
            <w:rFonts w:cs="Georgia"/>
          </w:rPr>
          <w:t>m t</w:t>
        </w:r>
        <w:r w:rsidRPr="00297E90">
          <w:rPr>
            <w:rFonts w:ascii="Times New Roman" w:hAnsi="Times New Roman"/>
          </w:rPr>
          <w:t>ừ</w:t>
        </w:r>
        <w:r w:rsidRPr="00297E90">
          <w:rPr>
            <w:rFonts w:cs="Georgia"/>
          </w:rPr>
          <w:t xml:space="preserve">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m</w:t>
        </w:r>
        <w:r w:rsidRPr="00297E90">
          <w:rPr>
            <w:rFonts w:ascii="Times New Roman" w:hAnsi="Times New Roman"/>
          </w:rPr>
          <w:t>ộ</w:t>
        </w:r>
        <w:r w:rsidRPr="00297E90">
          <w:rPr>
            <w:rFonts w:cs="Georgia"/>
          </w:rPr>
          <w:t>t th</w:t>
        </w:r>
        <w:r w:rsidRPr="00297E90">
          <w:rPr>
            <w:rFonts w:ascii="Times New Roman" w:hAnsi="Times New Roman"/>
          </w:rPr>
          <w:t>ể</w:t>
        </w:r>
        <w:r w:rsidRPr="00297E90">
          <w:rPr>
            <w:rFonts w:cs="Georgia"/>
          </w:rPr>
          <w:t xml:space="preserve"> hi</w:t>
        </w:r>
        <w:r w:rsidRPr="00297E90">
          <w:rPr>
            <w:rFonts w:ascii="Times New Roman" w:hAnsi="Times New Roman"/>
          </w:rPr>
          <w:t>ệ</w:t>
        </w:r>
        <w:r w:rsidRPr="00297E90">
          <w:rPr>
            <w:rFonts w:cs="Georgia"/>
          </w:rPr>
          <w:t>n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và "mô hình lu</w:t>
        </w:r>
        <w:r w:rsidRPr="00297E90">
          <w:rPr>
            <w:rFonts w:ascii="Times New Roman" w:hAnsi="Times New Roman"/>
          </w:rPr>
          <w:t>ồ</w:t>
        </w:r>
        <w:r w:rsidRPr="00297E90">
          <w:rPr>
            <w:rFonts w:cs="Georgia"/>
          </w:rPr>
          <w:t>ng công vi</w:t>
        </w:r>
        <w:r w:rsidRPr="00297E90">
          <w:rPr>
            <w:rFonts w:ascii="Times New Roman" w:hAnsi="Times New Roman"/>
          </w:rPr>
          <w:t>ệ</w:t>
        </w:r>
        <w:r w:rsidRPr="00297E90">
          <w:rPr>
            <w:rFonts w:cs="Georgia"/>
          </w:rPr>
          <w:t>c" đ</w:t>
        </w:r>
        <w:r w:rsidRPr="00297E90">
          <w:rPr>
            <w:rFonts w:ascii="Times New Roman" w:hAnsi="Times New Roman"/>
          </w:rPr>
          <w:t>ể</w:t>
        </w:r>
        <w:r w:rsidRPr="00297E90">
          <w:rPr>
            <w:rFonts w:cs="Georgia"/>
          </w:rPr>
          <w:t xml:space="preserve"> ch</w:t>
        </w:r>
        <w:r w:rsidRPr="00297E90">
          <w:rPr>
            <w:rFonts w:ascii="Times New Roman" w:hAnsi="Times New Roman"/>
          </w:rPr>
          <w:t>ỉ</w:t>
        </w:r>
        <w:r w:rsidRPr="00297E90">
          <w:rPr>
            <w:rFonts w:cs="Georgia"/>
          </w:rPr>
          <w:t xml:space="preserve"> </w:t>
        </w:r>
        <w:r w:rsidRPr="00297E90">
          <w:t>ph</w:t>
        </w:r>
        <w:r w:rsidRPr="00297E90">
          <w:rPr>
            <w:rFonts w:ascii="Times New Roman" w:hAnsi="Times New Roman"/>
          </w:rPr>
          <w:t>ầ</w:t>
        </w:r>
        <w:r w:rsidRPr="00297E90">
          <w:rPr>
            <w:rFonts w:cs="Georgia"/>
          </w:rPr>
          <w:t>n mô t</w:t>
        </w:r>
        <w:r w:rsidRPr="00297E90">
          <w:rPr>
            <w:rFonts w:ascii="Times New Roman" w:hAnsi="Times New Roman"/>
          </w:rPr>
          <w:t>ả</w:t>
        </w:r>
        <w:r w:rsidRPr="00297E90">
          <w:rPr>
            <w:rFonts w:cs="Georgia"/>
          </w:rPr>
          <w:t xml:space="preserve"> c</w:t>
        </w:r>
        <w:r w:rsidRPr="00297E90">
          <w:rPr>
            <w:rFonts w:ascii="Times New Roman" w:hAnsi="Times New Roman"/>
          </w:rPr>
          <w:t>ấ</w:t>
        </w:r>
        <w:r w:rsidRPr="00297E90">
          <w:rPr>
            <w:rFonts w:cs="Georgia"/>
          </w:rPr>
          <w:t>u thành c</w:t>
        </w:r>
        <w:r w:rsidRPr="00297E90">
          <w:rPr>
            <w:rFonts w:ascii="Times New Roman" w:hAnsi="Times New Roman"/>
          </w:rPr>
          <w:t>ủ</w:t>
        </w:r>
        <w:r w:rsidRPr="00297E90">
          <w:rPr>
            <w:rFonts w:cs="Georgia"/>
          </w:rPr>
          <w:t>a m</w:t>
        </w:r>
        <w:r w:rsidRPr="00297E90">
          <w:rPr>
            <w:rFonts w:ascii="Times New Roman" w:hAnsi="Times New Roman"/>
          </w:rPr>
          <w:t>ộ</w:t>
        </w:r>
        <w:r w:rsidRPr="00297E90">
          <w:rPr>
            <w:rFonts w:cs="Georgia"/>
          </w:rPr>
          <w:t>t quy trình nghi</w:t>
        </w:r>
        <w:r w:rsidRPr="00297E90">
          <w:rPr>
            <w:rFonts w:ascii="Times New Roman" w:hAnsi="Times New Roman"/>
          </w:rPr>
          <w:t>ệ</w:t>
        </w:r>
        <w:r w:rsidRPr="00297E90">
          <w:rPr>
            <w:rFonts w:cs="Georgia"/>
          </w:rPr>
          <w:t>p nghi</w:t>
        </w:r>
        <w:r w:rsidRPr="00297E90">
          <w:rPr>
            <w:rFonts w:ascii="Times New Roman" w:hAnsi="Times New Roman"/>
          </w:rPr>
          <w:t>ệ</w:t>
        </w:r>
        <w:r w:rsidRPr="00297E90">
          <w:rPr>
            <w:rFonts w:cs="Georgia"/>
          </w:rPr>
          <w:t>p v</w:t>
        </w:r>
        <w:r w:rsidRPr="00297E90">
          <w:rPr>
            <w:rFonts w:ascii="Times New Roman" w:hAnsi="Times New Roman"/>
          </w:rPr>
          <w:t>ụ</w:t>
        </w:r>
        <w:r w:rsidRPr="00297E90">
          <w:rPr>
            <w:rFonts w:cs="Georgia"/>
          </w:rPr>
          <w:t xml:space="preserve">. </w:t>
        </w:r>
      </w:ins>
    </w:p>
  </w:footnote>
  <w:footnote w:id="2">
    <w:p w:rsidR="00981642" w:rsidRDefault="00981642">
      <w:pPr>
        <w:pStyle w:val="FootnoteText"/>
      </w:pPr>
      <w:r>
        <w:rPr>
          <w:rStyle w:val="FootnoteReference"/>
        </w:rPr>
        <w:footnoteRef/>
      </w:r>
      <w:r>
        <w:t xml:space="preserve"> Xem chi ti</w:t>
      </w:r>
      <w:r>
        <w:rPr>
          <w:rFonts w:ascii="Times New Roman" w:hAnsi="Times New Roman"/>
        </w:rPr>
        <w:t xml:space="preserve">ết ở khóa luận </w:t>
      </w:r>
      <w:ins w:id="712" w:author="DONGTHUY" w:date="2010-07-06T08:39:00Z">
        <w:r w:rsidR="00490BB9">
          <w:rPr>
            <w:rFonts w:ascii="Times New Roman" w:hAnsi="Times New Roman"/>
          </w:rPr>
          <w:t xml:space="preserve">tốt nghiệp </w:t>
        </w:r>
      </w:ins>
      <w:r>
        <w:rPr>
          <w:rFonts w:ascii="Times New Roman" w:hAnsi="Times New Roman"/>
        </w:rPr>
        <w:t xml:space="preserve">"Tìm hiểu và ứng dụng Windows Workflow Foundation để hỗ trợ các quy trình nghiệp vụ" </w:t>
      </w:r>
      <w:ins w:id="713" w:author="DONGTHUY" w:date="2010-07-06T08:37:00Z">
        <w:r w:rsidR="00490BB9">
          <w:rPr>
            <w:rFonts w:ascii="Times New Roman" w:hAnsi="Times New Roman"/>
          </w:rPr>
          <w:t>, Khoa CNTT, trường ĐHKHTN tp HCM</w:t>
        </w:r>
      </w:ins>
      <w:ins w:id="714" w:author="DONGTHUY" w:date="2010-07-06T08:38:00Z">
        <w:r w:rsidR="00490BB9">
          <w:rPr>
            <w:rFonts w:ascii="Times New Roman" w:hAnsi="Times New Roman"/>
          </w:rPr>
          <w:t xml:space="preserve">, năm </w:t>
        </w:r>
      </w:ins>
      <w:ins w:id="715" w:author="nmbinh" w:date="2010-07-06T18:28:00Z">
        <w:r w:rsidR="00FF6A81">
          <w:rPr>
            <w:rFonts w:ascii="Times New Roman" w:hAnsi="Times New Roman"/>
          </w:rPr>
          <w:t>2008</w:t>
        </w:r>
      </w:ins>
      <w:ins w:id="716" w:author="DONGTHUY" w:date="2010-07-06T08:37:00Z">
        <w:r w:rsidR="00490BB9">
          <w:rPr>
            <w:rFonts w:ascii="Times New Roman" w:hAnsi="Times New Roman"/>
          </w:rPr>
          <w:t xml:space="preserve"> </w:t>
        </w:r>
      </w:ins>
      <w:r>
        <w:rPr>
          <w:rFonts w:ascii="Times New Roman" w:hAnsi="Times New Roman"/>
        </w:rPr>
        <w:t>- Chương 2</w:t>
      </w:r>
    </w:p>
  </w:footnote>
  <w:footnote w:id="3">
    <w:p w:rsidR="00981642" w:rsidRDefault="00981642" w:rsidP="003F03AC">
      <w:pPr>
        <w:pStyle w:val="FootnoteText"/>
      </w:pPr>
      <w:r>
        <w:rPr>
          <w:rStyle w:val="FootnoteReference"/>
        </w:rPr>
        <w:footnoteRef/>
      </w:r>
      <w:r>
        <w:t xml:space="preserve"> Hi</w:t>
      </w:r>
      <w:r>
        <w:rPr>
          <w:rFonts w:ascii="Times New Roman" w:hAnsi="Times New Roman"/>
        </w:rPr>
        <w:t>ểu là: “ngày thứ 21 trước ngày thi”</w:t>
      </w:r>
    </w:p>
  </w:footnote>
  <w:footnote w:id="4">
    <w:p w:rsidR="00981642" w:rsidRDefault="00981642" w:rsidP="003F03AC">
      <w:pPr>
        <w:pStyle w:val="FootnoteText"/>
      </w:pPr>
      <w:r>
        <w:rPr>
          <w:rStyle w:val="FootnoteReference"/>
        </w:rPr>
        <w:footnoteRef/>
      </w:r>
      <w:r>
        <w:t xml:space="preserve"> S</w:t>
      </w:r>
      <w:r>
        <w:rPr>
          <w:rFonts w:ascii="Times New Roman" w:hAnsi="Times New Roman"/>
          <w:lang w:val="vi-VN"/>
        </w:rPr>
        <w:t>ớ</w:t>
      </w:r>
      <w:r>
        <w:rPr>
          <w:rFonts w:ascii="Times New Roman" w:hAnsi="Times New Roman"/>
        </w:rPr>
        <w:t xml:space="preserve">m hạn: </w:t>
      </w:r>
      <w:r>
        <w:t>Công vi</w:t>
      </w:r>
      <w:r>
        <w:rPr>
          <w:rFonts w:ascii="Times New Roman" w:hAnsi="Times New Roman"/>
        </w:rPr>
        <w:t>ệc hoàn thành trước thời gian dự kiến</w:t>
      </w:r>
    </w:p>
  </w:footnote>
  <w:footnote w:id="5">
    <w:p w:rsidR="00981642" w:rsidRDefault="00981642" w:rsidP="003F03AC">
      <w:pPr>
        <w:pStyle w:val="FootnoteText"/>
      </w:pPr>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p>
  </w:footnote>
  <w:footnote w:id="6">
    <w:p w:rsidR="00981642" w:rsidRDefault="00981642">
      <w:pPr>
        <w:pStyle w:val="FootnoteText"/>
      </w:pPr>
      <w:r w:rsidRPr="004A4F27">
        <w:rPr>
          <w:rStyle w:val="FootnoteReference"/>
        </w:rPr>
        <w:footnoteRef/>
      </w:r>
      <w:r w:rsidRPr="004A4F27">
        <w:t xml:space="preserve"> </w:t>
      </w:r>
      <w:r w:rsidRPr="00D26559">
        <w:rPr>
          <w:rFonts w:ascii="Times New Roman" w:hAnsi="Times New Roman"/>
          <w:color w:val="000000"/>
        </w:rPr>
        <w:t>(Khóa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w:t>
      </w:r>
    </w:p>
  </w:footnote>
  <w:footnote w:id="7">
    <w:p w:rsidR="00981642" w:rsidRDefault="00981642">
      <w:pPr>
        <w:pStyle w:val="FootnoteText"/>
      </w:pPr>
      <w:r>
        <w:rPr>
          <w:rStyle w:val="FootnoteReference"/>
        </w:rPr>
        <w:footnoteRef/>
      </w:r>
      <w:r>
        <w:t xml:space="preserve"> </w:t>
      </w:r>
      <w:r w:rsidRPr="00D26559">
        <w:rPr>
          <w:rFonts w:ascii="Times New Roman" w:hAnsi="Times New Roman"/>
        </w:rPr>
        <w:t>Windows Presentation Foundation - M</w:t>
      </w:r>
      <w:r w:rsidRPr="00AB6774">
        <w:rPr>
          <w:rFonts w:ascii="Times New Roman" w:hAnsi="Times New Roman"/>
        </w:rPr>
        <w:t>ột công nghệ khác cũng được tích hợp trong bộ .Net Framework cùng với WF</w:t>
      </w:r>
    </w:p>
  </w:footnote>
  <w:footnote w:id="8">
    <w:p w:rsidR="00981642" w:rsidRDefault="00981642">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9">
    <w:p w:rsidR="00981642" w:rsidRDefault="00981642">
      <w:pPr>
        <w:pStyle w:val="FootnoteText"/>
      </w:pPr>
      <w:r>
        <w:rPr>
          <w:rStyle w:val="FootnoteReference"/>
        </w:rPr>
        <w:footnoteRef/>
      </w:r>
      <w:r>
        <w:t xml:space="preserve"> Activity: Đ</w:t>
      </w:r>
      <w:r>
        <w:rPr>
          <w:rFonts w:ascii="Times New Roman" w:hAnsi="Times New Roman"/>
          <w:lang w:val="vi-VN"/>
        </w:rPr>
        <w:t>ơn vị nhỏ nhất trong một Luồng công việc do Microsoft định nghĩa; có thể hiểu như là một đơn vị công việc trong thực tế quy trình doanh nghiệp, hay là một control được dựng sẵn trong các ứng dụng Winform</w:t>
      </w:r>
    </w:p>
  </w:footnote>
  <w:footnote w:id="10">
    <w:p w:rsidR="00981642" w:rsidRDefault="00981642">
      <w:pPr>
        <w:pStyle w:val="FootnoteText"/>
      </w:pPr>
      <w:r>
        <w:rPr>
          <w:rStyle w:val="FootnoteReference"/>
        </w:rPr>
        <w:footnoteRef/>
      </w:r>
      <w:r>
        <w:t xml:space="preserve"> M</w:t>
      </w:r>
      <w:r>
        <w:rPr>
          <w:rFonts w:ascii="Times New Roman" w:hAnsi="Times New Roman"/>
        </w:rPr>
        <w:t xml:space="preserve">ột </w:t>
      </w:r>
      <w:r w:rsidRPr="002A19DB">
        <w:rPr>
          <w:rFonts w:ascii="Times New Roman" w:hAnsi="Times New Roman"/>
        </w:rPr>
        <w:t xml:space="preserve">công việc </w:t>
      </w:r>
      <w:r w:rsidRPr="00D26559">
        <w:rPr>
          <w:rFonts w:ascii="Times New Roman" w:hAnsi="Times New Roman"/>
          <w:color w:val="000000"/>
        </w:rPr>
        <w:t>có giá trị ngày bắt đầu/ kết thúc là n nghĩa là nó được bắt đầu sau n ngày so với ngày tổ chức thi. Ngược lại, ngày bắt đầu nhận giá trị -m mang ý nghĩa công việc phải được bắt đầu trước m ngày so với ngày thi</w:t>
      </w:r>
    </w:p>
  </w:footnote>
  <w:footnote w:id="11">
    <w:p w:rsidR="00981642" w:rsidRDefault="00981642" w:rsidP="00D2617A">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2">
    <w:p w:rsidR="00981642" w:rsidRDefault="00981642" w:rsidP="00D2617A">
      <w:pPr>
        <w:pStyle w:val="FootnoteText"/>
      </w:pPr>
      <w:r>
        <w:rPr>
          <w:rStyle w:val="FootnoteReference"/>
        </w:rPr>
        <w:footnoteRef/>
      </w:r>
      <w:r>
        <w:t xml:space="preserve"> Xem ph</w:t>
      </w:r>
      <w:r>
        <w:rPr>
          <w:rFonts w:ascii="Times New Roman" w:hAnsi="Times New Roman"/>
        </w:rPr>
        <w:t>ụ lục: Các sản phẩm ứng dụng sử dụngXPDL</w:t>
      </w:r>
    </w:p>
  </w:footnote>
  <w:footnote w:id="13">
    <w:p w:rsidR="00981642" w:rsidRDefault="00981642" w:rsidP="00D2617A">
      <w:pPr>
        <w:pStyle w:val="FootnoteText"/>
      </w:pPr>
      <w:r>
        <w:rPr>
          <w:rStyle w:val="FootnoteReference"/>
        </w:rPr>
        <w:footnoteRef/>
      </w:r>
      <w:r>
        <w:t xml:space="preserve"> Xem ph</w:t>
      </w:r>
      <w:r>
        <w:rPr>
          <w:rFonts w:ascii="Times New Roman" w:hAnsi="Times New Roman"/>
        </w:rPr>
        <w:t>ụ lục: XML Schema</w:t>
      </w:r>
    </w:p>
  </w:footnote>
  <w:footnote w:id="14">
    <w:p w:rsidR="00981642" w:rsidRDefault="00981642" w:rsidP="00D2617A">
      <w:pPr>
        <w:pStyle w:val="FootnoteText"/>
      </w:pPr>
      <w:r>
        <w:rPr>
          <w:rStyle w:val="FootnoteReference"/>
        </w:rPr>
        <w:footnoteRef/>
      </w:r>
      <w:r>
        <w:t xml:space="preserve"> Xem ph</w:t>
      </w:r>
      <w:r>
        <w:rPr>
          <w:rFonts w:ascii="Times New Roman" w:hAnsi="Times New Roman"/>
        </w:rPr>
        <w:t>ụ lục: Định dạng mẫu tập tin Designer của WF</w:t>
      </w:r>
    </w:p>
  </w:footnote>
  <w:footnote w:id="15">
    <w:p w:rsidR="00981642" w:rsidRDefault="00981642" w:rsidP="00D2617A">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6AA53D2"/>
    <w:multiLevelType w:val="hybridMultilevel"/>
    <w:tmpl w:val="5F3E4A20"/>
    <w:lvl w:ilvl="0" w:tplc="04090017">
      <w:start w:val="1"/>
      <w:numFmt w:val="lowerLetter"/>
      <w:lvlText w:val="%1)"/>
      <w:lvlJc w:val="left"/>
      <w:pPr>
        <w:ind w:left="1004" w:hanging="360"/>
      </w:pPr>
      <w:rPr>
        <w:rFonts w:cs="Times New Roman"/>
      </w:rPr>
    </w:lvl>
    <w:lvl w:ilvl="1" w:tplc="04090019" w:tentative="1">
      <w:start w:val="1"/>
      <w:numFmt w:val="lowerLetter"/>
      <w:lvlText w:val="%2."/>
      <w:lvlJc w:val="left"/>
      <w:pPr>
        <w:ind w:left="1724" w:hanging="360"/>
      </w:pPr>
      <w:rPr>
        <w:rFonts w:cs="Times New Roman"/>
      </w:rPr>
    </w:lvl>
    <w:lvl w:ilvl="2" w:tplc="0409001B" w:tentative="1">
      <w:start w:val="1"/>
      <w:numFmt w:val="lowerRoman"/>
      <w:lvlText w:val="%3."/>
      <w:lvlJc w:val="right"/>
      <w:pPr>
        <w:ind w:left="2444" w:hanging="180"/>
      </w:pPr>
      <w:rPr>
        <w:rFonts w:cs="Times New Roman"/>
      </w:rPr>
    </w:lvl>
    <w:lvl w:ilvl="3" w:tplc="0409000F" w:tentative="1">
      <w:start w:val="1"/>
      <w:numFmt w:val="decimal"/>
      <w:lvlText w:val="%4."/>
      <w:lvlJc w:val="left"/>
      <w:pPr>
        <w:ind w:left="3164" w:hanging="360"/>
      </w:pPr>
      <w:rPr>
        <w:rFonts w:cs="Times New Roman"/>
      </w:rPr>
    </w:lvl>
    <w:lvl w:ilvl="4" w:tplc="04090019" w:tentative="1">
      <w:start w:val="1"/>
      <w:numFmt w:val="lowerLetter"/>
      <w:lvlText w:val="%5."/>
      <w:lvlJc w:val="left"/>
      <w:pPr>
        <w:ind w:left="3884" w:hanging="360"/>
      </w:pPr>
      <w:rPr>
        <w:rFonts w:cs="Times New Roman"/>
      </w:rPr>
    </w:lvl>
    <w:lvl w:ilvl="5" w:tplc="0409001B" w:tentative="1">
      <w:start w:val="1"/>
      <w:numFmt w:val="lowerRoman"/>
      <w:lvlText w:val="%6."/>
      <w:lvlJc w:val="right"/>
      <w:pPr>
        <w:ind w:left="4604" w:hanging="180"/>
      </w:pPr>
      <w:rPr>
        <w:rFonts w:cs="Times New Roman"/>
      </w:rPr>
    </w:lvl>
    <w:lvl w:ilvl="6" w:tplc="0409000F" w:tentative="1">
      <w:start w:val="1"/>
      <w:numFmt w:val="decimal"/>
      <w:lvlText w:val="%7."/>
      <w:lvlJc w:val="left"/>
      <w:pPr>
        <w:ind w:left="5324" w:hanging="360"/>
      </w:pPr>
      <w:rPr>
        <w:rFonts w:cs="Times New Roman"/>
      </w:rPr>
    </w:lvl>
    <w:lvl w:ilvl="7" w:tplc="04090019" w:tentative="1">
      <w:start w:val="1"/>
      <w:numFmt w:val="lowerLetter"/>
      <w:lvlText w:val="%8."/>
      <w:lvlJc w:val="left"/>
      <w:pPr>
        <w:ind w:left="6044" w:hanging="360"/>
      </w:pPr>
      <w:rPr>
        <w:rFonts w:cs="Times New Roman"/>
      </w:rPr>
    </w:lvl>
    <w:lvl w:ilvl="8" w:tplc="0409001B" w:tentative="1">
      <w:start w:val="1"/>
      <w:numFmt w:val="lowerRoman"/>
      <w:lvlText w:val="%9."/>
      <w:lvlJc w:val="right"/>
      <w:pPr>
        <w:ind w:left="6764" w:hanging="180"/>
      </w:pPr>
      <w:rPr>
        <w:rFonts w:cs="Times New Roman"/>
      </w:rPr>
    </w:lvl>
  </w:abstractNum>
  <w:abstractNum w:abstractNumId="3">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4">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5">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62E5"/>
    <w:multiLevelType w:val="multilevel"/>
    <w:tmpl w:val="4F840BE8"/>
    <w:lvl w:ilvl="0">
      <w:start w:val="4"/>
      <w:numFmt w:val="decimal"/>
      <w:lvlText w:val="%1."/>
      <w:lvlJc w:val="left"/>
      <w:pPr>
        <w:ind w:left="390" w:hanging="390"/>
      </w:pPr>
      <w:rPr>
        <w:rFonts w:cs="Times New Roman" w:hint="default"/>
      </w:rPr>
    </w:lvl>
    <w:lvl w:ilvl="1">
      <w:start w:val="1"/>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7">
    <w:nsid w:val="19BA221C"/>
    <w:multiLevelType w:val="multilevel"/>
    <w:tmpl w:val="E4C05570"/>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62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040" w:hanging="1800"/>
      </w:pPr>
      <w:rPr>
        <w:rFonts w:cs="Times New Roman" w:hint="default"/>
      </w:rPr>
    </w:lvl>
  </w:abstractNum>
  <w:abstractNum w:abstractNumId="8">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CD3B73"/>
    <w:multiLevelType w:val="hybridMultilevel"/>
    <w:tmpl w:val="F54E36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5">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6">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nsid w:val="2CFE5148"/>
    <w:multiLevelType w:val="hybridMultilevel"/>
    <w:tmpl w:val="0108E1E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E2924B5"/>
    <w:multiLevelType w:val="hybridMultilevel"/>
    <w:tmpl w:val="F00A31F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4">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25">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8">
    <w:nsid w:val="3F8D34D5"/>
    <w:multiLevelType w:val="hybridMultilevel"/>
    <w:tmpl w:val="A7341176"/>
    <w:lvl w:ilvl="0" w:tplc="3158673A">
      <w:start w:val="1"/>
      <w:numFmt w:val="lowerLetter"/>
      <w:lvlText w:val="%1)"/>
      <w:lvlJc w:val="left"/>
      <w:pPr>
        <w:ind w:left="1440" w:hanging="360"/>
      </w:pPr>
      <w:rPr>
        <w:rFonts w:cs="Times New Roman"/>
        <w:b w:val="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9">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5C496A"/>
    <w:multiLevelType w:val="hybridMultilevel"/>
    <w:tmpl w:val="79F4157C"/>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4">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36">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nsid w:val="59641D06"/>
    <w:multiLevelType w:val="multilevel"/>
    <w:tmpl w:val="34504366"/>
    <w:lvl w:ilvl="0">
      <w:start w:val="3"/>
      <w:numFmt w:val="decimal"/>
      <w:lvlText w:val="%1."/>
      <w:lvlJc w:val="left"/>
      <w:pPr>
        <w:ind w:left="390" w:hanging="390"/>
      </w:pPr>
      <w:rPr>
        <w:rFonts w:cs="Times New Roman" w:hint="default"/>
      </w:rPr>
    </w:lvl>
    <w:lvl w:ilvl="1">
      <w:start w:val="3"/>
      <w:numFmt w:val="decimal"/>
      <w:lvlText w:val="%1.%2."/>
      <w:lvlJc w:val="left"/>
      <w:pPr>
        <w:ind w:left="1004" w:hanging="720"/>
      </w:pPr>
      <w:rPr>
        <w:rFonts w:cs="Times New Roman" w:hint="default"/>
      </w:rPr>
    </w:lvl>
    <w:lvl w:ilvl="2">
      <w:start w:val="1"/>
      <w:numFmt w:val="decimal"/>
      <w:lvlText w:val="%1.%2.%3."/>
      <w:lvlJc w:val="left"/>
      <w:pPr>
        <w:ind w:left="1288" w:hanging="720"/>
      </w:pPr>
      <w:rPr>
        <w:rFonts w:cs="Times New Roman" w:hint="default"/>
      </w:rPr>
    </w:lvl>
    <w:lvl w:ilvl="3">
      <w:start w:val="1"/>
      <w:numFmt w:val="decimal"/>
      <w:lvlText w:val="%1.%2.%3.%4."/>
      <w:lvlJc w:val="left"/>
      <w:pPr>
        <w:ind w:left="1932" w:hanging="1080"/>
      </w:pPr>
      <w:rPr>
        <w:rFonts w:cs="Times New Roman" w:hint="default"/>
      </w:rPr>
    </w:lvl>
    <w:lvl w:ilvl="4">
      <w:start w:val="1"/>
      <w:numFmt w:val="decimal"/>
      <w:lvlText w:val="%1.%2.%3.%4.%5."/>
      <w:lvlJc w:val="left"/>
      <w:pPr>
        <w:ind w:left="2216" w:hanging="1080"/>
      </w:pPr>
      <w:rPr>
        <w:rFonts w:cs="Times New Roman" w:hint="default"/>
      </w:rPr>
    </w:lvl>
    <w:lvl w:ilvl="5">
      <w:start w:val="1"/>
      <w:numFmt w:val="decimal"/>
      <w:lvlText w:val="%1.%2.%3.%4.%5.%6."/>
      <w:lvlJc w:val="left"/>
      <w:pPr>
        <w:ind w:left="2860" w:hanging="1440"/>
      </w:pPr>
      <w:rPr>
        <w:rFonts w:cs="Times New Roman" w:hint="default"/>
      </w:rPr>
    </w:lvl>
    <w:lvl w:ilvl="6">
      <w:start w:val="1"/>
      <w:numFmt w:val="decimal"/>
      <w:lvlText w:val="%1.%2.%3.%4.%5.%6.%7."/>
      <w:lvlJc w:val="left"/>
      <w:pPr>
        <w:ind w:left="3144" w:hanging="1440"/>
      </w:pPr>
      <w:rPr>
        <w:rFonts w:cs="Times New Roman" w:hint="default"/>
      </w:rPr>
    </w:lvl>
    <w:lvl w:ilvl="7">
      <w:start w:val="1"/>
      <w:numFmt w:val="decimal"/>
      <w:lvlText w:val="%1.%2.%3.%4.%5.%6.%7.%8."/>
      <w:lvlJc w:val="left"/>
      <w:pPr>
        <w:ind w:left="3788" w:hanging="1800"/>
      </w:pPr>
      <w:rPr>
        <w:rFonts w:cs="Times New Roman" w:hint="default"/>
      </w:rPr>
    </w:lvl>
    <w:lvl w:ilvl="8">
      <w:start w:val="1"/>
      <w:numFmt w:val="decimal"/>
      <w:lvlText w:val="%1.%2.%3.%4.%5.%6.%7.%8.%9."/>
      <w:lvlJc w:val="left"/>
      <w:pPr>
        <w:ind w:left="4072" w:hanging="1800"/>
      </w:pPr>
      <w:rPr>
        <w:rFonts w:cs="Times New Roman" w:hint="default"/>
      </w:rPr>
    </w:lvl>
  </w:abstractNum>
  <w:abstractNum w:abstractNumId="38">
    <w:nsid w:val="59C34524"/>
    <w:multiLevelType w:val="hybridMultilevel"/>
    <w:tmpl w:val="61C8A80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685A16"/>
    <w:multiLevelType w:val="hybridMultilevel"/>
    <w:tmpl w:val="8E387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1801"/>
    <w:multiLevelType w:val="hybridMultilevel"/>
    <w:tmpl w:val="25C458A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B60D29"/>
    <w:multiLevelType w:val="hybridMultilevel"/>
    <w:tmpl w:val="3DA08F1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49">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0">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51">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3">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54">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55">
    <w:nsid w:val="73E566D1"/>
    <w:multiLevelType w:val="hybridMultilevel"/>
    <w:tmpl w:val="7A3E419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10"/>
  </w:num>
  <w:num w:numId="2">
    <w:abstractNumId w:val="56"/>
  </w:num>
  <w:num w:numId="3">
    <w:abstractNumId w:val="54"/>
  </w:num>
  <w:num w:numId="4">
    <w:abstractNumId w:val="49"/>
  </w:num>
  <w:num w:numId="5">
    <w:abstractNumId w:val="53"/>
  </w:num>
  <w:num w:numId="6">
    <w:abstractNumId w:val="14"/>
  </w:num>
  <w:num w:numId="7">
    <w:abstractNumId w:val="13"/>
  </w:num>
  <w:num w:numId="8">
    <w:abstractNumId w:val="9"/>
  </w:num>
  <w:num w:numId="9">
    <w:abstractNumId w:val="57"/>
  </w:num>
  <w:num w:numId="10">
    <w:abstractNumId w:val="23"/>
  </w:num>
  <w:num w:numId="11">
    <w:abstractNumId w:val="0"/>
  </w:num>
  <w:num w:numId="12">
    <w:abstractNumId w:val="34"/>
  </w:num>
  <w:num w:numId="13">
    <w:abstractNumId w:val="26"/>
  </w:num>
  <w:num w:numId="14">
    <w:abstractNumId w:val="25"/>
  </w:num>
  <w:num w:numId="15">
    <w:abstractNumId w:val="3"/>
  </w:num>
  <w:num w:numId="16">
    <w:abstractNumId w:val="48"/>
  </w:num>
  <w:num w:numId="17">
    <w:abstractNumId w:val="27"/>
  </w:num>
  <w:num w:numId="18">
    <w:abstractNumId w:val="24"/>
  </w:num>
  <w:num w:numId="19">
    <w:abstractNumId w:val="4"/>
  </w:num>
  <w:num w:numId="20">
    <w:abstractNumId w:val="52"/>
  </w:num>
  <w:num w:numId="21">
    <w:abstractNumId w:val="50"/>
  </w:num>
  <w:num w:numId="22">
    <w:abstractNumId w:val="21"/>
  </w:num>
  <w:num w:numId="23">
    <w:abstractNumId w:val="12"/>
  </w:num>
  <w:num w:numId="24">
    <w:abstractNumId w:val="39"/>
  </w:num>
  <w:num w:numId="25">
    <w:abstractNumId w:val="46"/>
  </w:num>
  <w:num w:numId="26">
    <w:abstractNumId w:val="15"/>
  </w:num>
  <w:num w:numId="27">
    <w:abstractNumId w:val="32"/>
  </w:num>
  <w:num w:numId="28">
    <w:abstractNumId w:val="5"/>
  </w:num>
  <w:num w:numId="29">
    <w:abstractNumId w:val="30"/>
  </w:num>
  <w:num w:numId="30">
    <w:abstractNumId w:val="43"/>
  </w:num>
  <w:num w:numId="31">
    <w:abstractNumId w:val="29"/>
  </w:num>
  <w:num w:numId="32">
    <w:abstractNumId w:val="45"/>
  </w:num>
  <w:num w:numId="33">
    <w:abstractNumId w:val="8"/>
  </w:num>
  <w:num w:numId="34">
    <w:abstractNumId w:val="40"/>
  </w:num>
  <w:num w:numId="35">
    <w:abstractNumId w:val="20"/>
  </w:num>
  <w:num w:numId="36">
    <w:abstractNumId w:val="1"/>
  </w:num>
  <w:num w:numId="37">
    <w:abstractNumId w:val="31"/>
  </w:num>
  <w:num w:numId="38">
    <w:abstractNumId w:val="19"/>
  </w:num>
  <w:num w:numId="39">
    <w:abstractNumId w:val="16"/>
  </w:num>
  <w:num w:numId="40">
    <w:abstractNumId w:val="22"/>
  </w:num>
  <w:num w:numId="41">
    <w:abstractNumId w:val="51"/>
  </w:num>
  <w:num w:numId="42">
    <w:abstractNumId w:val="41"/>
  </w:num>
  <w:num w:numId="43">
    <w:abstractNumId w:val="35"/>
  </w:num>
  <w:num w:numId="44">
    <w:abstractNumId w:val="36"/>
  </w:num>
  <w:num w:numId="45">
    <w:abstractNumId w:val="7"/>
  </w:num>
  <w:num w:numId="46">
    <w:abstractNumId w:val="37"/>
  </w:num>
  <w:num w:numId="47">
    <w:abstractNumId w:val="6"/>
  </w:num>
  <w:num w:numId="48">
    <w:abstractNumId w:val="2"/>
  </w:num>
  <w:num w:numId="49">
    <w:abstractNumId w:val="55"/>
  </w:num>
  <w:num w:numId="50">
    <w:abstractNumId w:val="18"/>
  </w:num>
  <w:num w:numId="51">
    <w:abstractNumId w:val="38"/>
  </w:num>
  <w:num w:numId="52">
    <w:abstractNumId w:val="11"/>
  </w:num>
  <w:num w:numId="53">
    <w:abstractNumId w:val="47"/>
  </w:num>
  <w:num w:numId="54">
    <w:abstractNumId w:val="28"/>
  </w:num>
  <w:num w:numId="55">
    <w:abstractNumId w:val="17"/>
  </w:num>
  <w:num w:numId="56">
    <w:abstractNumId w:val="42"/>
  </w:num>
  <w:num w:numId="57">
    <w:abstractNumId w:val="33"/>
  </w:num>
  <w:num w:numId="58">
    <w:abstractNumId w:val="44"/>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trackRevisions/>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33B35"/>
    <w:rsid w:val="0003487C"/>
    <w:rsid w:val="000374F0"/>
    <w:rsid w:val="0004123E"/>
    <w:rsid w:val="000415FB"/>
    <w:rsid w:val="000430E5"/>
    <w:rsid w:val="000443F4"/>
    <w:rsid w:val="0004703D"/>
    <w:rsid w:val="000517DE"/>
    <w:rsid w:val="00051831"/>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058B"/>
    <w:rsid w:val="000A4046"/>
    <w:rsid w:val="000A455D"/>
    <w:rsid w:val="000C298B"/>
    <w:rsid w:val="000C39BC"/>
    <w:rsid w:val="000D1422"/>
    <w:rsid w:val="000D4215"/>
    <w:rsid w:val="000D4430"/>
    <w:rsid w:val="000E0E45"/>
    <w:rsid w:val="000E1744"/>
    <w:rsid w:val="001032A9"/>
    <w:rsid w:val="0011038A"/>
    <w:rsid w:val="001222AC"/>
    <w:rsid w:val="001274E0"/>
    <w:rsid w:val="00133941"/>
    <w:rsid w:val="001369CA"/>
    <w:rsid w:val="001376F4"/>
    <w:rsid w:val="00137F5C"/>
    <w:rsid w:val="001407EE"/>
    <w:rsid w:val="00142355"/>
    <w:rsid w:val="00142CC6"/>
    <w:rsid w:val="001433E5"/>
    <w:rsid w:val="00146D23"/>
    <w:rsid w:val="00160D32"/>
    <w:rsid w:val="0016190E"/>
    <w:rsid w:val="00161B91"/>
    <w:rsid w:val="00165843"/>
    <w:rsid w:val="00167229"/>
    <w:rsid w:val="00172A41"/>
    <w:rsid w:val="00184AC6"/>
    <w:rsid w:val="00184FF8"/>
    <w:rsid w:val="00191017"/>
    <w:rsid w:val="0019383E"/>
    <w:rsid w:val="001A0E1A"/>
    <w:rsid w:val="001B01AF"/>
    <w:rsid w:val="001B4AD9"/>
    <w:rsid w:val="001B5199"/>
    <w:rsid w:val="001B5B93"/>
    <w:rsid w:val="001C2DAC"/>
    <w:rsid w:val="001C2EEC"/>
    <w:rsid w:val="001D2F53"/>
    <w:rsid w:val="001D5C20"/>
    <w:rsid w:val="001F1C03"/>
    <w:rsid w:val="00214368"/>
    <w:rsid w:val="00223626"/>
    <w:rsid w:val="002257D1"/>
    <w:rsid w:val="00226605"/>
    <w:rsid w:val="002335B7"/>
    <w:rsid w:val="00234095"/>
    <w:rsid w:val="00234F1F"/>
    <w:rsid w:val="0024218F"/>
    <w:rsid w:val="00247835"/>
    <w:rsid w:val="002502C8"/>
    <w:rsid w:val="00253BD6"/>
    <w:rsid w:val="00254793"/>
    <w:rsid w:val="00263B6C"/>
    <w:rsid w:val="002743F1"/>
    <w:rsid w:val="00274A98"/>
    <w:rsid w:val="002758E6"/>
    <w:rsid w:val="00280C8F"/>
    <w:rsid w:val="0028192F"/>
    <w:rsid w:val="00283B7A"/>
    <w:rsid w:val="0028479F"/>
    <w:rsid w:val="0028716C"/>
    <w:rsid w:val="0028731A"/>
    <w:rsid w:val="00287E2F"/>
    <w:rsid w:val="00297E90"/>
    <w:rsid w:val="002A1200"/>
    <w:rsid w:val="002A19DB"/>
    <w:rsid w:val="002A1E0F"/>
    <w:rsid w:val="002A447D"/>
    <w:rsid w:val="002A4657"/>
    <w:rsid w:val="002A53B6"/>
    <w:rsid w:val="002B102C"/>
    <w:rsid w:val="002C6507"/>
    <w:rsid w:val="002C751D"/>
    <w:rsid w:val="002D0673"/>
    <w:rsid w:val="002D2352"/>
    <w:rsid w:val="002E075D"/>
    <w:rsid w:val="002E07A7"/>
    <w:rsid w:val="002E4394"/>
    <w:rsid w:val="002E7852"/>
    <w:rsid w:val="002F0658"/>
    <w:rsid w:val="002F0F72"/>
    <w:rsid w:val="002F56C6"/>
    <w:rsid w:val="002F7AC7"/>
    <w:rsid w:val="00304611"/>
    <w:rsid w:val="003069FE"/>
    <w:rsid w:val="00315524"/>
    <w:rsid w:val="0032166B"/>
    <w:rsid w:val="00321DE0"/>
    <w:rsid w:val="00323071"/>
    <w:rsid w:val="00323F2D"/>
    <w:rsid w:val="00324DFD"/>
    <w:rsid w:val="00331D6A"/>
    <w:rsid w:val="00343EE1"/>
    <w:rsid w:val="003542C5"/>
    <w:rsid w:val="00364C61"/>
    <w:rsid w:val="00364F32"/>
    <w:rsid w:val="00366BD2"/>
    <w:rsid w:val="00374143"/>
    <w:rsid w:val="00380737"/>
    <w:rsid w:val="00382A42"/>
    <w:rsid w:val="00385D36"/>
    <w:rsid w:val="00387520"/>
    <w:rsid w:val="003956AE"/>
    <w:rsid w:val="00395FA7"/>
    <w:rsid w:val="003A2803"/>
    <w:rsid w:val="003A3888"/>
    <w:rsid w:val="003A6157"/>
    <w:rsid w:val="003A7773"/>
    <w:rsid w:val="003B1D96"/>
    <w:rsid w:val="003B2FF9"/>
    <w:rsid w:val="003C1A0C"/>
    <w:rsid w:val="003D1188"/>
    <w:rsid w:val="003D221E"/>
    <w:rsid w:val="003D22F6"/>
    <w:rsid w:val="003D718A"/>
    <w:rsid w:val="003D7F0F"/>
    <w:rsid w:val="003E147A"/>
    <w:rsid w:val="003E69F9"/>
    <w:rsid w:val="003F03AC"/>
    <w:rsid w:val="003F16B7"/>
    <w:rsid w:val="003F7C6A"/>
    <w:rsid w:val="0040279F"/>
    <w:rsid w:val="004028D9"/>
    <w:rsid w:val="004117C6"/>
    <w:rsid w:val="0041454E"/>
    <w:rsid w:val="00425698"/>
    <w:rsid w:val="00432956"/>
    <w:rsid w:val="00444EDE"/>
    <w:rsid w:val="00445150"/>
    <w:rsid w:val="00457D03"/>
    <w:rsid w:val="0046226D"/>
    <w:rsid w:val="004650B0"/>
    <w:rsid w:val="00466571"/>
    <w:rsid w:val="004676B8"/>
    <w:rsid w:val="00473BC4"/>
    <w:rsid w:val="00487C13"/>
    <w:rsid w:val="004900D2"/>
    <w:rsid w:val="00490BB9"/>
    <w:rsid w:val="00493E22"/>
    <w:rsid w:val="004A0BCF"/>
    <w:rsid w:val="004A4F27"/>
    <w:rsid w:val="004B117D"/>
    <w:rsid w:val="004B7C45"/>
    <w:rsid w:val="004C0472"/>
    <w:rsid w:val="004C2EC9"/>
    <w:rsid w:val="004C41EB"/>
    <w:rsid w:val="004C6A8A"/>
    <w:rsid w:val="004E1DAB"/>
    <w:rsid w:val="004E1E56"/>
    <w:rsid w:val="004E5DC5"/>
    <w:rsid w:val="004F4439"/>
    <w:rsid w:val="004F4ED0"/>
    <w:rsid w:val="004F4FFC"/>
    <w:rsid w:val="004F7DDA"/>
    <w:rsid w:val="005025B4"/>
    <w:rsid w:val="00504882"/>
    <w:rsid w:val="00512C26"/>
    <w:rsid w:val="00514B6A"/>
    <w:rsid w:val="00517967"/>
    <w:rsid w:val="00521559"/>
    <w:rsid w:val="00521D5C"/>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3D8F"/>
    <w:rsid w:val="005A52A3"/>
    <w:rsid w:val="005B4329"/>
    <w:rsid w:val="005C089F"/>
    <w:rsid w:val="005C7052"/>
    <w:rsid w:val="005D01F5"/>
    <w:rsid w:val="005D07D8"/>
    <w:rsid w:val="005D44BB"/>
    <w:rsid w:val="005D610B"/>
    <w:rsid w:val="005F4899"/>
    <w:rsid w:val="00604A9A"/>
    <w:rsid w:val="00605E7D"/>
    <w:rsid w:val="00613FCC"/>
    <w:rsid w:val="0062038D"/>
    <w:rsid w:val="00622175"/>
    <w:rsid w:val="00624B4A"/>
    <w:rsid w:val="00625122"/>
    <w:rsid w:val="00626FC8"/>
    <w:rsid w:val="00634DE6"/>
    <w:rsid w:val="006467F0"/>
    <w:rsid w:val="00647CA5"/>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B0F43"/>
    <w:rsid w:val="006C1B48"/>
    <w:rsid w:val="006C1EE4"/>
    <w:rsid w:val="006C2A2B"/>
    <w:rsid w:val="006C6B78"/>
    <w:rsid w:val="006D3125"/>
    <w:rsid w:val="006D4293"/>
    <w:rsid w:val="006D460A"/>
    <w:rsid w:val="006D5CB5"/>
    <w:rsid w:val="006D616F"/>
    <w:rsid w:val="006E12F9"/>
    <w:rsid w:val="006E4F66"/>
    <w:rsid w:val="006F5848"/>
    <w:rsid w:val="00702319"/>
    <w:rsid w:val="007065C3"/>
    <w:rsid w:val="00706A84"/>
    <w:rsid w:val="007119C7"/>
    <w:rsid w:val="00715CE6"/>
    <w:rsid w:val="00725B3E"/>
    <w:rsid w:val="00732338"/>
    <w:rsid w:val="00734727"/>
    <w:rsid w:val="00735967"/>
    <w:rsid w:val="00742979"/>
    <w:rsid w:val="00753FED"/>
    <w:rsid w:val="00762D73"/>
    <w:rsid w:val="00764789"/>
    <w:rsid w:val="007745A6"/>
    <w:rsid w:val="0077577D"/>
    <w:rsid w:val="00784A8E"/>
    <w:rsid w:val="0078585C"/>
    <w:rsid w:val="00787D5F"/>
    <w:rsid w:val="00790303"/>
    <w:rsid w:val="00790618"/>
    <w:rsid w:val="00792AFC"/>
    <w:rsid w:val="00792FD9"/>
    <w:rsid w:val="00795992"/>
    <w:rsid w:val="007A3A97"/>
    <w:rsid w:val="007A6681"/>
    <w:rsid w:val="007A6DD0"/>
    <w:rsid w:val="007A7118"/>
    <w:rsid w:val="007A77F7"/>
    <w:rsid w:val="007C563E"/>
    <w:rsid w:val="007C6860"/>
    <w:rsid w:val="007D5799"/>
    <w:rsid w:val="007D59E5"/>
    <w:rsid w:val="007D6EC4"/>
    <w:rsid w:val="007D71CB"/>
    <w:rsid w:val="007E41E1"/>
    <w:rsid w:val="007E7FD4"/>
    <w:rsid w:val="007F43F7"/>
    <w:rsid w:val="007F629A"/>
    <w:rsid w:val="007F74FA"/>
    <w:rsid w:val="0080375C"/>
    <w:rsid w:val="00804EC8"/>
    <w:rsid w:val="00811729"/>
    <w:rsid w:val="008131CB"/>
    <w:rsid w:val="00822409"/>
    <w:rsid w:val="008261D1"/>
    <w:rsid w:val="00827403"/>
    <w:rsid w:val="00827EFE"/>
    <w:rsid w:val="008440E7"/>
    <w:rsid w:val="008531DF"/>
    <w:rsid w:val="008546D9"/>
    <w:rsid w:val="008662CE"/>
    <w:rsid w:val="008726C1"/>
    <w:rsid w:val="008750BC"/>
    <w:rsid w:val="00876425"/>
    <w:rsid w:val="00880231"/>
    <w:rsid w:val="00881FAF"/>
    <w:rsid w:val="008857B4"/>
    <w:rsid w:val="008901F3"/>
    <w:rsid w:val="0089110C"/>
    <w:rsid w:val="008928D5"/>
    <w:rsid w:val="00893324"/>
    <w:rsid w:val="00896913"/>
    <w:rsid w:val="00897AEF"/>
    <w:rsid w:val="008A675B"/>
    <w:rsid w:val="008B24BF"/>
    <w:rsid w:val="008C03AD"/>
    <w:rsid w:val="008C28B6"/>
    <w:rsid w:val="008C5843"/>
    <w:rsid w:val="008D7B76"/>
    <w:rsid w:val="008D7C4F"/>
    <w:rsid w:val="008E0980"/>
    <w:rsid w:val="008E1C56"/>
    <w:rsid w:val="008F3C83"/>
    <w:rsid w:val="008F4D63"/>
    <w:rsid w:val="008F4E6B"/>
    <w:rsid w:val="00900947"/>
    <w:rsid w:val="00902B1F"/>
    <w:rsid w:val="0090478C"/>
    <w:rsid w:val="00911195"/>
    <w:rsid w:val="009117FC"/>
    <w:rsid w:val="009139CB"/>
    <w:rsid w:val="009165B9"/>
    <w:rsid w:val="00921127"/>
    <w:rsid w:val="0092410A"/>
    <w:rsid w:val="00925E6A"/>
    <w:rsid w:val="0093020A"/>
    <w:rsid w:val="0093067B"/>
    <w:rsid w:val="009317B7"/>
    <w:rsid w:val="00933332"/>
    <w:rsid w:val="00936E15"/>
    <w:rsid w:val="00942D05"/>
    <w:rsid w:val="0094451A"/>
    <w:rsid w:val="00946D76"/>
    <w:rsid w:val="00957C70"/>
    <w:rsid w:val="00961495"/>
    <w:rsid w:val="009652B2"/>
    <w:rsid w:val="009662E8"/>
    <w:rsid w:val="009677D8"/>
    <w:rsid w:val="00970B8C"/>
    <w:rsid w:val="00972B54"/>
    <w:rsid w:val="00975607"/>
    <w:rsid w:val="00976A08"/>
    <w:rsid w:val="00981642"/>
    <w:rsid w:val="00984E14"/>
    <w:rsid w:val="00995B9B"/>
    <w:rsid w:val="00996F0E"/>
    <w:rsid w:val="009A2618"/>
    <w:rsid w:val="009A79DA"/>
    <w:rsid w:val="009A7AFC"/>
    <w:rsid w:val="009A7B8B"/>
    <w:rsid w:val="009B12C6"/>
    <w:rsid w:val="009B2DD2"/>
    <w:rsid w:val="009B2F2D"/>
    <w:rsid w:val="009B4D94"/>
    <w:rsid w:val="009B6526"/>
    <w:rsid w:val="009C76D7"/>
    <w:rsid w:val="009D4D91"/>
    <w:rsid w:val="009F3A65"/>
    <w:rsid w:val="009F7F59"/>
    <w:rsid w:val="009F7FDC"/>
    <w:rsid w:val="00A33028"/>
    <w:rsid w:val="00A3484D"/>
    <w:rsid w:val="00A36DD3"/>
    <w:rsid w:val="00A37BCD"/>
    <w:rsid w:val="00A42AB4"/>
    <w:rsid w:val="00A42D6A"/>
    <w:rsid w:val="00A47765"/>
    <w:rsid w:val="00A539B6"/>
    <w:rsid w:val="00A55FB8"/>
    <w:rsid w:val="00A62405"/>
    <w:rsid w:val="00A63C46"/>
    <w:rsid w:val="00A66E93"/>
    <w:rsid w:val="00A712F9"/>
    <w:rsid w:val="00A743D5"/>
    <w:rsid w:val="00A747AA"/>
    <w:rsid w:val="00A80576"/>
    <w:rsid w:val="00A86747"/>
    <w:rsid w:val="00A93F11"/>
    <w:rsid w:val="00A960AB"/>
    <w:rsid w:val="00AA0C38"/>
    <w:rsid w:val="00AA1A96"/>
    <w:rsid w:val="00AA3EFF"/>
    <w:rsid w:val="00AA4629"/>
    <w:rsid w:val="00AA4F2A"/>
    <w:rsid w:val="00AB1E70"/>
    <w:rsid w:val="00AB40E3"/>
    <w:rsid w:val="00AB6774"/>
    <w:rsid w:val="00AB6BE2"/>
    <w:rsid w:val="00AB7110"/>
    <w:rsid w:val="00AC5269"/>
    <w:rsid w:val="00AC7D45"/>
    <w:rsid w:val="00AD09BC"/>
    <w:rsid w:val="00AD3532"/>
    <w:rsid w:val="00AD53C4"/>
    <w:rsid w:val="00AE178E"/>
    <w:rsid w:val="00AE464B"/>
    <w:rsid w:val="00AE4A87"/>
    <w:rsid w:val="00AE5B16"/>
    <w:rsid w:val="00AF39AF"/>
    <w:rsid w:val="00AF4A0A"/>
    <w:rsid w:val="00AF4AD8"/>
    <w:rsid w:val="00AF61DE"/>
    <w:rsid w:val="00AF6F65"/>
    <w:rsid w:val="00B035C0"/>
    <w:rsid w:val="00B04EC0"/>
    <w:rsid w:val="00B05142"/>
    <w:rsid w:val="00B11B45"/>
    <w:rsid w:val="00B1234A"/>
    <w:rsid w:val="00B16B9E"/>
    <w:rsid w:val="00B21B1F"/>
    <w:rsid w:val="00B32F53"/>
    <w:rsid w:val="00B34253"/>
    <w:rsid w:val="00B34FBE"/>
    <w:rsid w:val="00B351B2"/>
    <w:rsid w:val="00B35691"/>
    <w:rsid w:val="00B35975"/>
    <w:rsid w:val="00B41B4F"/>
    <w:rsid w:val="00B562B0"/>
    <w:rsid w:val="00B570A4"/>
    <w:rsid w:val="00B57DD6"/>
    <w:rsid w:val="00B6577D"/>
    <w:rsid w:val="00B67BE1"/>
    <w:rsid w:val="00B67CBC"/>
    <w:rsid w:val="00BA10A1"/>
    <w:rsid w:val="00BB18B0"/>
    <w:rsid w:val="00BB4D01"/>
    <w:rsid w:val="00BC22C9"/>
    <w:rsid w:val="00BC3EA5"/>
    <w:rsid w:val="00BD2C4F"/>
    <w:rsid w:val="00BD4C9E"/>
    <w:rsid w:val="00BD6615"/>
    <w:rsid w:val="00BD73C0"/>
    <w:rsid w:val="00BE0F5C"/>
    <w:rsid w:val="00BE1065"/>
    <w:rsid w:val="00BE1205"/>
    <w:rsid w:val="00BE7C7F"/>
    <w:rsid w:val="00BF584D"/>
    <w:rsid w:val="00BF7B4B"/>
    <w:rsid w:val="00BF7FD9"/>
    <w:rsid w:val="00C019F6"/>
    <w:rsid w:val="00C05D4C"/>
    <w:rsid w:val="00C064DB"/>
    <w:rsid w:val="00C317CB"/>
    <w:rsid w:val="00C31B18"/>
    <w:rsid w:val="00C336D4"/>
    <w:rsid w:val="00C366D2"/>
    <w:rsid w:val="00C41AE0"/>
    <w:rsid w:val="00C42BF8"/>
    <w:rsid w:val="00C44556"/>
    <w:rsid w:val="00C44856"/>
    <w:rsid w:val="00C45144"/>
    <w:rsid w:val="00C50AE9"/>
    <w:rsid w:val="00C62163"/>
    <w:rsid w:val="00C70C90"/>
    <w:rsid w:val="00C83330"/>
    <w:rsid w:val="00C84B40"/>
    <w:rsid w:val="00C85EA6"/>
    <w:rsid w:val="00C900E0"/>
    <w:rsid w:val="00C945BF"/>
    <w:rsid w:val="00C9596A"/>
    <w:rsid w:val="00CA3E04"/>
    <w:rsid w:val="00CA5349"/>
    <w:rsid w:val="00CA6A9B"/>
    <w:rsid w:val="00CB013D"/>
    <w:rsid w:val="00CB1902"/>
    <w:rsid w:val="00CB3890"/>
    <w:rsid w:val="00CB47D9"/>
    <w:rsid w:val="00CC7058"/>
    <w:rsid w:val="00CE2694"/>
    <w:rsid w:val="00CE5F68"/>
    <w:rsid w:val="00CE6CC3"/>
    <w:rsid w:val="00CF3916"/>
    <w:rsid w:val="00CF66C1"/>
    <w:rsid w:val="00CF678B"/>
    <w:rsid w:val="00D002F2"/>
    <w:rsid w:val="00D0057C"/>
    <w:rsid w:val="00D00C0B"/>
    <w:rsid w:val="00D0423C"/>
    <w:rsid w:val="00D1172F"/>
    <w:rsid w:val="00D2241A"/>
    <w:rsid w:val="00D234E4"/>
    <w:rsid w:val="00D2617A"/>
    <w:rsid w:val="00D26559"/>
    <w:rsid w:val="00D26FB3"/>
    <w:rsid w:val="00D35FA1"/>
    <w:rsid w:val="00D374A8"/>
    <w:rsid w:val="00D472DA"/>
    <w:rsid w:val="00D5555F"/>
    <w:rsid w:val="00D564C6"/>
    <w:rsid w:val="00D63266"/>
    <w:rsid w:val="00D64D43"/>
    <w:rsid w:val="00D650A4"/>
    <w:rsid w:val="00D83F41"/>
    <w:rsid w:val="00D901F5"/>
    <w:rsid w:val="00D930EA"/>
    <w:rsid w:val="00D960A5"/>
    <w:rsid w:val="00D9681E"/>
    <w:rsid w:val="00DA381B"/>
    <w:rsid w:val="00DB2949"/>
    <w:rsid w:val="00DB2FBE"/>
    <w:rsid w:val="00DE1211"/>
    <w:rsid w:val="00DE2D8B"/>
    <w:rsid w:val="00DE68C5"/>
    <w:rsid w:val="00DF019C"/>
    <w:rsid w:val="00DF102D"/>
    <w:rsid w:val="00DF1C45"/>
    <w:rsid w:val="00DF3AA9"/>
    <w:rsid w:val="00E03766"/>
    <w:rsid w:val="00E048C1"/>
    <w:rsid w:val="00E04AA7"/>
    <w:rsid w:val="00E203F1"/>
    <w:rsid w:val="00E21005"/>
    <w:rsid w:val="00E36F99"/>
    <w:rsid w:val="00E41BB2"/>
    <w:rsid w:val="00E41E36"/>
    <w:rsid w:val="00E46630"/>
    <w:rsid w:val="00E46ACD"/>
    <w:rsid w:val="00E54D17"/>
    <w:rsid w:val="00E56354"/>
    <w:rsid w:val="00E611A9"/>
    <w:rsid w:val="00E616CE"/>
    <w:rsid w:val="00E736B0"/>
    <w:rsid w:val="00E74EDE"/>
    <w:rsid w:val="00E817A0"/>
    <w:rsid w:val="00E81FEE"/>
    <w:rsid w:val="00E82CAF"/>
    <w:rsid w:val="00E86405"/>
    <w:rsid w:val="00E86DC4"/>
    <w:rsid w:val="00E90041"/>
    <w:rsid w:val="00E9497D"/>
    <w:rsid w:val="00E94C0A"/>
    <w:rsid w:val="00E95D2F"/>
    <w:rsid w:val="00EA0555"/>
    <w:rsid w:val="00EA186D"/>
    <w:rsid w:val="00EA7929"/>
    <w:rsid w:val="00EC051D"/>
    <w:rsid w:val="00EC12AD"/>
    <w:rsid w:val="00EC4CD8"/>
    <w:rsid w:val="00ED2A62"/>
    <w:rsid w:val="00ED56C0"/>
    <w:rsid w:val="00ED7F48"/>
    <w:rsid w:val="00EE2DC9"/>
    <w:rsid w:val="00F001FE"/>
    <w:rsid w:val="00F008E7"/>
    <w:rsid w:val="00F00A03"/>
    <w:rsid w:val="00F04AE3"/>
    <w:rsid w:val="00F10733"/>
    <w:rsid w:val="00F13581"/>
    <w:rsid w:val="00F15839"/>
    <w:rsid w:val="00F16E21"/>
    <w:rsid w:val="00F22470"/>
    <w:rsid w:val="00F23048"/>
    <w:rsid w:val="00F2317D"/>
    <w:rsid w:val="00F24BE6"/>
    <w:rsid w:val="00F32D7F"/>
    <w:rsid w:val="00F332EA"/>
    <w:rsid w:val="00F35081"/>
    <w:rsid w:val="00F36652"/>
    <w:rsid w:val="00F47237"/>
    <w:rsid w:val="00F5291B"/>
    <w:rsid w:val="00F544B8"/>
    <w:rsid w:val="00F57D1D"/>
    <w:rsid w:val="00F637C5"/>
    <w:rsid w:val="00F670D2"/>
    <w:rsid w:val="00F674B9"/>
    <w:rsid w:val="00F67EE9"/>
    <w:rsid w:val="00F720A1"/>
    <w:rsid w:val="00F7323C"/>
    <w:rsid w:val="00F74A49"/>
    <w:rsid w:val="00F75027"/>
    <w:rsid w:val="00F77FBF"/>
    <w:rsid w:val="00F80B87"/>
    <w:rsid w:val="00F860E5"/>
    <w:rsid w:val="00FA1837"/>
    <w:rsid w:val="00FA2BAB"/>
    <w:rsid w:val="00FB4310"/>
    <w:rsid w:val="00FC52A5"/>
    <w:rsid w:val="00FE1355"/>
    <w:rsid w:val="00FE19FF"/>
    <w:rsid w:val="00FF6A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4098"/>
    <o:shapelayout v:ext="edit">
      <o:idmap v:ext="edit" data="1"/>
      <o:rules v:ext="edit">
        <o:r id="V:Rule85" type="connector" idref="#AutoShape 794"/>
        <o:r id="V:Rule86" type="connector" idref="#AutoShape 705"/>
        <o:r id="V:Rule87" type="connector" idref="#AutoShape 749"/>
        <o:r id="V:Rule88" type="connector" idref="#AutoShape 751"/>
        <o:r id="V:Rule89" type="connector" idref="#AutoShape 790"/>
        <o:r id="V:Rule90" type="connector" idref="#AutoShape 1190"/>
        <o:r id="V:Rule91" type="connector" idref="#AutoShape 702"/>
        <o:r id="V:Rule92" type="connector" idref="#AutoShape 760"/>
        <o:r id="V:Rule93" type="connector" idref="#AutoShape 799"/>
        <o:r id="V:Rule94" type="connector" idref="#AutoShape 696"/>
        <o:r id="V:Rule95" type="connector" idref="#AutoShape 1197"/>
        <o:r id="V:Rule96" type="connector" idref="#AutoShape 800"/>
        <o:r id="V:Rule97" type="connector" idref="#AutoShape 700"/>
        <o:r id="V:Rule98" type="connector" idref="#AutoShape 1194"/>
        <o:r id="V:Rule99" type="connector" idref="#AutoShape 757"/>
        <o:r id="V:Rule100" type="connector" idref="#AutoShape 693"/>
        <o:r id="V:Rule101" type="connector" idref="#AutoShape 785"/>
        <o:r id="V:Rule102" type="connector" idref="#AutoShape 708"/>
        <o:r id="V:Rule103" type="connector" idref="#AutoShape 1313"/>
        <o:r id="V:Rule104" type="connector" idref="#AutoShape 806"/>
        <o:r id="V:Rule105" type="connector" idref="#AutoShape 664"/>
        <o:r id="V:Rule106" type="connector" idref="#AutoShape 709"/>
        <o:r id="V:Rule107" type="connector" idref="#AutoShape 1269"/>
        <o:r id="V:Rule108" type="connector" idref="#AutoShape 211"/>
        <o:r id="V:Rule109" type="connector" idref="#AutoShape 665"/>
        <o:r id="V:Rule110" type="connector" idref="#AutoShape 688"/>
        <o:r id="V:Rule111" type="connector" idref="#AutoShape 781"/>
        <o:r id="V:Rule112" type="connector" idref="#AutoShape 748"/>
        <o:r id="V:Rule113" type="connector" idref="#AutoShape 1203"/>
        <o:r id="V:Rule114" type="connector" idref="#AutoShape 712"/>
        <o:r id="V:Rule115" type="connector" idref="#AutoShape 804"/>
        <o:r id="V:Rule116" type="connector" idref="#AutoShape 246"/>
        <o:r id="V:Rule117" type="connector" idref="#AutoShape 761"/>
        <o:r id="V:Rule118" type="connector" idref="#AutoShape 247"/>
        <o:r id="V:Rule119" type="connector" idref="#AutoShape 777"/>
        <o:r id="V:Rule120" type="connector" idref="#AutoShape 1266"/>
        <o:r id="V:Rule121" type="connector" idref="#AutoShape 745"/>
        <o:r id="V:Rule122" type="connector" idref="#AutoShape 711"/>
        <o:r id="V:Rule123" type="connector" idref="#AutoShape 803"/>
        <o:r id="V:Rule124" type="connector" idref="#AutoShape 724"/>
        <o:r id="V:Rule125" type="connector" idref="#AutoShape 1317"/>
        <o:r id="V:Rule126" type="connector" idref="#AutoShape 227"/>
        <o:r id="V:Rule127" type="connector" idref="#AutoShape 667"/>
        <o:r id="V:Rule128" type="connector" idref="#AutoShape 224"/>
        <o:r id="V:Rule129" type="connector" idref="#AutoShape 666"/>
        <o:r id="V:Rule130" type="connector" idref="#AutoShape 728"/>
        <o:r id="V:Rule131" type="connector" idref="#AutoShape 1318"/>
        <o:r id="V:Rule132" type="connector" idref="#AutoShape 252"/>
        <o:r id="V:Rule133" type="connector" idref="#AutoShape 221"/>
        <o:r id="V:Rule134" type="connector" idref="#AutoShape 668"/>
        <o:r id="V:Rule135" type="connector" idref="#AutoShape 719"/>
        <o:r id="V:Rule136" type="connector" idref="#AutoShape 647"/>
        <o:r id="V:Rule137" type="connector" idref="#AutoShape 717"/>
        <o:r id="V:Rule138" type="connector" idref="#AutoShape 1319"/>
        <o:r id="V:Rule139" type="connector" idref="#AutoShape 223"/>
        <o:r id="V:Rule140" type="connector" idref="#AutoShape 669"/>
        <o:r id="V:Rule141" type="connector" idref="#AutoShape 787"/>
        <o:r id="V:Rule142" type="connector" idref="#AutoShape 680"/>
        <o:r id="V:Rule143" type="connector" idref="#AutoShape 228"/>
        <o:r id="V:Rule144" type="connector" idref="#AutoShape 250"/>
        <o:r id="V:Rule145" type="connector" idref="#AutoShape 658"/>
        <o:r id="V:Rule146" type="connector" idref="#AutoShape 220"/>
        <o:r id="V:Rule147" type="connector" idref="#AutoShape 736"/>
        <o:r id="V:Rule148" type="connector" idref="#AutoShape 1315"/>
        <o:r id="V:Rule149" type="connector" idref="#AutoShape 251"/>
        <o:r id="V:Rule150" type="connector" idref="#AutoShape 655"/>
        <o:r id="V:Rule151" type="connector" idref="#AutoShape 214"/>
        <o:r id="V:Rule152" type="connector" idref="#AutoShape 1316"/>
        <o:r id="V:Rule153" type="connector" idref="#AutoShape 732"/>
        <o:r id="V:Rule154" type="connector" idref="#AutoShape 788"/>
        <o:r id="V:Rule155" type="connector" idref="#AutoShape 684"/>
        <o:r id="V:Rule156" type="connector" idref="#AutoShape 230"/>
        <o:r id="V:Rule157" type="connector" idref="#AutoShape 249"/>
        <o:r id="V:Rule158" type="connector" idref="#AutoShape 648"/>
        <o:r id="V:Rule159" type="connector" idref="#AutoShape 714"/>
        <o:r id="V:Rule160" type="connector" idref="#AutoShape 740"/>
        <o:r id="V:Rule161" type="connector" idref="#AutoShape 676"/>
        <o:r id="V:Rule162" type="connector" idref="#AutoShape 236"/>
        <o:r id="V:Rule163" type="connector" idref="#AutoShape 671"/>
        <o:r id="V:Rule164" type="connector" idref="#AutoShape 233"/>
        <o:r id="V:Rule165" type="connector" idref="#AutoShape 248"/>
        <o:r id="V:Rule166" type="connector" idref="#AutoShape 651"/>
        <o:r id="V:Rule167" type="connector" idref="#AutoShape 716"/>
        <o:r id="V:Rule168" type="connector" idref="#AutoShape 7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652B2"/>
    <w:pPr>
      <w:spacing w:after="200" w:line="276" w:lineRule="auto"/>
    </w:pPr>
    <w:rPr>
      <w:rFonts w:eastAsia="Times New Roman"/>
      <w:noProof/>
      <w:sz w:val="22"/>
      <w:szCs w:val="22"/>
      <w:lang w:val="vi-VN"/>
    </w:rPr>
  </w:style>
  <w:style w:type="paragraph" w:styleId="Heading1">
    <w:name w:val="heading 1"/>
    <w:basedOn w:val="Normal"/>
    <w:next w:val="Normal"/>
    <w:link w:val="Heading1Char"/>
    <w:qFormat/>
    <w:rsid w:val="00F7323C"/>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7A6681"/>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7A6681"/>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7A6681"/>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semiHidden/>
    <w:locked/>
    <w:rsid w:val="007A6681"/>
    <w:rPr>
      <w:rFonts w:ascii="Cambria" w:hAnsi="Cambria" w:cs="Times New Roman"/>
      <w:b/>
      <w:bCs/>
      <w:i/>
      <w:iCs/>
      <w:noProof/>
      <w:color w:val="4F81BD"/>
      <w:lang w:val="vi-VN"/>
    </w:rPr>
  </w:style>
  <w:style w:type="paragraph" w:styleId="ListParagraph">
    <w:name w:val="List Paragraph"/>
    <w:basedOn w:val="Normal"/>
    <w:qFormat/>
    <w:rsid w:val="007745A6"/>
    <w:pPr>
      <w:ind w:left="720"/>
      <w:contextualSpacing/>
    </w:pPr>
  </w:style>
  <w:style w:type="paragraph" w:styleId="TOCHeading">
    <w:name w:val="TOC Heading"/>
    <w:basedOn w:val="Heading1"/>
    <w:next w:val="Normal"/>
    <w:qFormat/>
    <w:rsid w:val="00F7323C"/>
    <w:pPr>
      <w:outlineLvl w:val="9"/>
    </w:pPr>
    <w:rPr>
      <w:noProof w:val="0"/>
      <w:lang w:val="en-US"/>
    </w:rPr>
  </w:style>
  <w:style w:type="paragraph" w:styleId="TOC2">
    <w:name w:val="toc 2"/>
    <w:basedOn w:val="Normal"/>
    <w:next w:val="Normal"/>
    <w:autoRedefine/>
    <w:uiPriority w:val="39"/>
    <w:rsid w:val="006D460A"/>
    <w:pPr>
      <w:spacing w:before="240" w:after="0"/>
    </w:pPr>
    <w:rPr>
      <w:rFonts w:cs="Calibri"/>
      <w:b/>
      <w:bCs/>
      <w:sz w:val="20"/>
      <w:szCs w:val="20"/>
    </w:rPr>
  </w:style>
  <w:style w:type="paragraph" w:styleId="TOC1">
    <w:name w:val="toc 1"/>
    <w:basedOn w:val="Normal"/>
    <w:next w:val="Normal"/>
    <w:autoRedefine/>
    <w:uiPriority w:val="39"/>
    <w:rsid w:val="00F7323C"/>
    <w:pPr>
      <w:spacing w:before="360" w:after="0"/>
    </w:pPr>
    <w:rPr>
      <w:rFonts w:ascii="Cambria" w:hAnsi="Cambria"/>
      <w:b/>
      <w:bCs/>
      <w:caps/>
      <w:sz w:val="24"/>
      <w:szCs w:val="24"/>
    </w:rPr>
  </w:style>
  <w:style w:type="paragraph" w:styleId="TOC3">
    <w:name w:val="toc 3"/>
    <w:basedOn w:val="Normal"/>
    <w:next w:val="Normal"/>
    <w:autoRedefine/>
    <w:uiPriority w:val="39"/>
    <w:rsid w:val="00F7323C"/>
    <w:pPr>
      <w:spacing w:after="0"/>
      <w:ind w:left="220"/>
    </w:pPr>
    <w:rPr>
      <w:rFonts w:cs="Calibri"/>
      <w:sz w:val="20"/>
      <w:szCs w:val="20"/>
    </w:rPr>
  </w:style>
  <w:style w:type="paragraph" w:styleId="BalloonText">
    <w:name w:val="Balloon Text"/>
    <w:basedOn w:val="Normal"/>
    <w:link w:val="BalloonTextChar"/>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F7323C"/>
    <w:rPr>
      <w:rFonts w:ascii="Tahoma" w:hAnsi="Tahoma" w:cs="Tahoma"/>
      <w:noProof/>
      <w:sz w:val="16"/>
      <w:szCs w:val="16"/>
      <w:lang w:val="vi-VN"/>
    </w:rPr>
  </w:style>
  <w:style w:type="character" w:styleId="CommentReference">
    <w:name w:val="annotation reference"/>
    <w:basedOn w:val="DefaultParagraphFont"/>
    <w:semiHidden/>
    <w:rsid w:val="00C70C90"/>
    <w:rPr>
      <w:rFonts w:cs="Times New Roman"/>
      <w:sz w:val="16"/>
      <w:szCs w:val="16"/>
    </w:rPr>
  </w:style>
  <w:style w:type="paragraph" w:styleId="CommentText">
    <w:name w:val="annotation text"/>
    <w:basedOn w:val="Normal"/>
    <w:link w:val="CommentTextChar"/>
    <w:semiHidden/>
    <w:rsid w:val="00C70C90"/>
    <w:pPr>
      <w:spacing w:line="240" w:lineRule="auto"/>
    </w:pPr>
    <w:rPr>
      <w:sz w:val="20"/>
      <w:szCs w:val="20"/>
    </w:rPr>
  </w:style>
  <w:style w:type="character" w:customStyle="1" w:styleId="CommentTextChar">
    <w:name w:val="Comment Text Char"/>
    <w:basedOn w:val="DefaultParagraphFont"/>
    <w:link w:val="CommentText"/>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semiHidden/>
    <w:rsid w:val="00C70C90"/>
    <w:rPr>
      <w:b/>
      <w:bCs/>
    </w:rPr>
  </w:style>
  <w:style w:type="character" w:customStyle="1" w:styleId="CommentSubjectChar">
    <w:name w:val="Comment Subject Char"/>
    <w:basedOn w:val="CommentTextChar"/>
    <w:link w:val="CommentSubject"/>
    <w:semiHidden/>
    <w:locked/>
    <w:rsid w:val="00C70C90"/>
    <w:rPr>
      <w:b/>
      <w:bCs/>
    </w:rPr>
  </w:style>
  <w:style w:type="paragraph" w:styleId="FootnoteText">
    <w:name w:val="footnote text"/>
    <w:basedOn w:val="Normal"/>
    <w:link w:val="FootnoteTextChar"/>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semiHidden/>
    <w:locked/>
    <w:rsid w:val="000E1744"/>
    <w:rPr>
      <w:rFonts w:ascii="Georgia" w:hAnsi="Georgia" w:cs="Times New Roman"/>
      <w:sz w:val="20"/>
      <w:szCs w:val="20"/>
    </w:rPr>
  </w:style>
  <w:style w:type="character" w:styleId="FootnoteReference">
    <w:name w:val="footnote reference"/>
    <w:basedOn w:val="DefaultParagraphFont"/>
    <w:semiHidden/>
    <w:rsid w:val="000E1744"/>
    <w:rPr>
      <w:rFonts w:cs="Times New Roman"/>
      <w:vertAlign w:val="superscript"/>
    </w:rPr>
  </w:style>
  <w:style w:type="paragraph" w:styleId="Caption">
    <w:name w:val="caption"/>
    <w:basedOn w:val="Normal"/>
    <w:next w:val="Normal"/>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rsid w:val="00315524"/>
    <w:rPr>
      <w:rFonts w:ascii="Georgia" w:eastAsia="Times New Roman"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rsid w:val="00315524"/>
    <w:rPr>
      <w:rFonts w:ascii="Georgia" w:eastAsia="Times New Roman"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21">
    <w:name w:val="Light Shading - Accent 21"/>
    <w:rsid w:val="00315524"/>
    <w:rPr>
      <w:rFonts w:ascii="Georgia" w:eastAsia="Times New Roman"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semiHidden/>
    <w:rsid w:val="00933332"/>
    <w:pPr>
      <w:tabs>
        <w:tab w:val="center" w:pos="4680"/>
        <w:tab w:val="right" w:pos="9360"/>
      </w:tabs>
      <w:spacing w:after="0" w:line="240" w:lineRule="auto"/>
    </w:pPr>
  </w:style>
  <w:style w:type="character" w:customStyle="1" w:styleId="HeaderChar">
    <w:name w:val="Header Char"/>
    <w:basedOn w:val="DefaultParagraphFont"/>
    <w:link w:val="Header"/>
    <w:semiHidden/>
    <w:locked/>
    <w:rsid w:val="00933332"/>
    <w:rPr>
      <w:rFonts w:cs="Times New Roman"/>
      <w:noProof/>
      <w:lang w:val="vi-VN"/>
    </w:rPr>
  </w:style>
  <w:style w:type="paragraph" w:styleId="Footer">
    <w:name w:val="footer"/>
    <w:basedOn w:val="Normal"/>
    <w:link w:val="FooterChar"/>
    <w:semiHidden/>
    <w:rsid w:val="00933332"/>
    <w:pPr>
      <w:tabs>
        <w:tab w:val="center" w:pos="4680"/>
        <w:tab w:val="right" w:pos="9360"/>
      </w:tabs>
      <w:spacing w:after="0" w:line="240" w:lineRule="auto"/>
    </w:pPr>
  </w:style>
  <w:style w:type="character" w:customStyle="1" w:styleId="FooterChar">
    <w:name w:val="Footer Char"/>
    <w:basedOn w:val="DefaultParagraphFont"/>
    <w:link w:val="Footer"/>
    <w:semiHidden/>
    <w:locked/>
    <w:rsid w:val="00933332"/>
    <w:rPr>
      <w:rFonts w:cs="Times New Roman"/>
      <w:noProof/>
      <w:lang w:val="vi-VN"/>
    </w:rPr>
  </w:style>
  <w:style w:type="paragraph" w:styleId="NormalWeb">
    <w:name w:val="Normal (Web)"/>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customStyle="1" w:styleId="apple-style-span">
    <w:name w:val="apple-style-span"/>
    <w:basedOn w:val="DefaultParagraphFont"/>
    <w:rsid w:val="00933332"/>
    <w:rPr>
      <w:rFonts w:cs="Times New Roman"/>
    </w:rPr>
  </w:style>
  <w:style w:type="character" w:customStyle="1" w:styleId="style7">
    <w:name w:val="style7"/>
    <w:basedOn w:val="DefaultParagraphFont"/>
    <w:rsid w:val="00933332"/>
    <w:rPr>
      <w:rFonts w:cs="Times New Roman"/>
    </w:rPr>
  </w:style>
  <w:style w:type="character" w:customStyle="1" w:styleId="bodytext">
    <w:name w:val="bodytext"/>
    <w:basedOn w:val="DefaultParagraphFont"/>
    <w:rsid w:val="00933332"/>
    <w:rPr>
      <w:rFonts w:cs="Times New Roman"/>
    </w:rPr>
  </w:style>
  <w:style w:type="paragraph" w:customStyle="1" w:styleId="bodytext1">
    <w:name w:val="bodytext1"/>
    <w:basedOn w:val="Normal"/>
    <w:rsid w:val="00933332"/>
    <w:pPr>
      <w:spacing w:before="100" w:beforeAutospacing="1" w:after="100" w:afterAutospacing="1" w:line="240" w:lineRule="auto"/>
    </w:pPr>
    <w:rPr>
      <w:rFonts w:ascii="Times New Roman" w:eastAsia="Calibri" w:hAnsi="Times New Roman"/>
      <w:noProof w:val="0"/>
      <w:sz w:val="24"/>
      <w:szCs w:val="24"/>
      <w:lang w:val="en-US"/>
    </w:rPr>
  </w:style>
  <w:style w:type="character" w:styleId="Strong">
    <w:name w:val="Strong"/>
    <w:basedOn w:val="DefaultParagraphFont"/>
    <w:qFormat/>
    <w:rsid w:val="00933332"/>
    <w:rPr>
      <w:rFonts w:cs="Times New Roman"/>
      <w:b/>
      <w:bCs/>
    </w:rPr>
  </w:style>
  <w:style w:type="table" w:customStyle="1" w:styleId="MediumGrid2-Accent31">
    <w:name w:val="Medium Grid 2 - Accent 31"/>
    <w:rsid w:val="00933332"/>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customStyle="1" w:styleId="MediumGrid2-Accent51">
    <w:name w:val="Medium Grid 2 - Accent 51"/>
    <w:rsid w:val="00933332"/>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semiHidden/>
    <w:rsid w:val="00160D32"/>
    <w:pPr>
      <w:spacing w:after="0" w:line="240" w:lineRule="auto"/>
    </w:pPr>
    <w:rPr>
      <w:sz w:val="20"/>
      <w:szCs w:val="20"/>
    </w:rPr>
  </w:style>
  <w:style w:type="character" w:customStyle="1" w:styleId="EndnoteTextChar">
    <w:name w:val="Endnote Text Char"/>
    <w:basedOn w:val="DefaultParagraphFont"/>
    <w:link w:val="EndnoteText"/>
    <w:semiHidden/>
    <w:locked/>
    <w:rsid w:val="00160D32"/>
    <w:rPr>
      <w:rFonts w:cs="Times New Roman"/>
      <w:noProof/>
      <w:sz w:val="20"/>
      <w:szCs w:val="20"/>
      <w:lang w:val="vi-VN"/>
    </w:rPr>
  </w:style>
  <w:style w:type="character" w:styleId="EndnoteReference">
    <w:name w:val="endnote reference"/>
    <w:basedOn w:val="DefaultParagraphFont"/>
    <w:semiHidden/>
    <w:rsid w:val="00160D32"/>
    <w:rPr>
      <w:rFonts w:cs="Times New Roman"/>
      <w:vertAlign w:val="superscript"/>
    </w:rPr>
  </w:style>
  <w:style w:type="paragraph" w:styleId="TOC4">
    <w:name w:val="toc 4"/>
    <w:basedOn w:val="Normal"/>
    <w:next w:val="Normal"/>
    <w:autoRedefine/>
    <w:uiPriority w:val="39"/>
    <w:rsid w:val="007A6681"/>
    <w:pPr>
      <w:spacing w:after="0"/>
      <w:ind w:left="440"/>
    </w:pPr>
    <w:rPr>
      <w:rFonts w:cs="Calibri"/>
      <w:sz w:val="20"/>
      <w:szCs w:val="20"/>
    </w:rPr>
  </w:style>
  <w:style w:type="paragraph" w:styleId="TOC5">
    <w:name w:val="toc 5"/>
    <w:basedOn w:val="Normal"/>
    <w:next w:val="Normal"/>
    <w:autoRedefine/>
    <w:uiPriority w:val="39"/>
    <w:rsid w:val="007A6681"/>
    <w:pPr>
      <w:spacing w:after="0"/>
      <w:ind w:left="660"/>
    </w:pPr>
    <w:rPr>
      <w:rFonts w:cs="Calibri"/>
      <w:sz w:val="20"/>
      <w:szCs w:val="20"/>
    </w:rPr>
  </w:style>
  <w:style w:type="paragraph" w:styleId="TOC6">
    <w:name w:val="toc 6"/>
    <w:basedOn w:val="Normal"/>
    <w:next w:val="Normal"/>
    <w:autoRedefine/>
    <w:rsid w:val="007A6681"/>
    <w:pPr>
      <w:spacing w:after="0"/>
      <w:ind w:left="880"/>
    </w:pPr>
    <w:rPr>
      <w:rFonts w:cs="Calibri"/>
      <w:sz w:val="20"/>
      <w:szCs w:val="20"/>
    </w:rPr>
  </w:style>
  <w:style w:type="paragraph" w:styleId="TOC7">
    <w:name w:val="toc 7"/>
    <w:basedOn w:val="Normal"/>
    <w:next w:val="Normal"/>
    <w:autoRedefine/>
    <w:rsid w:val="007A6681"/>
    <w:pPr>
      <w:spacing w:after="0"/>
      <w:ind w:left="1100"/>
    </w:pPr>
    <w:rPr>
      <w:rFonts w:cs="Calibri"/>
      <w:sz w:val="20"/>
      <w:szCs w:val="20"/>
    </w:rPr>
  </w:style>
  <w:style w:type="paragraph" w:styleId="TOC8">
    <w:name w:val="toc 8"/>
    <w:basedOn w:val="Normal"/>
    <w:next w:val="Normal"/>
    <w:autoRedefine/>
    <w:rsid w:val="007A6681"/>
    <w:pPr>
      <w:spacing w:after="0"/>
      <w:ind w:left="1320"/>
    </w:pPr>
    <w:rPr>
      <w:rFonts w:cs="Calibri"/>
      <w:sz w:val="20"/>
      <w:szCs w:val="20"/>
    </w:rPr>
  </w:style>
  <w:style w:type="paragraph" w:styleId="TOC9">
    <w:name w:val="toc 9"/>
    <w:basedOn w:val="Normal"/>
    <w:next w:val="Normal"/>
    <w:autoRedefine/>
    <w:rsid w:val="007A6681"/>
    <w:pPr>
      <w:spacing w:after="0"/>
      <w:ind w:left="1540"/>
    </w:pPr>
    <w:rPr>
      <w:rFonts w:cs="Calibri"/>
      <w:sz w:val="20"/>
      <w:szCs w:val="20"/>
    </w:rPr>
  </w:style>
  <w:style w:type="paragraph" w:styleId="Revision">
    <w:name w:val="Revision"/>
    <w:hidden/>
    <w:semiHidden/>
    <w:rsid w:val="00F332EA"/>
    <w:rPr>
      <w:rFonts w:eastAsia="Times New Roman"/>
      <w:noProof/>
      <w:sz w:val="22"/>
      <w:szCs w:val="22"/>
      <w:lang w:val="vi-VN"/>
    </w:rPr>
  </w:style>
  <w:style w:type="character" w:styleId="PageNumber">
    <w:name w:val="page number"/>
    <w:basedOn w:val="DefaultParagraphFont"/>
    <w:rsid w:val="00490BB9"/>
  </w:style>
</w:styles>
</file>

<file path=word/webSettings.xml><?xml version="1.0" encoding="utf-8"?>
<w:webSettings xmlns:r="http://schemas.openxmlformats.org/officeDocument/2006/relationships" xmlns:w="http://schemas.openxmlformats.org/wordprocessingml/2006/main">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oter" Target="footer1.xml"/><Relationship Id="rId55" Type="http://schemas.openxmlformats.org/officeDocument/2006/relationships/hyperlink" Target="http://www.bea.com/framework.jsp?CNT=index.htm&amp;FP=/content/products/aqualogic/&amp;WT.ac=topnav_products_aqualogic" TargetMode="External"/><Relationship Id="rId63" Type="http://schemas.openxmlformats.org/officeDocument/2006/relationships/hyperlink" Target="http://www.qualiware.com" TargetMode="External"/><Relationship Id="rId68" Type="http://schemas.openxmlformats.org/officeDocument/2006/relationships/hyperlink" Target="http://www.unisys.com/index.htm" TargetMode="External"/><Relationship Id="rId7" Type="http://schemas.openxmlformats.org/officeDocument/2006/relationships/endnotes" Target="endnotes.xml"/><Relationship Id="rId71" Type="http://schemas.openxmlformats.org/officeDocument/2006/relationships/hyperlink" Target="http://www.zynium.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www.appian.com/company/news/press/press43.jsp" TargetMode="External"/><Relationship Id="rId58" Type="http://schemas.openxmlformats.org/officeDocument/2006/relationships/hyperlink" Target="http://www.global360.com/products/bos/" TargetMode="External"/><Relationship Id="rId66" Type="http://schemas.openxmlformats.org/officeDocument/2006/relationships/hyperlink" Target="http://www.softwareag.com/Corporate/products/cv/overview/standards/default.asp"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www.fujitsu.com/global/services/software/interstage/" TargetMode="External"/><Relationship Id="rId61" Type="http://schemas.openxmlformats.org/officeDocument/2006/relationships/hyperlink" Target="http://www.openworkbpm.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adobe.com/products/server/workflowserver/" TargetMode="External"/><Relationship Id="rId60" Type="http://schemas.openxmlformats.org/officeDocument/2006/relationships/hyperlink" Target="http://sourceforge.net/projects/obe/" TargetMode="External"/><Relationship Id="rId65" Type="http://schemas.openxmlformats.org/officeDocument/2006/relationships/hyperlink" Target="http://www.simprocess.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www.cordys.com/" TargetMode="External"/><Relationship Id="rId64" Type="http://schemas.openxmlformats.org/officeDocument/2006/relationships/hyperlink" Target="http://www.savvion.com/" TargetMode="External"/><Relationship Id="rId69" Type="http://schemas.openxmlformats.org/officeDocument/2006/relationships/hyperlink" Target="http://www.w4.eu/business-process-w4-bpm-suite.htm" TargetMode="External"/><Relationship Id="rId8" Type="http://schemas.openxmlformats.org/officeDocument/2006/relationships/comments" Target="comments.xml"/><Relationship Id="rId51" Type="http://schemas.openxmlformats.org/officeDocument/2006/relationships/footer" Target="footer2.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www.lombardisoftware.com/bpm-blueprint-product.php" TargetMode="External"/><Relationship Id="rId67" Type="http://schemas.openxmlformats.org/officeDocument/2006/relationships/hyperlink" Target="http://www.tibco.com/solutions/bpm/iprocess_suite.jsp"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boc-eu.com/index.jsp" TargetMode="External"/><Relationship Id="rId62" Type="http://schemas.openxmlformats.org/officeDocument/2006/relationships/hyperlink" Target="http://en.pbpolsoft.com.pl/rozwiazania/produkty/produktylista/222715.xhtml" TargetMode="External"/><Relationship Id="rId70" Type="http://schemas.openxmlformats.org/officeDocument/2006/relationships/hyperlink" Target="http://search.cpan.org/%7Ekaili/Workflow-Wfmc-0.01e/lib/Workflow/Wfmc.p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80286-EA72-407F-AD7F-F9A94520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87</Pages>
  <Words>21470</Words>
  <Characters>122385</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LỜI CẢM ƠN</vt:lpstr>
    </vt:vector>
  </TitlesOfParts>
  <Company/>
  <LinksUpToDate>false</LinksUpToDate>
  <CharactersWithSpaces>143568</CharactersWithSpaces>
  <SharedDoc>false</SharedDoc>
  <HLinks>
    <vt:vector size="672" baseType="variant">
      <vt:variant>
        <vt:i4>2359331</vt:i4>
      </vt:variant>
      <vt:variant>
        <vt:i4>666</vt:i4>
      </vt:variant>
      <vt:variant>
        <vt:i4>0</vt:i4>
      </vt:variant>
      <vt:variant>
        <vt:i4>5</vt:i4>
      </vt:variant>
      <vt:variant>
        <vt:lpwstr>http://www.zynium.com/</vt:lpwstr>
      </vt:variant>
      <vt:variant>
        <vt:lpwstr/>
      </vt:variant>
      <vt:variant>
        <vt:i4>2490485</vt:i4>
      </vt:variant>
      <vt:variant>
        <vt:i4>663</vt:i4>
      </vt:variant>
      <vt:variant>
        <vt:i4>0</vt:i4>
      </vt:variant>
      <vt:variant>
        <vt:i4>5</vt:i4>
      </vt:variant>
      <vt:variant>
        <vt:lpwstr>http://search.cpan.org/~kaili/Workflow-Wfmc-0.01e/lib/Workflow/Wfmc.pm</vt:lpwstr>
      </vt:variant>
      <vt:variant>
        <vt:lpwstr/>
      </vt:variant>
      <vt:variant>
        <vt:i4>2621553</vt:i4>
      </vt:variant>
      <vt:variant>
        <vt:i4>660</vt:i4>
      </vt:variant>
      <vt:variant>
        <vt:i4>0</vt:i4>
      </vt:variant>
      <vt:variant>
        <vt:i4>5</vt:i4>
      </vt:variant>
      <vt:variant>
        <vt:lpwstr>http://www.w4.eu/business-process-w4-bpm-suite.htm</vt:lpwstr>
      </vt:variant>
      <vt:variant>
        <vt:lpwstr/>
      </vt:variant>
      <vt:variant>
        <vt:i4>7405613</vt:i4>
      </vt:variant>
      <vt:variant>
        <vt:i4>657</vt:i4>
      </vt:variant>
      <vt:variant>
        <vt:i4>0</vt:i4>
      </vt:variant>
      <vt:variant>
        <vt:i4>5</vt:i4>
      </vt:variant>
      <vt:variant>
        <vt:lpwstr>http://www.unisys.com/index.htm</vt:lpwstr>
      </vt:variant>
      <vt:variant>
        <vt:lpwstr/>
      </vt:variant>
      <vt:variant>
        <vt:i4>2883653</vt:i4>
      </vt:variant>
      <vt:variant>
        <vt:i4>654</vt:i4>
      </vt:variant>
      <vt:variant>
        <vt:i4>0</vt:i4>
      </vt:variant>
      <vt:variant>
        <vt:i4>5</vt:i4>
      </vt:variant>
      <vt:variant>
        <vt:lpwstr>http://www.tibco.com/solutions/bpm/iprocess_suite.jsp</vt:lpwstr>
      </vt:variant>
      <vt:variant>
        <vt:lpwstr/>
      </vt:variant>
      <vt:variant>
        <vt:i4>3604520</vt:i4>
      </vt:variant>
      <vt:variant>
        <vt:i4>651</vt:i4>
      </vt:variant>
      <vt:variant>
        <vt:i4>0</vt:i4>
      </vt:variant>
      <vt:variant>
        <vt:i4>5</vt:i4>
      </vt:variant>
      <vt:variant>
        <vt:lpwstr>http://www.softwareag.com/Corporate/products/cv/overview/standards/default.asp</vt:lpwstr>
      </vt:variant>
      <vt:variant>
        <vt:lpwstr/>
      </vt:variant>
      <vt:variant>
        <vt:i4>3735614</vt:i4>
      </vt:variant>
      <vt:variant>
        <vt:i4>648</vt:i4>
      </vt:variant>
      <vt:variant>
        <vt:i4>0</vt:i4>
      </vt:variant>
      <vt:variant>
        <vt:i4>5</vt:i4>
      </vt:variant>
      <vt:variant>
        <vt:lpwstr>http://www.simprocess.com/</vt:lpwstr>
      </vt:variant>
      <vt:variant>
        <vt:lpwstr/>
      </vt:variant>
      <vt:variant>
        <vt:i4>2556009</vt:i4>
      </vt:variant>
      <vt:variant>
        <vt:i4>645</vt:i4>
      </vt:variant>
      <vt:variant>
        <vt:i4>0</vt:i4>
      </vt:variant>
      <vt:variant>
        <vt:i4>5</vt:i4>
      </vt:variant>
      <vt:variant>
        <vt:lpwstr>http://www.savvion.com/</vt:lpwstr>
      </vt:variant>
      <vt:variant>
        <vt:lpwstr/>
      </vt:variant>
      <vt:variant>
        <vt:i4>5767181</vt:i4>
      </vt:variant>
      <vt:variant>
        <vt:i4>642</vt:i4>
      </vt:variant>
      <vt:variant>
        <vt:i4>0</vt:i4>
      </vt:variant>
      <vt:variant>
        <vt:i4>5</vt:i4>
      </vt:variant>
      <vt:variant>
        <vt:lpwstr>http://www.qualiware.com/</vt:lpwstr>
      </vt:variant>
      <vt:variant>
        <vt:lpwstr/>
      </vt:variant>
      <vt:variant>
        <vt:i4>3670113</vt:i4>
      </vt:variant>
      <vt:variant>
        <vt:i4>639</vt:i4>
      </vt:variant>
      <vt:variant>
        <vt:i4>0</vt:i4>
      </vt:variant>
      <vt:variant>
        <vt:i4>5</vt:i4>
      </vt:variant>
      <vt:variant>
        <vt:lpwstr>http://en.pbpolsoft.com.pl/rozwiazania/produkty/produktylista/222715.xhtml</vt:lpwstr>
      </vt:variant>
      <vt:variant>
        <vt:lpwstr/>
      </vt:variant>
      <vt:variant>
        <vt:i4>2424955</vt:i4>
      </vt:variant>
      <vt:variant>
        <vt:i4>636</vt:i4>
      </vt:variant>
      <vt:variant>
        <vt:i4>0</vt:i4>
      </vt:variant>
      <vt:variant>
        <vt:i4>5</vt:i4>
      </vt:variant>
      <vt:variant>
        <vt:lpwstr>http://www.openworkbpm.com/</vt:lpwstr>
      </vt:variant>
      <vt:variant>
        <vt:lpwstr/>
      </vt:variant>
      <vt:variant>
        <vt:i4>4784159</vt:i4>
      </vt:variant>
      <vt:variant>
        <vt:i4>633</vt:i4>
      </vt:variant>
      <vt:variant>
        <vt:i4>0</vt:i4>
      </vt:variant>
      <vt:variant>
        <vt:i4>5</vt:i4>
      </vt:variant>
      <vt:variant>
        <vt:lpwstr>http://sourceforge.net/projects/obe/</vt:lpwstr>
      </vt:variant>
      <vt:variant>
        <vt:lpwstr/>
      </vt:variant>
      <vt:variant>
        <vt:i4>458828</vt:i4>
      </vt:variant>
      <vt:variant>
        <vt:i4>630</vt:i4>
      </vt:variant>
      <vt:variant>
        <vt:i4>0</vt:i4>
      </vt:variant>
      <vt:variant>
        <vt:i4>5</vt:i4>
      </vt:variant>
      <vt:variant>
        <vt:lpwstr>http://www.lombardisoftware.com/bpm-blueprint-product.php</vt:lpwstr>
      </vt:variant>
      <vt:variant>
        <vt:lpwstr/>
      </vt:variant>
      <vt:variant>
        <vt:i4>4063357</vt:i4>
      </vt:variant>
      <vt:variant>
        <vt:i4>627</vt:i4>
      </vt:variant>
      <vt:variant>
        <vt:i4>0</vt:i4>
      </vt:variant>
      <vt:variant>
        <vt:i4>5</vt:i4>
      </vt:variant>
      <vt:variant>
        <vt:lpwstr>http://www.global360.com/products/bos/</vt:lpwstr>
      </vt:variant>
      <vt:variant>
        <vt:lpwstr/>
      </vt:variant>
      <vt:variant>
        <vt:i4>3014770</vt:i4>
      </vt:variant>
      <vt:variant>
        <vt:i4>624</vt:i4>
      </vt:variant>
      <vt:variant>
        <vt:i4>0</vt:i4>
      </vt:variant>
      <vt:variant>
        <vt:i4>5</vt:i4>
      </vt:variant>
      <vt:variant>
        <vt:lpwstr>http://www.fujitsu.com/global/services/software/interstage/</vt:lpwstr>
      </vt:variant>
      <vt:variant>
        <vt:lpwstr/>
      </vt:variant>
      <vt:variant>
        <vt:i4>2949158</vt:i4>
      </vt:variant>
      <vt:variant>
        <vt:i4>621</vt:i4>
      </vt:variant>
      <vt:variant>
        <vt:i4>0</vt:i4>
      </vt:variant>
      <vt:variant>
        <vt:i4>5</vt:i4>
      </vt:variant>
      <vt:variant>
        <vt:lpwstr>http://www.cordys.com/</vt:lpwstr>
      </vt:variant>
      <vt:variant>
        <vt:lpwstr/>
      </vt:variant>
      <vt:variant>
        <vt:i4>524374</vt:i4>
      </vt:variant>
      <vt:variant>
        <vt:i4>618</vt:i4>
      </vt:variant>
      <vt:variant>
        <vt:i4>0</vt:i4>
      </vt:variant>
      <vt:variant>
        <vt:i4>5</vt:i4>
      </vt:variant>
      <vt:variant>
        <vt:lpwstr>http://www.bea.com/framework.jsp?CNT=index.htm&amp;FP=/content/products/aqualogic/&amp;WT.ac=topnav_products_aqualogic</vt:lpwstr>
      </vt:variant>
      <vt:variant>
        <vt:lpwstr/>
      </vt:variant>
      <vt:variant>
        <vt:i4>7798831</vt:i4>
      </vt:variant>
      <vt:variant>
        <vt:i4>615</vt:i4>
      </vt:variant>
      <vt:variant>
        <vt:i4>0</vt:i4>
      </vt:variant>
      <vt:variant>
        <vt:i4>5</vt:i4>
      </vt:variant>
      <vt:variant>
        <vt:lpwstr>http://boc-eu.com/index.jsp</vt:lpwstr>
      </vt:variant>
      <vt:variant>
        <vt:lpwstr/>
      </vt:variant>
      <vt:variant>
        <vt:i4>5505103</vt:i4>
      </vt:variant>
      <vt:variant>
        <vt:i4>612</vt:i4>
      </vt:variant>
      <vt:variant>
        <vt:i4>0</vt:i4>
      </vt:variant>
      <vt:variant>
        <vt:i4>5</vt:i4>
      </vt:variant>
      <vt:variant>
        <vt:lpwstr>http://www.appian.com/company/news/press/press43.jsp</vt:lpwstr>
      </vt:variant>
      <vt:variant>
        <vt:lpwstr/>
      </vt:variant>
      <vt:variant>
        <vt:i4>5832715</vt:i4>
      </vt:variant>
      <vt:variant>
        <vt:i4>609</vt:i4>
      </vt:variant>
      <vt:variant>
        <vt:i4>0</vt:i4>
      </vt:variant>
      <vt:variant>
        <vt:i4>5</vt:i4>
      </vt:variant>
      <vt:variant>
        <vt:lpwstr>http://www.adobe.com/products/server/workflowserver/</vt:lpwstr>
      </vt:variant>
      <vt:variant>
        <vt:lpwstr/>
      </vt:variant>
      <vt:variant>
        <vt:i4>1179706</vt:i4>
      </vt:variant>
      <vt:variant>
        <vt:i4>548</vt:i4>
      </vt:variant>
      <vt:variant>
        <vt:i4>0</vt:i4>
      </vt:variant>
      <vt:variant>
        <vt:i4>5</vt:i4>
      </vt:variant>
      <vt:variant>
        <vt:lpwstr/>
      </vt:variant>
      <vt:variant>
        <vt:lpwstr>_Toc263797236</vt:lpwstr>
      </vt:variant>
      <vt:variant>
        <vt:i4>1179706</vt:i4>
      </vt:variant>
      <vt:variant>
        <vt:i4>542</vt:i4>
      </vt:variant>
      <vt:variant>
        <vt:i4>0</vt:i4>
      </vt:variant>
      <vt:variant>
        <vt:i4>5</vt:i4>
      </vt:variant>
      <vt:variant>
        <vt:lpwstr/>
      </vt:variant>
      <vt:variant>
        <vt:lpwstr>_Toc263797235</vt:lpwstr>
      </vt:variant>
      <vt:variant>
        <vt:i4>1179706</vt:i4>
      </vt:variant>
      <vt:variant>
        <vt:i4>536</vt:i4>
      </vt:variant>
      <vt:variant>
        <vt:i4>0</vt:i4>
      </vt:variant>
      <vt:variant>
        <vt:i4>5</vt:i4>
      </vt:variant>
      <vt:variant>
        <vt:lpwstr/>
      </vt:variant>
      <vt:variant>
        <vt:lpwstr>_Toc263797234</vt:lpwstr>
      </vt:variant>
      <vt:variant>
        <vt:i4>1179706</vt:i4>
      </vt:variant>
      <vt:variant>
        <vt:i4>530</vt:i4>
      </vt:variant>
      <vt:variant>
        <vt:i4>0</vt:i4>
      </vt:variant>
      <vt:variant>
        <vt:i4>5</vt:i4>
      </vt:variant>
      <vt:variant>
        <vt:lpwstr/>
      </vt:variant>
      <vt:variant>
        <vt:lpwstr>_Toc263797233</vt:lpwstr>
      </vt:variant>
      <vt:variant>
        <vt:i4>1179706</vt:i4>
      </vt:variant>
      <vt:variant>
        <vt:i4>524</vt:i4>
      </vt:variant>
      <vt:variant>
        <vt:i4>0</vt:i4>
      </vt:variant>
      <vt:variant>
        <vt:i4>5</vt:i4>
      </vt:variant>
      <vt:variant>
        <vt:lpwstr/>
      </vt:variant>
      <vt:variant>
        <vt:lpwstr>_Toc263797232</vt:lpwstr>
      </vt:variant>
      <vt:variant>
        <vt:i4>1179706</vt:i4>
      </vt:variant>
      <vt:variant>
        <vt:i4>518</vt:i4>
      </vt:variant>
      <vt:variant>
        <vt:i4>0</vt:i4>
      </vt:variant>
      <vt:variant>
        <vt:i4>5</vt:i4>
      </vt:variant>
      <vt:variant>
        <vt:lpwstr/>
      </vt:variant>
      <vt:variant>
        <vt:lpwstr>_Toc263797231</vt:lpwstr>
      </vt:variant>
      <vt:variant>
        <vt:i4>1179706</vt:i4>
      </vt:variant>
      <vt:variant>
        <vt:i4>512</vt:i4>
      </vt:variant>
      <vt:variant>
        <vt:i4>0</vt:i4>
      </vt:variant>
      <vt:variant>
        <vt:i4>5</vt:i4>
      </vt:variant>
      <vt:variant>
        <vt:lpwstr/>
      </vt:variant>
      <vt:variant>
        <vt:lpwstr>_Toc263797230</vt:lpwstr>
      </vt:variant>
      <vt:variant>
        <vt:i4>1245242</vt:i4>
      </vt:variant>
      <vt:variant>
        <vt:i4>506</vt:i4>
      </vt:variant>
      <vt:variant>
        <vt:i4>0</vt:i4>
      </vt:variant>
      <vt:variant>
        <vt:i4>5</vt:i4>
      </vt:variant>
      <vt:variant>
        <vt:lpwstr/>
      </vt:variant>
      <vt:variant>
        <vt:lpwstr>_Toc263797229</vt:lpwstr>
      </vt:variant>
      <vt:variant>
        <vt:i4>1245242</vt:i4>
      </vt:variant>
      <vt:variant>
        <vt:i4>500</vt:i4>
      </vt:variant>
      <vt:variant>
        <vt:i4>0</vt:i4>
      </vt:variant>
      <vt:variant>
        <vt:i4>5</vt:i4>
      </vt:variant>
      <vt:variant>
        <vt:lpwstr/>
      </vt:variant>
      <vt:variant>
        <vt:lpwstr>_Toc263797228</vt:lpwstr>
      </vt:variant>
      <vt:variant>
        <vt:i4>1245242</vt:i4>
      </vt:variant>
      <vt:variant>
        <vt:i4>494</vt:i4>
      </vt:variant>
      <vt:variant>
        <vt:i4>0</vt:i4>
      </vt:variant>
      <vt:variant>
        <vt:i4>5</vt:i4>
      </vt:variant>
      <vt:variant>
        <vt:lpwstr/>
      </vt:variant>
      <vt:variant>
        <vt:lpwstr>_Toc263797227</vt:lpwstr>
      </vt:variant>
      <vt:variant>
        <vt:i4>1245242</vt:i4>
      </vt:variant>
      <vt:variant>
        <vt:i4>488</vt:i4>
      </vt:variant>
      <vt:variant>
        <vt:i4>0</vt:i4>
      </vt:variant>
      <vt:variant>
        <vt:i4>5</vt:i4>
      </vt:variant>
      <vt:variant>
        <vt:lpwstr/>
      </vt:variant>
      <vt:variant>
        <vt:lpwstr>_Toc263797226</vt:lpwstr>
      </vt:variant>
      <vt:variant>
        <vt:i4>1245242</vt:i4>
      </vt:variant>
      <vt:variant>
        <vt:i4>482</vt:i4>
      </vt:variant>
      <vt:variant>
        <vt:i4>0</vt:i4>
      </vt:variant>
      <vt:variant>
        <vt:i4>5</vt:i4>
      </vt:variant>
      <vt:variant>
        <vt:lpwstr/>
      </vt:variant>
      <vt:variant>
        <vt:lpwstr>_Toc263797225</vt:lpwstr>
      </vt:variant>
      <vt:variant>
        <vt:i4>1245242</vt:i4>
      </vt:variant>
      <vt:variant>
        <vt:i4>476</vt:i4>
      </vt:variant>
      <vt:variant>
        <vt:i4>0</vt:i4>
      </vt:variant>
      <vt:variant>
        <vt:i4>5</vt:i4>
      </vt:variant>
      <vt:variant>
        <vt:lpwstr/>
      </vt:variant>
      <vt:variant>
        <vt:lpwstr>_Toc263797224</vt:lpwstr>
      </vt:variant>
      <vt:variant>
        <vt:i4>1245242</vt:i4>
      </vt:variant>
      <vt:variant>
        <vt:i4>470</vt:i4>
      </vt:variant>
      <vt:variant>
        <vt:i4>0</vt:i4>
      </vt:variant>
      <vt:variant>
        <vt:i4>5</vt:i4>
      </vt:variant>
      <vt:variant>
        <vt:lpwstr/>
      </vt:variant>
      <vt:variant>
        <vt:lpwstr>_Toc263797223</vt:lpwstr>
      </vt:variant>
      <vt:variant>
        <vt:i4>1245242</vt:i4>
      </vt:variant>
      <vt:variant>
        <vt:i4>464</vt:i4>
      </vt:variant>
      <vt:variant>
        <vt:i4>0</vt:i4>
      </vt:variant>
      <vt:variant>
        <vt:i4>5</vt:i4>
      </vt:variant>
      <vt:variant>
        <vt:lpwstr/>
      </vt:variant>
      <vt:variant>
        <vt:lpwstr>_Toc263797222</vt:lpwstr>
      </vt:variant>
      <vt:variant>
        <vt:i4>1245242</vt:i4>
      </vt:variant>
      <vt:variant>
        <vt:i4>458</vt:i4>
      </vt:variant>
      <vt:variant>
        <vt:i4>0</vt:i4>
      </vt:variant>
      <vt:variant>
        <vt:i4>5</vt:i4>
      </vt:variant>
      <vt:variant>
        <vt:lpwstr/>
      </vt:variant>
      <vt:variant>
        <vt:lpwstr>_Toc263797221</vt:lpwstr>
      </vt:variant>
      <vt:variant>
        <vt:i4>1245242</vt:i4>
      </vt:variant>
      <vt:variant>
        <vt:i4>452</vt:i4>
      </vt:variant>
      <vt:variant>
        <vt:i4>0</vt:i4>
      </vt:variant>
      <vt:variant>
        <vt:i4>5</vt:i4>
      </vt:variant>
      <vt:variant>
        <vt:lpwstr/>
      </vt:variant>
      <vt:variant>
        <vt:lpwstr>_Toc263797220</vt:lpwstr>
      </vt:variant>
      <vt:variant>
        <vt:i4>1048634</vt:i4>
      </vt:variant>
      <vt:variant>
        <vt:i4>446</vt:i4>
      </vt:variant>
      <vt:variant>
        <vt:i4>0</vt:i4>
      </vt:variant>
      <vt:variant>
        <vt:i4>5</vt:i4>
      </vt:variant>
      <vt:variant>
        <vt:lpwstr/>
      </vt:variant>
      <vt:variant>
        <vt:lpwstr>_Toc263797219</vt:lpwstr>
      </vt:variant>
      <vt:variant>
        <vt:i4>1048634</vt:i4>
      </vt:variant>
      <vt:variant>
        <vt:i4>440</vt:i4>
      </vt:variant>
      <vt:variant>
        <vt:i4>0</vt:i4>
      </vt:variant>
      <vt:variant>
        <vt:i4>5</vt:i4>
      </vt:variant>
      <vt:variant>
        <vt:lpwstr/>
      </vt:variant>
      <vt:variant>
        <vt:lpwstr>_Toc263797218</vt:lpwstr>
      </vt:variant>
      <vt:variant>
        <vt:i4>1048634</vt:i4>
      </vt:variant>
      <vt:variant>
        <vt:i4>434</vt:i4>
      </vt:variant>
      <vt:variant>
        <vt:i4>0</vt:i4>
      </vt:variant>
      <vt:variant>
        <vt:i4>5</vt:i4>
      </vt:variant>
      <vt:variant>
        <vt:lpwstr/>
      </vt:variant>
      <vt:variant>
        <vt:lpwstr>_Toc263797217</vt:lpwstr>
      </vt:variant>
      <vt:variant>
        <vt:i4>1048634</vt:i4>
      </vt:variant>
      <vt:variant>
        <vt:i4>428</vt:i4>
      </vt:variant>
      <vt:variant>
        <vt:i4>0</vt:i4>
      </vt:variant>
      <vt:variant>
        <vt:i4>5</vt:i4>
      </vt:variant>
      <vt:variant>
        <vt:lpwstr/>
      </vt:variant>
      <vt:variant>
        <vt:lpwstr>_Toc263797216</vt:lpwstr>
      </vt:variant>
      <vt:variant>
        <vt:i4>1048634</vt:i4>
      </vt:variant>
      <vt:variant>
        <vt:i4>422</vt:i4>
      </vt:variant>
      <vt:variant>
        <vt:i4>0</vt:i4>
      </vt:variant>
      <vt:variant>
        <vt:i4>5</vt:i4>
      </vt:variant>
      <vt:variant>
        <vt:lpwstr/>
      </vt:variant>
      <vt:variant>
        <vt:lpwstr>_Toc263797215</vt:lpwstr>
      </vt:variant>
      <vt:variant>
        <vt:i4>1048634</vt:i4>
      </vt:variant>
      <vt:variant>
        <vt:i4>416</vt:i4>
      </vt:variant>
      <vt:variant>
        <vt:i4>0</vt:i4>
      </vt:variant>
      <vt:variant>
        <vt:i4>5</vt:i4>
      </vt:variant>
      <vt:variant>
        <vt:lpwstr/>
      </vt:variant>
      <vt:variant>
        <vt:lpwstr>_Toc263797214</vt:lpwstr>
      </vt:variant>
      <vt:variant>
        <vt:i4>1048634</vt:i4>
      </vt:variant>
      <vt:variant>
        <vt:i4>410</vt:i4>
      </vt:variant>
      <vt:variant>
        <vt:i4>0</vt:i4>
      </vt:variant>
      <vt:variant>
        <vt:i4>5</vt:i4>
      </vt:variant>
      <vt:variant>
        <vt:lpwstr/>
      </vt:variant>
      <vt:variant>
        <vt:lpwstr>_Toc263797213</vt:lpwstr>
      </vt:variant>
      <vt:variant>
        <vt:i4>1048634</vt:i4>
      </vt:variant>
      <vt:variant>
        <vt:i4>404</vt:i4>
      </vt:variant>
      <vt:variant>
        <vt:i4>0</vt:i4>
      </vt:variant>
      <vt:variant>
        <vt:i4>5</vt:i4>
      </vt:variant>
      <vt:variant>
        <vt:lpwstr/>
      </vt:variant>
      <vt:variant>
        <vt:lpwstr>_Toc263797212</vt:lpwstr>
      </vt:variant>
      <vt:variant>
        <vt:i4>1048634</vt:i4>
      </vt:variant>
      <vt:variant>
        <vt:i4>398</vt:i4>
      </vt:variant>
      <vt:variant>
        <vt:i4>0</vt:i4>
      </vt:variant>
      <vt:variant>
        <vt:i4>5</vt:i4>
      </vt:variant>
      <vt:variant>
        <vt:lpwstr/>
      </vt:variant>
      <vt:variant>
        <vt:lpwstr>_Toc263797211</vt:lpwstr>
      </vt:variant>
      <vt:variant>
        <vt:i4>1048634</vt:i4>
      </vt:variant>
      <vt:variant>
        <vt:i4>392</vt:i4>
      </vt:variant>
      <vt:variant>
        <vt:i4>0</vt:i4>
      </vt:variant>
      <vt:variant>
        <vt:i4>5</vt:i4>
      </vt:variant>
      <vt:variant>
        <vt:lpwstr/>
      </vt:variant>
      <vt:variant>
        <vt:lpwstr>_Toc263797210</vt:lpwstr>
      </vt:variant>
      <vt:variant>
        <vt:i4>1114170</vt:i4>
      </vt:variant>
      <vt:variant>
        <vt:i4>386</vt:i4>
      </vt:variant>
      <vt:variant>
        <vt:i4>0</vt:i4>
      </vt:variant>
      <vt:variant>
        <vt:i4>5</vt:i4>
      </vt:variant>
      <vt:variant>
        <vt:lpwstr/>
      </vt:variant>
      <vt:variant>
        <vt:lpwstr>_Toc263797209</vt:lpwstr>
      </vt:variant>
      <vt:variant>
        <vt:i4>1114170</vt:i4>
      </vt:variant>
      <vt:variant>
        <vt:i4>380</vt:i4>
      </vt:variant>
      <vt:variant>
        <vt:i4>0</vt:i4>
      </vt:variant>
      <vt:variant>
        <vt:i4>5</vt:i4>
      </vt:variant>
      <vt:variant>
        <vt:lpwstr/>
      </vt:variant>
      <vt:variant>
        <vt:lpwstr>_Toc263797208</vt:lpwstr>
      </vt:variant>
      <vt:variant>
        <vt:i4>1114170</vt:i4>
      </vt:variant>
      <vt:variant>
        <vt:i4>374</vt:i4>
      </vt:variant>
      <vt:variant>
        <vt:i4>0</vt:i4>
      </vt:variant>
      <vt:variant>
        <vt:i4>5</vt:i4>
      </vt:variant>
      <vt:variant>
        <vt:lpwstr/>
      </vt:variant>
      <vt:variant>
        <vt:lpwstr>_Toc263797207</vt:lpwstr>
      </vt:variant>
      <vt:variant>
        <vt:i4>1114170</vt:i4>
      </vt:variant>
      <vt:variant>
        <vt:i4>368</vt:i4>
      </vt:variant>
      <vt:variant>
        <vt:i4>0</vt:i4>
      </vt:variant>
      <vt:variant>
        <vt:i4>5</vt:i4>
      </vt:variant>
      <vt:variant>
        <vt:lpwstr/>
      </vt:variant>
      <vt:variant>
        <vt:lpwstr>_Toc263797206</vt:lpwstr>
      </vt:variant>
      <vt:variant>
        <vt:i4>1114170</vt:i4>
      </vt:variant>
      <vt:variant>
        <vt:i4>362</vt:i4>
      </vt:variant>
      <vt:variant>
        <vt:i4>0</vt:i4>
      </vt:variant>
      <vt:variant>
        <vt:i4>5</vt:i4>
      </vt:variant>
      <vt:variant>
        <vt:lpwstr/>
      </vt:variant>
      <vt:variant>
        <vt:lpwstr>_Toc263797205</vt:lpwstr>
      </vt:variant>
      <vt:variant>
        <vt:i4>1114170</vt:i4>
      </vt:variant>
      <vt:variant>
        <vt:i4>356</vt:i4>
      </vt:variant>
      <vt:variant>
        <vt:i4>0</vt:i4>
      </vt:variant>
      <vt:variant>
        <vt:i4>5</vt:i4>
      </vt:variant>
      <vt:variant>
        <vt:lpwstr/>
      </vt:variant>
      <vt:variant>
        <vt:lpwstr>_Toc263797201</vt:lpwstr>
      </vt:variant>
      <vt:variant>
        <vt:i4>1114170</vt:i4>
      </vt:variant>
      <vt:variant>
        <vt:i4>350</vt:i4>
      </vt:variant>
      <vt:variant>
        <vt:i4>0</vt:i4>
      </vt:variant>
      <vt:variant>
        <vt:i4>5</vt:i4>
      </vt:variant>
      <vt:variant>
        <vt:lpwstr/>
      </vt:variant>
      <vt:variant>
        <vt:lpwstr>_Toc263797200</vt:lpwstr>
      </vt:variant>
      <vt:variant>
        <vt:i4>1572921</vt:i4>
      </vt:variant>
      <vt:variant>
        <vt:i4>344</vt:i4>
      </vt:variant>
      <vt:variant>
        <vt:i4>0</vt:i4>
      </vt:variant>
      <vt:variant>
        <vt:i4>5</vt:i4>
      </vt:variant>
      <vt:variant>
        <vt:lpwstr/>
      </vt:variant>
      <vt:variant>
        <vt:lpwstr>_Toc263797199</vt:lpwstr>
      </vt:variant>
      <vt:variant>
        <vt:i4>1572921</vt:i4>
      </vt:variant>
      <vt:variant>
        <vt:i4>338</vt:i4>
      </vt:variant>
      <vt:variant>
        <vt:i4>0</vt:i4>
      </vt:variant>
      <vt:variant>
        <vt:i4>5</vt:i4>
      </vt:variant>
      <vt:variant>
        <vt:lpwstr/>
      </vt:variant>
      <vt:variant>
        <vt:lpwstr>_Toc263797198</vt:lpwstr>
      </vt:variant>
      <vt:variant>
        <vt:i4>1572921</vt:i4>
      </vt:variant>
      <vt:variant>
        <vt:i4>332</vt:i4>
      </vt:variant>
      <vt:variant>
        <vt:i4>0</vt:i4>
      </vt:variant>
      <vt:variant>
        <vt:i4>5</vt:i4>
      </vt:variant>
      <vt:variant>
        <vt:lpwstr/>
      </vt:variant>
      <vt:variant>
        <vt:lpwstr>_Toc263797197</vt:lpwstr>
      </vt:variant>
      <vt:variant>
        <vt:i4>1572921</vt:i4>
      </vt:variant>
      <vt:variant>
        <vt:i4>326</vt:i4>
      </vt:variant>
      <vt:variant>
        <vt:i4>0</vt:i4>
      </vt:variant>
      <vt:variant>
        <vt:i4>5</vt:i4>
      </vt:variant>
      <vt:variant>
        <vt:lpwstr/>
      </vt:variant>
      <vt:variant>
        <vt:lpwstr>_Toc263797196</vt:lpwstr>
      </vt:variant>
      <vt:variant>
        <vt:i4>1572921</vt:i4>
      </vt:variant>
      <vt:variant>
        <vt:i4>320</vt:i4>
      </vt:variant>
      <vt:variant>
        <vt:i4>0</vt:i4>
      </vt:variant>
      <vt:variant>
        <vt:i4>5</vt:i4>
      </vt:variant>
      <vt:variant>
        <vt:lpwstr/>
      </vt:variant>
      <vt:variant>
        <vt:lpwstr>_Toc263797195</vt:lpwstr>
      </vt:variant>
      <vt:variant>
        <vt:i4>1572921</vt:i4>
      </vt:variant>
      <vt:variant>
        <vt:i4>314</vt:i4>
      </vt:variant>
      <vt:variant>
        <vt:i4>0</vt:i4>
      </vt:variant>
      <vt:variant>
        <vt:i4>5</vt:i4>
      </vt:variant>
      <vt:variant>
        <vt:lpwstr/>
      </vt:variant>
      <vt:variant>
        <vt:lpwstr>_Toc263797194</vt:lpwstr>
      </vt:variant>
      <vt:variant>
        <vt:i4>1572921</vt:i4>
      </vt:variant>
      <vt:variant>
        <vt:i4>308</vt:i4>
      </vt:variant>
      <vt:variant>
        <vt:i4>0</vt:i4>
      </vt:variant>
      <vt:variant>
        <vt:i4>5</vt:i4>
      </vt:variant>
      <vt:variant>
        <vt:lpwstr/>
      </vt:variant>
      <vt:variant>
        <vt:lpwstr>_Toc263797193</vt:lpwstr>
      </vt:variant>
      <vt:variant>
        <vt:i4>1572921</vt:i4>
      </vt:variant>
      <vt:variant>
        <vt:i4>302</vt:i4>
      </vt:variant>
      <vt:variant>
        <vt:i4>0</vt:i4>
      </vt:variant>
      <vt:variant>
        <vt:i4>5</vt:i4>
      </vt:variant>
      <vt:variant>
        <vt:lpwstr/>
      </vt:variant>
      <vt:variant>
        <vt:lpwstr>_Toc263797192</vt:lpwstr>
      </vt:variant>
      <vt:variant>
        <vt:i4>1572921</vt:i4>
      </vt:variant>
      <vt:variant>
        <vt:i4>296</vt:i4>
      </vt:variant>
      <vt:variant>
        <vt:i4>0</vt:i4>
      </vt:variant>
      <vt:variant>
        <vt:i4>5</vt:i4>
      </vt:variant>
      <vt:variant>
        <vt:lpwstr/>
      </vt:variant>
      <vt:variant>
        <vt:lpwstr>_Toc263797191</vt:lpwstr>
      </vt:variant>
      <vt:variant>
        <vt:i4>1572921</vt:i4>
      </vt:variant>
      <vt:variant>
        <vt:i4>290</vt:i4>
      </vt:variant>
      <vt:variant>
        <vt:i4>0</vt:i4>
      </vt:variant>
      <vt:variant>
        <vt:i4>5</vt:i4>
      </vt:variant>
      <vt:variant>
        <vt:lpwstr/>
      </vt:variant>
      <vt:variant>
        <vt:lpwstr>_Toc263797190</vt:lpwstr>
      </vt:variant>
      <vt:variant>
        <vt:i4>1638457</vt:i4>
      </vt:variant>
      <vt:variant>
        <vt:i4>284</vt:i4>
      </vt:variant>
      <vt:variant>
        <vt:i4>0</vt:i4>
      </vt:variant>
      <vt:variant>
        <vt:i4>5</vt:i4>
      </vt:variant>
      <vt:variant>
        <vt:lpwstr/>
      </vt:variant>
      <vt:variant>
        <vt:lpwstr>_Toc263797189</vt:lpwstr>
      </vt:variant>
      <vt:variant>
        <vt:i4>1638457</vt:i4>
      </vt:variant>
      <vt:variant>
        <vt:i4>278</vt:i4>
      </vt:variant>
      <vt:variant>
        <vt:i4>0</vt:i4>
      </vt:variant>
      <vt:variant>
        <vt:i4>5</vt:i4>
      </vt:variant>
      <vt:variant>
        <vt:lpwstr/>
      </vt:variant>
      <vt:variant>
        <vt:lpwstr>_Toc263797188</vt:lpwstr>
      </vt:variant>
      <vt:variant>
        <vt:i4>1638457</vt:i4>
      </vt:variant>
      <vt:variant>
        <vt:i4>272</vt:i4>
      </vt:variant>
      <vt:variant>
        <vt:i4>0</vt:i4>
      </vt:variant>
      <vt:variant>
        <vt:i4>5</vt:i4>
      </vt:variant>
      <vt:variant>
        <vt:lpwstr/>
      </vt:variant>
      <vt:variant>
        <vt:lpwstr>_Toc263797187</vt:lpwstr>
      </vt:variant>
      <vt:variant>
        <vt:i4>1638457</vt:i4>
      </vt:variant>
      <vt:variant>
        <vt:i4>266</vt:i4>
      </vt:variant>
      <vt:variant>
        <vt:i4>0</vt:i4>
      </vt:variant>
      <vt:variant>
        <vt:i4>5</vt:i4>
      </vt:variant>
      <vt:variant>
        <vt:lpwstr/>
      </vt:variant>
      <vt:variant>
        <vt:lpwstr>_Toc263797186</vt:lpwstr>
      </vt:variant>
      <vt:variant>
        <vt:i4>1638457</vt:i4>
      </vt:variant>
      <vt:variant>
        <vt:i4>260</vt:i4>
      </vt:variant>
      <vt:variant>
        <vt:i4>0</vt:i4>
      </vt:variant>
      <vt:variant>
        <vt:i4>5</vt:i4>
      </vt:variant>
      <vt:variant>
        <vt:lpwstr/>
      </vt:variant>
      <vt:variant>
        <vt:lpwstr>_Toc263797185</vt:lpwstr>
      </vt:variant>
      <vt:variant>
        <vt:i4>1638457</vt:i4>
      </vt:variant>
      <vt:variant>
        <vt:i4>254</vt:i4>
      </vt:variant>
      <vt:variant>
        <vt:i4>0</vt:i4>
      </vt:variant>
      <vt:variant>
        <vt:i4>5</vt:i4>
      </vt:variant>
      <vt:variant>
        <vt:lpwstr/>
      </vt:variant>
      <vt:variant>
        <vt:lpwstr>_Toc263797184</vt:lpwstr>
      </vt:variant>
      <vt:variant>
        <vt:i4>1638457</vt:i4>
      </vt:variant>
      <vt:variant>
        <vt:i4>248</vt:i4>
      </vt:variant>
      <vt:variant>
        <vt:i4>0</vt:i4>
      </vt:variant>
      <vt:variant>
        <vt:i4>5</vt:i4>
      </vt:variant>
      <vt:variant>
        <vt:lpwstr/>
      </vt:variant>
      <vt:variant>
        <vt:lpwstr>_Toc263797183</vt:lpwstr>
      </vt:variant>
      <vt:variant>
        <vt:i4>1638457</vt:i4>
      </vt:variant>
      <vt:variant>
        <vt:i4>242</vt:i4>
      </vt:variant>
      <vt:variant>
        <vt:i4>0</vt:i4>
      </vt:variant>
      <vt:variant>
        <vt:i4>5</vt:i4>
      </vt:variant>
      <vt:variant>
        <vt:lpwstr/>
      </vt:variant>
      <vt:variant>
        <vt:lpwstr>_Toc263797182</vt:lpwstr>
      </vt:variant>
      <vt:variant>
        <vt:i4>1638457</vt:i4>
      </vt:variant>
      <vt:variant>
        <vt:i4>236</vt:i4>
      </vt:variant>
      <vt:variant>
        <vt:i4>0</vt:i4>
      </vt:variant>
      <vt:variant>
        <vt:i4>5</vt:i4>
      </vt:variant>
      <vt:variant>
        <vt:lpwstr/>
      </vt:variant>
      <vt:variant>
        <vt:lpwstr>_Toc263797181</vt:lpwstr>
      </vt:variant>
      <vt:variant>
        <vt:i4>1638457</vt:i4>
      </vt:variant>
      <vt:variant>
        <vt:i4>230</vt:i4>
      </vt:variant>
      <vt:variant>
        <vt:i4>0</vt:i4>
      </vt:variant>
      <vt:variant>
        <vt:i4>5</vt:i4>
      </vt:variant>
      <vt:variant>
        <vt:lpwstr/>
      </vt:variant>
      <vt:variant>
        <vt:lpwstr>_Toc263797180</vt:lpwstr>
      </vt:variant>
      <vt:variant>
        <vt:i4>1441849</vt:i4>
      </vt:variant>
      <vt:variant>
        <vt:i4>224</vt:i4>
      </vt:variant>
      <vt:variant>
        <vt:i4>0</vt:i4>
      </vt:variant>
      <vt:variant>
        <vt:i4>5</vt:i4>
      </vt:variant>
      <vt:variant>
        <vt:lpwstr/>
      </vt:variant>
      <vt:variant>
        <vt:lpwstr>_Toc263797179</vt:lpwstr>
      </vt:variant>
      <vt:variant>
        <vt:i4>1441849</vt:i4>
      </vt:variant>
      <vt:variant>
        <vt:i4>218</vt:i4>
      </vt:variant>
      <vt:variant>
        <vt:i4>0</vt:i4>
      </vt:variant>
      <vt:variant>
        <vt:i4>5</vt:i4>
      </vt:variant>
      <vt:variant>
        <vt:lpwstr/>
      </vt:variant>
      <vt:variant>
        <vt:lpwstr>_Toc263797178</vt:lpwstr>
      </vt:variant>
      <vt:variant>
        <vt:i4>1441849</vt:i4>
      </vt:variant>
      <vt:variant>
        <vt:i4>212</vt:i4>
      </vt:variant>
      <vt:variant>
        <vt:i4>0</vt:i4>
      </vt:variant>
      <vt:variant>
        <vt:i4>5</vt:i4>
      </vt:variant>
      <vt:variant>
        <vt:lpwstr/>
      </vt:variant>
      <vt:variant>
        <vt:lpwstr>_Toc263797177</vt:lpwstr>
      </vt:variant>
      <vt:variant>
        <vt:i4>1441849</vt:i4>
      </vt:variant>
      <vt:variant>
        <vt:i4>206</vt:i4>
      </vt:variant>
      <vt:variant>
        <vt:i4>0</vt:i4>
      </vt:variant>
      <vt:variant>
        <vt:i4>5</vt:i4>
      </vt:variant>
      <vt:variant>
        <vt:lpwstr/>
      </vt:variant>
      <vt:variant>
        <vt:lpwstr>_Toc263797176</vt:lpwstr>
      </vt:variant>
      <vt:variant>
        <vt:i4>1441849</vt:i4>
      </vt:variant>
      <vt:variant>
        <vt:i4>200</vt:i4>
      </vt:variant>
      <vt:variant>
        <vt:i4>0</vt:i4>
      </vt:variant>
      <vt:variant>
        <vt:i4>5</vt:i4>
      </vt:variant>
      <vt:variant>
        <vt:lpwstr/>
      </vt:variant>
      <vt:variant>
        <vt:lpwstr>_Toc263797175</vt:lpwstr>
      </vt:variant>
      <vt:variant>
        <vt:i4>1441849</vt:i4>
      </vt:variant>
      <vt:variant>
        <vt:i4>194</vt:i4>
      </vt:variant>
      <vt:variant>
        <vt:i4>0</vt:i4>
      </vt:variant>
      <vt:variant>
        <vt:i4>5</vt:i4>
      </vt:variant>
      <vt:variant>
        <vt:lpwstr/>
      </vt:variant>
      <vt:variant>
        <vt:lpwstr>_Toc263797174</vt:lpwstr>
      </vt:variant>
      <vt:variant>
        <vt:i4>1441849</vt:i4>
      </vt:variant>
      <vt:variant>
        <vt:i4>188</vt:i4>
      </vt:variant>
      <vt:variant>
        <vt:i4>0</vt:i4>
      </vt:variant>
      <vt:variant>
        <vt:i4>5</vt:i4>
      </vt:variant>
      <vt:variant>
        <vt:lpwstr/>
      </vt:variant>
      <vt:variant>
        <vt:lpwstr>_Toc263797173</vt:lpwstr>
      </vt:variant>
      <vt:variant>
        <vt:i4>1441849</vt:i4>
      </vt:variant>
      <vt:variant>
        <vt:i4>182</vt:i4>
      </vt:variant>
      <vt:variant>
        <vt:i4>0</vt:i4>
      </vt:variant>
      <vt:variant>
        <vt:i4>5</vt:i4>
      </vt:variant>
      <vt:variant>
        <vt:lpwstr/>
      </vt:variant>
      <vt:variant>
        <vt:lpwstr>_Toc263797172</vt:lpwstr>
      </vt:variant>
      <vt:variant>
        <vt:i4>1441849</vt:i4>
      </vt:variant>
      <vt:variant>
        <vt:i4>176</vt:i4>
      </vt:variant>
      <vt:variant>
        <vt:i4>0</vt:i4>
      </vt:variant>
      <vt:variant>
        <vt:i4>5</vt:i4>
      </vt:variant>
      <vt:variant>
        <vt:lpwstr/>
      </vt:variant>
      <vt:variant>
        <vt:lpwstr>_Toc263797171</vt:lpwstr>
      </vt:variant>
      <vt:variant>
        <vt:i4>1441849</vt:i4>
      </vt:variant>
      <vt:variant>
        <vt:i4>170</vt:i4>
      </vt:variant>
      <vt:variant>
        <vt:i4>0</vt:i4>
      </vt:variant>
      <vt:variant>
        <vt:i4>5</vt:i4>
      </vt:variant>
      <vt:variant>
        <vt:lpwstr/>
      </vt:variant>
      <vt:variant>
        <vt:lpwstr>_Toc263797170</vt:lpwstr>
      </vt:variant>
      <vt:variant>
        <vt:i4>1507385</vt:i4>
      </vt:variant>
      <vt:variant>
        <vt:i4>164</vt:i4>
      </vt:variant>
      <vt:variant>
        <vt:i4>0</vt:i4>
      </vt:variant>
      <vt:variant>
        <vt:i4>5</vt:i4>
      </vt:variant>
      <vt:variant>
        <vt:lpwstr/>
      </vt:variant>
      <vt:variant>
        <vt:lpwstr>_Toc263797169</vt:lpwstr>
      </vt:variant>
      <vt:variant>
        <vt:i4>1507385</vt:i4>
      </vt:variant>
      <vt:variant>
        <vt:i4>158</vt:i4>
      </vt:variant>
      <vt:variant>
        <vt:i4>0</vt:i4>
      </vt:variant>
      <vt:variant>
        <vt:i4>5</vt:i4>
      </vt:variant>
      <vt:variant>
        <vt:lpwstr/>
      </vt:variant>
      <vt:variant>
        <vt:lpwstr>_Toc263797168</vt:lpwstr>
      </vt:variant>
      <vt:variant>
        <vt:i4>1507385</vt:i4>
      </vt:variant>
      <vt:variant>
        <vt:i4>152</vt:i4>
      </vt:variant>
      <vt:variant>
        <vt:i4>0</vt:i4>
      </vt:variant>
      <vt:variant>
        <vt:i4>5</vt:i4>
      </vt:variant>
      <vt:variant>
        <vt:lpwstr/>
      </vt:variant>
      <vt:variant>
        <vt:lpwstr>_Toc263797167</vt:lpwstr>
      </vt:variant>
      <vt:variant>
        <vt:i4>1507385</vt:i4>
      </vt:variant>
      <vt:variant>
        <vt:i4>146</vt:i4>
      </vt:variant>
      <vt:variant>
        <vt:i4>0</vt:i4>
      </vt:variant>
      <vt:variant>
        <vt:i4>5</vt:i4>
      </vt:variant>
      <vt:variant>
        <vt:lpwstr/>
      </vt:variant>
      <vt:variant>
        <vt:lpwstr>_Toc263797166</vt:lpwstr>
      </vt:variant>
      <vt:variant>
        <vt:i4>1507385</vt:i4>
      </vt:variant>
      <vt:variant>
        <vt:i4>140</vt:i4>
      </vt:variant>
      <vt:variant>
        <vt:i4>0</vt:i4>
      </vt:variant>
      <vt:variant>
        <vt:i4>5</vt:i4>
      </vt:variant>
      <vt:variant>
        <vt:lpwstr/>
      </vt:variant>
      <vt:variant>
        <vt:lpwstr>_Toc263797165</vt:lpwstr>
      </vt:variant>
      <vt:variant>
        <vt:i4>1507385</vt:i4>
      </vt:variant>
      <vt:variant>
        <vt:i4>134</vt:i4>
      </vt:variant>
      <vt:variant>
        <vt:i4>0</vt:i4>
      </vt:variant>
      <vt:variant>
        <vt:i4>5</vt:i4>
      </vt:variant>
      <vt:variant>
        <vt:lpwstr/>
      </vt:variant>
      <vt:variant>
        <vt:lpwstr>_Toc263797164</vt:lpwstr>
      </vt:variant>
      <vt:variant>
        <vt:i4>1507385</vt:i4>
      </vt:variant>
      <vt:variant>
        <vt:i4>128</vt:i4>
      </vt:variant>
      <vt:variant>
        <vt:i4>0</vt:i4>
      </vt:variant>
      <vt:variant>
        <vt:i4>5</vt:i4>
      </vt:variant>
      <vt:variant>
        <vt:lpwstr/>
      </vt:variant>
      <vt:variant>
        <vt:lpwstr>_Toc263797163</vt:lpwstr>
      </vt:variant>
      <vt:variant>
        <vt:i4>1507385</vt:i4>
      </vt:variant>
      <vt:variant>
        <vt:i4>122</vt:i4>
      </vt:variant>
      <vt:variant>
        <vt:i4>0</vt:i4>
      </vt:variant>
      <vt:variant>
        <vt:i4>5</vt:i4>
      </vt:variant>
      <vt:variant>
        <vt:lpwstr/>
      </vt:variant>
      <vt:variant>
        <vt:lpwstr>_Toc263797162</vt:lpwstr>
      </vt:variant>
      <vt:variant>
        <vt:i4>1507385</vt:i4>
      </vt:variant>
      <vt:variant>
        <vt:i4>116</vt:i4>
      </vt:variant>
      <vt:variant>
        <vt:i4>0</vt:i4>
      </vt:variant>
      <vt:variant>
        <vt:i4>5</vt:i4>
      </vt:variant>
      <vt:variant>
        <vt:lpwstr/>
      </vt:variant>
      <vt:variant>
        <vt:lpwstr>_Toc263797161</vt:lpwstr>
      </vt:variant>
      <vt:variant>
        <vt:i4>1507385</vt:i4>
      </vt:variant>
      <vt:variant>
        <vt:i4>110</vt:i4>
      </vt:variant>
      <vt:variant>
        <vt:i4>0</vt:i4>
      </vt:variant>
      <vt:variant>
        <vt:i4>5</vt:i4>
      </vt:variant>
      <vt:variant>
        <vt:lpwstr/>
      </vt:variant>
      <vt:variant>
        <vt:lpwstr>_Toc263797160</vt:lpwstr>
      </vt:variant>
      <vt:variant>
        <vt:i4>1310777</vt:i4>
      </vt:variant>
      <vt:variant>
        <vt:i4>104</vt:i4>
      </vt:variant>
      <vt:variant>
        <vt:i4>0</vt:i4>
      </vt:variant>
      <vt:variant>
        <vt:i4>5</vt:i4>
      </vt:variant>
      <vt:variant>
        <vt:lpwstr/>
      </vt:variant>
      <vt:variant>
        <vt:lpwstr>_Toc263797159</vt:lpwstr>
      </vt:variant>
      <vt:variant>
        <vt:i4>1310777</vt:i4>
      </vt:variant>
      <vt:variant>
        <vt:i4>98</vt:i4>
      </vt:variant>
      <vt:variant>
        <vt:i4>0</vt:i4>
      </vt:variant>
      <vt:variant>
        <vt:i4>5</vt:i4>
      </vt:variant>
      <vt:variant>
        <vt:lpwstr/>
      </vt:variant>
      <vt:variant>
        <vt:lpwstr>_Toc263797158</vt:lpwstr>
      </vt:variant>
      <vt:variant>
        <vt:i4>1310777</vt:i4>
      </vt:variant>
      <vt:variant>
        <vt:i4>92</vt:i4>
      </vt:variant>
      <vt:variant>
        <vt:i4>0</vt:i4>
      </vt:variant>
      <vt:variant>
        <vt:i4>5</vt:i4>
      </vt:variant>
      <vt:variant>
        <vt:lpwstr/>
      </vt:variant>
      <vt:variant>
        <vt:lpwstr>_Toc263797157</vt:lpwstr>
      </vt:variant>
      <vt:variant>
        <vt:i4>1310777</vt:i4>
      </vt:variant>
      <vt:variant>
        <vt:i4>86</vt:i4>
      </vt:variant>
      <vt:variant>
        <vt:i4>0</vt:i4>
      </vt:variant>
      <vt:variant>
        <vt:i4>5</vt:i4>
      </vt:variant>
      <vt:variant>
        <vt:lpwstr/>
      </vt:variant>
      <vt:variant>
        <vt:lpwstr>_Toc263797156</vt:lpwstr>
      </vt:variant>
      <vt:variant>
        <vt:i4>1310777</vt:i4>
      </vt:variant>
      <vt:variant>
        <vt:i4>80</vt:i4>
      </vt:variant>
      <vt:variant>
        <vt:i4>0</vt:i4>
      </vt:variant>
      <vt:variant>
        <vt:i4>5</vt:i4>
      </vt:variant>
      <vt:variant>
        <vt:lpwstr/>
      </vt:variant>
      <vt:variant>
        <vt:lpwstr>_Toc263797155</vt:lpwstr>
      </vt:variant>
      <vt:variant>
        <vt:i4>1310777</vt:i4>
      </vt:variant>
      <vt:variant>
        <vt:i4>74</vt:i4>
      </vt:variant>
      <vt:variant>
        <vt:i4>0</vt:i4>
      </vt:variant>
      <vt:variant>
        <vt:i4>5</vt:i4>
      </vt:variant>
      <vt:variant>
        <vt:lpwstr/>
      </vt:variant>
      <vt:variant>
        <vt:lpwstr>_Toc263797154</vt:lpwstr>
      </vt:variant>
      <vt:variant>
        <vt:i4>1310777</vt:i4>
      </vt:variant>
      <vt:variant>
        <vt:i4>68</vt:i4>
      </vt:variant>
      <vt:variant>
        <vt:i4>0</vt:i4>
      </vt:variant>
      <vt:variant>
        <vt:i4>5</vt:i4>
      </vt:variant>
      <vt:variant>
        <vt:lpwstr/>
      </vt:variant>
      <vt:variant>
        <vt:lpwstr>_Toc263797153</vt:lpwstr>
      </vt:variant>
      <vt:variant>
        <vt:i4>1310777</vt:i4>
      </vt:variant>
      <vt:variant>
        <vt:i4>62</vt:i4>
      </vt:variant>
      <vt:variant>
        <vt:i4>0</vt:i4>
      </vt:variant>
      <vt:variant>
        <vt:i4>5</vt:i4>
      </vt:variant>
      <vt:variant>
        <vt:lpwstr/>
      </vt:variant>
      <vt:variant>
        <vt:lpwstr>_Toc263797152</vt:lpwstr>
      </vt:variant>
      <vt:variant>
        <vt:i4>1310777</vt:i4>
      </vt:variant>
      <vt:variant>
        <vt:i4>56</vt:i4>
      </vt:variant>
      <vt:variant>
        <vt:i4>0</vt:i4>
      </vt:variant>
      <vt:variant>
        <vt:i4>5</vt:i4>
      </vt:variant>
      <vt:variant>
        <vt:lpwstr/>
      </vt:variant>
      <vt:variant>
        <vt:lpwstr>_Toc263797151</vt:lpwstr>
      </vt:variant>
      <vt:variant>
        <vt:i4>1310777</vt:i4>
      </vt:variant>
      <vt:variant>
        <vt:i4>50</vt:i4>
      </vt:variant>
      <vt:variant>
        <vt:i4>0</vt:i4>
      </vt:variant>
      <vt:variant>
        <vt:i4>5</vt:i4>
      </vt:variant>
      <vt:variant>
        <vt:lpwstr/>
      </vt:variant>
      <vt:variant>
        <vt:lpwstr>_Toc263797150</vt:lpwstr>
      </vt:variant>
      <vt:variant>
        <vt:i4>1376313</vt:i4>
      </vt:variant>
      <vt:variant>
        <vt:i4>44</vt:i4>
      </vt:variant>
      <vt:variant>
        <vt:i4>0</vt:i4>
      </vt:variant>
      <vt:variant>
        <vt:i4>5</vt:i4>
      </vt:variant>
      <vt:variant>
        <vt:lpwstr/>
      </vt:variant>
      <vt:variant>
        <vt:lpwstr>_Toc263797149</vt:lpwstr>
      </vt:variant>
      <vt:variant>
        <vt:i4>1376313</vt:i4>
      </vt:variant>
      <vt:variant>
        <vt:i4>38</vt:i4>
      </vt:variant>
      <vt:variant>
        <vt:i4>0</vt:i4>
      </vt:variant>
      <vt:variant>
        <vt:i4>5</vt:i4>
      </vt:variant>
      <vt:variant>
        <vt:lpwstr/>
      </vt:variant>
      <vt:variant>
        <vt:lpwstr>_Toc263797148</vt:lpwstr>
      </vt:variant>
      <vt:variant>
        <vt:i4>1376313</vt:i4>
      </vt:variant>
      <vt:variant>
        <vt:i4>32</vt:i4>
      </vt:variant>
      <vt:variant>
        <vt:i4>0</vt:i4>
      </vt:variant>
      <vt:variant>
        <vt:i4>5</vt:i4>
      </vt:variant>
      <vt:variant>
        <vt:lpwstr/>
      </vt:variant>
      <vt:variant>
        <vt:lpwstr>_Toc263797147</vt:lpwstr>
      </vt:variant>
      <vt:variant>
        <vt:i4>1376313</vt:i4>
      </vt:variant>
      <vt:variant>
        <vt:i4>26</vt:i4>
      </vt:variant>
      <vt:variant>
        <vt:i4>0</vt:i4>
      </vt:variant>
      <vt:variant>
        <vt:i4>5</vt:i4>
      </vt:variant>
      <vt:variant>
        <vt:lpwstr/>
      </vt:variant>
      <vt:variant>
        <vt:lpwstr>_Toc263797146</vt:lpwstr>
      </vt:variant>
      <vt:variant>
        <vt:i4>1376313</vt:i4>
      </vt:variant>
      <vt:variant>
        <vt:i4>20</vt:i4>
      </vt:variant>
      <vt:variant>
        <vt:i4>0</vt:i4>
      </vt:variant>
      <vt:variant>
        <vt:i4>5</vt:i4>
      </vt:variant>
      <vt:variant>
        <vt:lpwstr/>
      </vt:variant>
      <vt:variant>
        <vt:lpwstr>_Toc263797145</vt:lpwstr>
      </vt:variant>
      <vt:variant>
        <vt:i4>1376313</vt:i4>
      </vt:variant>
      <vt:variant>
        <vt:i4>14</vt:i4>
      </vt:variant>
      <vt:variant>
        <vt:i4>0</vt:i4>
      </vt:variant>
      <vt:variant>
        <vt:i4>5</vt:i4>
      </vt:variant>
      <vt:variant>
        <vt:lpwstr/>
      </vt:variant>
      <vt:variant>
        <vt:lpwstr>_Toc263797144</vt:lpwstr>
      </vt:variant>
      <vt:variant>
        <vt:i4>1376313</vt:i4>
      </vt:variant>
      <vt:variant>
        <vt:i4>8</vt:i4>
      </vt:variant>
      <vt:variant>
        <vt:i4>0</vt:i4>
      </vt:variant>
      <vt:variant>
        <vt:i4>5</vt:i4>
      </vt:variant>
      <vt:variant>
        <vt:lpwstr/>
      </vt:variant>
      <vt:variant>
        <vt:lpwstr>_Toc263797143</vt:lpwstr>
      </vt:variant>
      <vt:variant>
        <vt:i4>1376313</vt:i4>
      </vt:variant>
      <vt:variant>
        <vt:i4>2</vt:i4>
      </vt:variant>
      <vt:variant>
        <vt:i4>0</vt:i4>
      </vt:variant>
      <vt:variant>
        <vt:i4>5</vt:i4>
      </vt:variant>
      <vt:variant>
        <vt:lpwstr/>
      </vt:variant>
      <vt:variant>
        <vt:lpwstr>_Toc263797142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DHA</dc:creator>
  <cp:lastModifiedBy>nmbinh</cp:lastModifiedBy>
  <cp:revision>33</cp:revision>
  <cp:lastPrinted>2010-07-06T04:30:00Z</cp:lastPrinted>
  <dcterms:created xsi:type="dcterms:W3CDTF">2010-07-06T11:27:00Z</dcterms:created>
  <dcterms:modified xsi:type="dcterms:W3CDTF">2010-07-06T13:06:00Z</dcterms:modified>
</cp:coreProperties>
</file>