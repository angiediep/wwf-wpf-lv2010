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center"/>
        <w:tblBorders>
          <w:top w:val="single" w:sz="4" w:space="0" w:color="FFCC00"/>
          <w:left w:val="single" w:sz="4" w:space="0" w:color="FFCC00"/>
          <w:bottom w:val="single" w:sz="4" w:space="0" w:color="FFCC00"/>
          <w:right w:val="single" w:sz="4" w:space="0" w:color="FFCC00"/>
          <w:insideH w:val="single" w:sz="4" w:space="0" w:color="FFCC00"/>
          <w:insideV w:val="single" w:sz="4" w:space="0" w:color="FFCC00"/>
        </w:tblBorders>
        <w:shd w:val="clear" w:color="auto" w:fill="1923AB"/>
        <w:tblLayout w:type="fixed"/>
        <w:tblLook w:val="04A0"/>
      </w:tblPr>
      <w:tblGrid>
        <w:gridCol w:w="8856"/>
      </w:tblGrid>
      <w:tr w:rsidR="005C3124" w:rsidTr="005C3124">
        <w:trPr>
          <w:jc w:val="center"/>
        </w:trPr>
        <w:tc>
          <w:tcPr>
            <w:tcW w:w="8856" w:type="dxa"/>
            <w:tcBorders>
              <w:top w:val="single" w:sz="4" w:space="0" w:color="FFCC00"/>
              <w:left w:val="single" w:sz="4" w:space="0" w:color="FFCC00"/>
              <w:bottom w:val="single" w:sz="4" w:space="0" w:color="FFCC00"/>
              <w:right w:val="single" w:sz="4" w:space="0" w:color="FFCC00"/>
            </w:tcBorders>
            <w:shd w:val="clear" w:color="auto" w:fill="1923AB"/>
          </w:tcPr>
          <w:p w:rsidR="005C3124" w:rsidRDefault="005C3124">
            <w:pPr>
              <w:pStyle w:val="Heading1"/>
              <w:spacing w:before="60" w:after="60"/>
              <w:rPr>
                <w:rFonts w:ascii="Tahoma" w:eastAsiaTheme="minorEastAsia" w:hAnsi="Tahoma" w:cs="Tahoma"/>
                <w:sz w:val="26"/>
                <w:szCs w:val="26"/>
              </w:rPr>
            </w:pPr>
          </w:p>
          <w:p w:rsidR="005C3124" w:rsidRDefault="005C3124" w:rsidP="00BB27EC">
            <w:pPr>
              <w:pStyle w:val="Heading1"/>
              <w:spacing w:before="60" w:after="60"/>
              <w:jc w:val="center"/>
              <w:rPr>
                <w:rFonts w:ascii="Tahoma" w:eastAsiaTheme="minorEastAsia" w:hAnsi="Tahoma" w:cs="Tahoma"/>
                <w:color w:val="FFCC00"/>
                <w:sz w:val="26"/>
                <w:szCs w:val="26"/>
              </w:rPr>
            </w:pPr>
            <w:r>
              <w:rPr>
                <w:rFonts w:ascii="Tahoma" w:eastAsiaTheme="minorEastAsia" w:hAnsi="Tahoma" w:cs="Tahoma"/>
                <w:color w:val="FFCC00"/>
                <w:sz w:val="26"/>
                <w:szCs w:val="26"/>
              </w:rPr>
              <w:t>TRƯỜNG ĐẠI HỌC KHOA HỌC TỰ NHIÊN</w:t>
            </w:r>
          </w:p>
          <w:p w:rsidR="005C3124" w:rsidRDefault="005C3124">
            <w:pPr>
              <w:spacing w:before="60" w:after="60"/>
              <w:jc w:val="center"/>
              <w:rPr>
                <w:rFonts w:ascii="Tahoma" w:hAnsi="Tahoma" w:cs="Tahoma"/>
                <w:b/>
                <w:color w:val="FFCC00"/>
                <w:sz w:val="26"/>
                <w:szCs w:val="26"/>
              </w:rPr>
            </w:pPr>
            <w:r>
              <w:rPr>
                <w:rFonts w:ascii="Tahoma" w:hAnsi="Tahoma" w:cs="Tahoma"/>
                <w:b/>
                <w:color w:val="FFCC00"/>
                <w:sz w:val="26"/>
                <w:szCs w:val="26"/>
              </w:rPr>
              <w:t>KHOA CÔNG NGHỆ THÔNG TIN</w:t>
            </w:r>
          </w:p>
          <w:p w:rsidR="005C3124" w:rsidRPr="00BB27EC" w:rsidRDefault="005C3124">
            <w:pPr>
              <w:spacing w:before="60" w:after="60"/>
              <w:jc w:val="center"/>
              <w:rPr>
                <w:rFonts w:ascii="Tahoma" w:hAnsi="Tahoma" w:cs="Tahoma"/>
                <w:b/>
                <w:color w:val="FFCC00"/>
                <w:sz w:val="26"/>
                <w:szCs w:val="26"/>
                <w:lang w:val="en-US"/>
              </w:rPr>
            </w:pPr>
            <w:r>
              <w:rPr>
                <w:rFonts w:ascii="Tahoma" w:hAnsi="Tahoma" w:cs="Tahoma"/>
                <w:b/>
                <w:color w:val="FFCC00"/>
                <w:sz w:val="26"/>
                <w:szCs w:val="26"/>
              </w:rPr>
              <w:t xml:space="preserve">BỘ MÔN </w:t>
            </w:r>
            <w:r w:rsidR="00BB27EC">
              <w:rPr>
                <w:rFonts w:ascii="Tahoma" w:hAnsi="Tahoma" w:cs="Tahoma"/>
                <w:b/>
                <w:color w:val="FFCC00"/>
                <w:sz w:val="26"/>
                <w:szCs w:val="26"/>
                <w:lang w:val="en-US"/>
              </w:rPr>
              <w:t>HỆ THỐNG THÔNG TIN</w:t>
            </w:r>
          </w:p>
          <w:p w:rsidR="005C3124" w:rsidRDefault="005C3124">
            <w:pPr>
              <w:jc w:val="center"/>
              <w:rPr>
                <w:rFonts w:ascii="Times New Roman" w:hAnsi="Times New Roman"/>
                <w:color w:val="FFCC00"/>
                <w:sz w:val="28"/>
                <w:szCs w:val="24"/>
              </w:rPr>
            </w:pPr>
          </w:p>
          <w:p w:rsidR="005C3124" w:rsidRDefault="005C3124">
            <w:pPr>
              <w:jc w:val="center"/>
              <w:rPr>
                <w:color w:val="FFCC00"/>
                <w:sz w:val="28"/>
              </w:rPr>
            </w:pPr>
          </w:p>
          <w:p w:rsidR="005C3124" w:rsidRDefault="005C3124">
            <w:pPr>
              <w:jc w:val="center"/>
              <w:rPr>
                <w:color w:val="FFCC00"/>
                <w:sz w:val="28"/>
              </w:rPr>
            </w:pPr>
          </w:p>
          <w:p w:rsidR="005C3124" w:rsidRDefault="005C3124">
            <w:pPr>
              <w:jc w:val="center"/>
              <w:rPr>
                <w:b/>
                <w:color w:val="FFCC00"/>
                <w:sz w:val="28"/>
              </w:rPr>
            </w:pPr>
          </w:p>
          <w:p w:rsidR="005C3124" w:rsidRDefault="00BB27EC">
            <w:pPr>
              <w:jc w:val="center"/>
              <w:rPr>
                <w:b/>
                <w:color w:val="FFCC00"/>
                <w:sz w:val="28"/>
                <w:lang w:val="en-US"/>
              </w:rPr>
            </w:pPr>
            <w:r>
              <w:rPr>
                <w:b/>
                <w:color w:val="FFCC00"/>
                <w:sz w:val="28"/>
                <w:lang w:val="en-US"/>
              </w:rPr>
              <w:t>NGUYỄN MINH BÌNH</w:t>
            </w:r>
          </w:p>
          <w:p w:rsidR="00BB27EC" w:rsidRPr="00BB27EC" w:rsidRDefault="00BB27EC">
            <w:pPr>
              <w:jc w:val="center"/>
              <w:rPr>
                <w:b/>
                <w:color w:val="FFCC00"/>
                <w:sz w:val="28"/>
                <w:lang w:val="en-US"/>
              </w:rPr>
            </w:pPr>
            <w:r>
              <w:rPr>
                <w:b/>
                <w:color w:val="FFCC00"/>
                <w:sz w:val="28"/>
                <w:lang w:val="en-US"/>
              </w:rPr>
              <w:t>DIỆP HUỲNH ANH</w:t>
            </w:r>
          </w:p>
          <w:p w:rsidR="005C3124" w:rsidRDefault="005C3124">
            <w:pPr>
              <w:jc w:val="center"/>
              <w:rPr>
                <w:color w:val="FFCC00"/>
                <w:sz w:val="28"/>
              </w:rPr>
            </w:pPr>
          </w:p>
          <w:p w:rsidR="005C3124" w:rsidRDefault="005C3124">
            <w:pPr>
              <w:jc w:val="center"/>
              <w:rPr>
                <w:b/>
                <w:color w:val="FFCC00"/>
                <w:sz w:val="28"/>
              </w:rPr>
            </w:pPr>
          </w:p>
          <w:p w:rsidR="005C3124" w:rsidRDefault="005C3124">
            <w:pPr>
              <w:jc w:val="center"/>
              <w:rPr>
                <w:b/>
                <w:color w:val="FFCC00"/>
                <w:sz w:val="28"/>
              </w:rPr>
            </w:pPr>
          </w:p>
          <w:p w:rsidR="005C3124" w:rsidRPr="005C3124" w:rsidRDefault="005C3124">
            <w:pPr>
              <w:jc w:val="center"/>
              <w:rPr>
                <w:b/>
                <w:color w:val="FFCC00"/>
                <w:sz w:val="28"/>
                <w:lang w:val="en-US"/>
              </w:rPr>
            </w:pPr>
            <w:r w:rsidRPr="005C3124">
              <w:rPr>
                <w:b/>
                <w:color w:val="FFCC00"/>
                <w:sz w:val="28"/>
              </w:rPr>
              <w:t>Tìm hiểu mô hình và ngôn ngữ đặc tả mô hình dòng công việc, ứng dụng trong thiết kế quy trình các nhiệp vụ quản lý đào tạo và xây dựng ứng dụng thử nghiệm kết hợp với công nghệ SOA</w:t>
            </w:r>
          </w:p>
          <w:p w:rsidR="005C3124" w:rsidRDefault="005C3124">
            <w:pPr>
              <w:jc w:val="center"/>
              <w:rPr>
                <w:color w:val="FFCC00"/>
                <w:sz w:val="28"/>
              </w:rPr>
            </w:pPr>
          </w:p>
          <w:p w:rsidR="005C3124" w:rsidRDefault="005C3124">
            <w:pPr>
              <w:jc w:val="center"/>
              <w:rPr>
                <w:color w:val="FFCC00"/>
                <w:sz w:val="28"/>
              </w:rPr>
            </w:pPr>
          </w:p>
          <w:p w:rsidR="005C3124" w:rsidRDefault="005C3124">
            <w:pPr>
              <w:jc w:val="center"/>
              <w:rPr>
                <w:color w:val="FFCC00"/>
                <w:sz w:val="28"/>
              </w:rPr>
            </w:pPr>
          </w:p>
          <w:p w:rsidR="005C3124" w:rsidRDefault="005C3124">
            <w:pPr>
              <w:jc w:val="center"/>
              <w:rPr>
                <w:b/>
                <w:color w:val="FFCC00"/>
                <w:sz w:val="28"/>
              </w:rPr>
            </w:pPr>
            <w:r>
              <w:rPr>
                <w:b/>
                <w:color w:val="FFCC00"/>
                <w:sz w:val="28"/>
              </w:rPr>
              <w:t>KHÓA LUẬN TỐT NGHIỆP CỬ NHÂN CNTT</w:t>
            </w:r>
          </w:p>
          <w:p w:rsidR="005C3124" w:rsidRDefault="005C3124">
            <w:pPr>
              <w:jc w:val="center"/>
              <w:rPr>
                <w:color w:val="FFCC00"/>
                <w:sz w:val="28"/>
              </w:rPr>
            </w:pPr>
          </w:p>
          <w:p w:rsidR="005C3124" w:rsidRDefault="005C3124">
            <w:pPr>
              <w:rPr>
                <w:color w:val="FFCC00"/>
                <w:sz w:val="28"/>
              </w:rPr>
            </w:pPr>
          </w:p>
          <w:p w:rsidR="005C3124" w:rsidRPr="002D17ED" w:rsidRDefault="005C3124">
            <w:pPr>
              <w:jc w:val="center"/>
              <w:rPr>
                <w:color w:val="FFCC00"/>
                <w:sz w:val="28"/>
                <w:lang w:val="en-US"/>
              </w:rPr>
            </w:pPr>
          </w:p>
          <w:p w:rsidR="005C3124" w:rsidRDefault="005C3124">
            <w:pPr>
              <w:ind w:left="1440" w:firstLine="720"/>
              <w:jc w:val="center"/>
              <w:rPr>
                <w:color w:val="FFCC00"/>
                <w:sz w:val="28"/>
              </w:rPr>
            </w:pPr>
          </w:p>
          <w:p w:rsidR="005C3124" w:rsidRPr="00BB27EC" w:rsidRDefault="005C3124" w:rsidP="00BB27EC">
            <w:pPr>
              <w:jc w:val="center"/>
              <w:rPr>
                <w:rFonts w:ascii="Tahoma" w:hAnsi="Tahoma" w:cs="Tahoma"/>
                <w:b/>
                <w:sz w:val="26"/>
                <w:szCs w:val="26"/>
                <w:lang w:val="en-US"/>
              </w:rPr>
            </w:pPr>
            <w:r>
              <w:rPr>
                <w:rFonts w:ascii="Tahoma" w:hAnsi="Tahoma" w:cs="Tahoma"/>
                <w:b/>
                <w:color w:val="FFCC00"/>
                <w:sz w:val="26"/>
                <w:szCs w:val="26"/>
              </w:rPr>
              <w:t xml:space="preserve">TP. HCM, </w:t>
            </w:r>
            <w:r w:rsidR="00BB27EC">
              <w:rPr>
                <w:rFonts w:ascii="Tahoma" w:hAnsi="Tahoma" w:cs="Tahoma"/>
                <w:b/>
                <w:color w:val="FFCC00"/>
                <w:sz w:val="26"/>
                <w:szCs w:val="26"/>
                <w:lang w:val="en-US"/>
              </w:rPr>
              <w:t>NĂM 2010</w:t>
            </w:r>
          </w:p>
        </w:tc>
      </w:tr>
    </w:tbl>
    <w:p w:rsidR="00090273" w:rsidRDefault="005C3124">
      <w:pPr>
        <w:spacing w:after="0" w:line="240" w:lineRule="auto"/>
        <w:rPr>
          <w:rFonts w:ascii="Times New Roman" w:hAnsi="Times New Roman"/>
          <w:b/>
          <w:color w:val="000000"/>
          <w:sz w:val="28"/>
          <w:szCs w:val="26"/>
          <w:lang w:val="en-US"/>
        </w:rPr>
      </w:pPr>
      <w:r>
        <w:rPr>
          <w:rFonts w:ascii="Times New Roman" w:hAnsi="Times New Roman"/>
          <w:b/>
          <w:color w:val="000000"/>
          <w:sz w:val="28"/>
          <w:szCs w:val="26"/>
          <w:lang w:val="en-U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856"/>
      </w:tblGrid>
      <w:tr w:rsidR="00D4149D" w:rsidRPr="00D4149D" w:rsidTr="00326719">
        <w:trPr>
          <w:trHeight w:val="12140"/>
          <w:jc w:val="center"/>
        </w:trPr>
        <w:tc>
          <w:tcPr>
            <w:tcW w:w="8856" w:type="dxa"/>
            <w:tcBorders>
              <w:top w:val="single" w:sz="4" w:space="0" w:color="auto"/>
              <w:left w:val="single" w:sz="4" w:space="0" w:color="auto"/>
              <w:bottom w:val="single" w:sz="4" w:space="0" w:color="auto"/>
              <w:right w:val="single" w:sz="4" w:space="0" w:color="auto"/>
            </w:tcBorders>
          </w:tcPr>
          <w:p w:rsidR="00D4149D" w:rsidRPr="00D4149D" w:rsidRDefault="00D4149D">
            <w:pPr>
              <w:pStyle w:val="Heading1"/>
              <w:spacing w:before="60" w:after="60"/>
              <w:rPr>
                <w:rFonts w:ascii="Tahoma" w:eastAsiaTheme="minorEastAsia" w:hAnsi="Tahoma" w:cs="Tahoma"/>
                <w:color w:val="auto"/>
                <w:sz w:val="26"/>
                <w:szCs w:val="26"/>
              </w:rPr>
            </w:pPr>
          </w:p>
          <w:p w:rsidR="00D4149D" w:rsidRPr="00D4149D" w:rsidRDefault="00D4149D" w:rsidP="00D4149D">
            <w:pPr>
              <w:pStyle w:val="Heading1"/>
              <w:spacing w:before="60" w:after="60"/>
              <w:jc w:val="center"/>
              <w:rPr>
                <w:rFonts w:ascii="Tahoma" w:eastAsiaTheme="minorEastAsia" w:hAnsi="Tahoma" w:cs="Tahoma"/>
                <w:color w:val="auto"/>
                <w:sz w:val="26"/>
                <w:szCs w:val="26"/>
              </w:rPr>
            </w:pPr>
            <w:r w:rsidRPr="00D4149D">
              <w:rPr>
                <w:rFonts w:ascii="Tahoma" w:eastAsiaTheme="minorEastAsia" w:hAnsi="Tahoma" w:cs="Tahoma"/>
                <w:color w:val="auto"/>
                <w:sz w:val="26"/>
                <w:szCs w:val="26"/>
              </w:rPr>
              <w:t>TRƯỜNG ĐẠI HỌC KHOA HỌC TỰ NHIÊN</w:t>
            </w:r>
          </w:p>
          <w:p w:rsidR="00D4149D" w:rsidRPr="00D4149D" w:rsidRDefault="00D4149D">
            <w:pPr>
              <w:spacing w:before="60" w:after="60"/>
              <w:jc w:val="center"/>
              <w:rPr>
                <w:rFonts w:ascii="Tahoma" w:hAnsi="Tahoma" w:cs="Tahoma"/>
                <w:b/>
                <w:sz w:val="26"/>
                <w:szCs w:val="26"/>
              </w:rPr>
            </w:pPr>
            <w:r w:rsidRPr="00D4149D">
              <w:rPr>
                <w:rFonts w:ascii="Tahoma" w:hAnsi="Tahoma" w:cs="Tahoma"/>
                <w:b/>
                <w:sz w:val="26"/>
                <w:szCs w:val="26"/>
              </w:rPr>
              <w:t>KHOA CÔNG NGHỆ THÔNG TIN</w:t>
            </w:r>
          </w:p>
          <w:p w:rsidR="00D4149D" w:rsidRPr="00D4149D" w:rsidRDefault="00D4149D">
            <w:pPr>
              <w:spacing w:before="60" w:after="60"/>
              <w:jc w:val="center"/>
              <w:rPr>
                <w:rFonts w:ascii="Tahoma" w:hAnsi="Tahoma" w:cs="Tahoma"/>
                <w:b/>
                <w:sz w:val="26"/>
                <w:szCs w:val="26"/>
                <w:lang w:val="en-US"/>
              </w:rPr>
            </w:pPr>
            <w:r w:rsidRPr="00D4149D">
              <w:rPr>
                <w:rFonts w:ascii="Tahoma" w:hAnsi="Tahoma" w:cs="Tahoma"/>
                <w:b/>
                <w:sz w:val="26"/>
                <w:szCs w:val="26"/>
              </w:rPr>
              <w:t xml:space="preserve">BỘ MÔN </w:t>
            </w:r>
            <w:r w:rsidRPr="00D4149D">
              <w:rPr>
                <w:rFonts w:ascii="Tahoma" w:hAnsi="Tahoma" w:cs="Tahoma"/>
                <w:b/>
                <w:sz w:val="26"/>
                <w:szCs w:val="26"/>
                <w:lang w:val="en-US"/>
              </w:rPr>
              <w:t>HỆ THỐNG THÔNG TIN</w:t>
            </w:r>
          </w:p>
          <w:p w:rsidR="00D4149D" w:rsidRPr="00D4149D" w:rsidRDefault="00D4149D">
            <w:pPr>
              <w:jc w:val="center"/>
              <w:rPr>
                <w:rFonts w:ascii="Times New Roman" w:hAnsi="Times New Roman"/>
                <w:sz w:val="28"/>
                <w:szCs w:val="24"/>
              </w:rPr>
            </w:pPr>
            <w:r w:rsidRPr="00D4149D">
              <w:rPr>
                <w:sz w:val="28"/>
              </w:rPr>
              <w:t xml:space="preserve"> </w:t>
            </w:r>
          </w:p>
          <w:p w:rsidR="00D4149D" w:rsidRPr="00D4149D" w:rsidRDefault="00D4149D">
            <w:pPr>
              <w:jc w:val="center"/>
              <w:rPr>
                <w:sz w:val="28"/>
              </w:rPr>
            </w:pPr>
          </w:p>
          <w:p w:rsidR="00D4149D" w:rsidRPr="00D4149D" w:rsidRDefault="00D4149D">
            <w:pPr>
              <w:jc w:val="center"/>
              <w:rPr>
                <w:sz w:val="28"/>
              </w:rPr>
            </w:pPr>
          </w:p>
          <w:p w:rsidR="00D4149D" w:rsidRPr="00D4149D" w:rsidRDefault="00D4149D">
            <w:pPr>
              <w:jc w:val="center"/>
              <w:rPr>
                <w:sz w:val="28"/>
              </w:rPr>
            </w:pPr>
          </w:p>
          <w:p w:rsidR="002D17ED" w:rsidRDefault="00D4149D" w:rsidP="00D4149D">
            <w:pPr>
              <w:pStyle w:val="Heading1"/>
              <w:jc w:val="center"/>
              <w:rPr>
                <w:rFonts w:eastAsiaTheme="minorEastAsia"/>
                <w:color w:val="auto"/>
                <w:lang w:val="en-US"/>
              </w:rPr>
            </w:pPr>
            <w:r w:rsidRPr="00D4149D">
              <w:rPr>
                <w:rFonts w:eastAsiaTheme="minorEastAsia"/>
                <w:color w:val="auto"/>
                <w:lang w:val="en-US"/>
              </w:rPr>
              <w:t>NGUYỄN MINH BÌNH</w:t>
            </w:r>
            <w:r w:rsidRPr="00D4149D">
              <w:rPr>
                <w:rFonts w:eastAsiaTheme="minorEastAsia"/>
                <w:color w:val="auto"/>
              </w:rPr>
              <w:t xml:space="preserve"> – </w:t>
            </w:r>
            <w:r w:rsidRPr="00D4149D">
              <w:rPr>
                <w:rFonts w:eastAsiaTheme="minorEastAsia"/>
                <w:color w:val="auto"/>
                <w:lang w:val="en-US"/>
              </w:rPr>
              <w:t>0612023</w:t>
            </w:r>
          </w:p>
          <w:p w:rsidR="00D4149D" w:rsidRPr="00D4149D" w:rsidRDefault="00D4149D" w:rsidP="00D4149D">
            <w:pPr>
              <w:pStyle w:val="Heading1"/>
              <w:jc w:val="center"/>
              <w:rPr>
                <w:rFonts w:eastAsiaTheme="minorEastAsia"/>
                <w:color w:val="auto"/>
                <w:lang w:val="en-US"/>
              </w:rPr>
            </w:pPr>
            <w:r w:rsidRPr="00D4149D">
              <w:rPr>
                <w:rFonts w:eastAsiaTheme="minorEastAsia"/>
                <w:color w:val="auto"/>
                <w:lang w:val="en-US"/>
              </w:rPr>
              <w:t>DIỆP HUỲNH ANH</w:t>
            </w:r>
            <w:r w:rsidRPr="00D4149D">
              <w:rPr>
                <w:rFonts w:eastAsiaTheme="minorEastAsia"/>
                <w:color w:val="auto"/>
              </w:rPr>
              <w:t xml:space="preserve"> – </w:t>
            </w:r>
            <w:r w:rsidRPr="00D4149D">
              <w:rPr>
                <w:rFonts w:eastAsiaTheme="minorEastAsia"/>
                <w:color w:val="auto"/>
                <w:lang w:val="en-US"/>
              </w:rPr>
              <w:t>0612003</w:t>
            </w:r>
          </w:p>
          <w:p w:rsidR="00D4149D" w:rsidRPr="00D4149D" w:rsidRDefault="00D4149D">
            <w:pPr>
              <w:jc w:val="center"/>
              <w:rPr>
                <w:sz w:val="28"/>
              </w:rPr>
            </w:pPr>
          </w:p>
          <w:p w:rsidR="00D4149D" w:rsidRPr="00D4149D" w:rsidRDefault="00D4149D">
            <w:pPr>
              <w:jc w:val="center"/>
              <w:rPr>
                <w:sz w:val="28"/>
              </w:rPr>
            </w:pPr>
          </w:p>
          <w:p w:rsidR="00D4149D" w:rsidRPr="00D4149D" w:rsidRDefault="00D4149D" w:rsidP="00D4149D">
            <w:pPr>
              <w:jc w:val="center"/>
              <w:rPr>
                <w:sz w:val="28"/>
              </w:rPr>
            </w:pPr>
            <w:r w:rsidRPr="00D4149D">
              <w:rPr>
                <w:rFonts w:ascii="Cambria" w:eastAsiaTheme="minorEastAsia" w:hAnsi="Cambria"/>
                <w:b/>
                <w:bCs/>
                <w:sz w:val="28"/>
                <w:szCs w:val="28"/>
              </w:rPr>
              <w:t>Tìm hiểu mô hình và ngôn ngữ đặc tả mô hình dòng công việc, ứng dụng trong thiết kế quy trình các nhiệp vụ quản lý đào tạo và xây dựng ứng dụng thử nghiệm kết hợp với công nghệ SOA</w:t>
            </w:r>
          </w:p>
          <w:p w:rsidR="00D4149D" w:rsidRPr="00D4149D" w:rsidRDefault="00D4149D">
            <w:pPr>
              <w:rPr>
                <w:sz w:val="28"/>
              </w:rPr>
            </w:pPr>
          </w:p>
          <w:p w:rsidR="00D4149D" w:rsidRPr="00D4149D" w:rsidRDefault="00D4149D">
            <w:pPr>
              <w:rPr>
                <w:sz w:val="28"/>
              </w:rPr>
            </w:pPr>
          </w:p>
          <w:p w:rsidR="00D4149D" w:rsidRPr="00D4149D" w:rsidRDefault="00D4149D">
            <w:pPr>
              <w:jc w:val="center"/>
              <w:rPr>
                <w:b/>
                <w:sz w:val="28"/>
              </w:rPr>
            </w:pPr>
            <w:r w:rsidRPr="00D4149D">
              <w:rPr>
                <w:b/>
                <w:sz w:val="28"/>
              </w:rPr>
              <w:t>KHÓA LUẬN TỐT NGHIỆP CỬ NHÂN CNTT</w:t>
            </w:r>
          </w:p>
          <w:p w:rsidR="00D4149D" w:rsidRPr="00D4149D" w:rsidRDefault="00D4149D">
            <w:pPr>
              <w:rPr>
                <w:sz w:val="28"/>
              </w:rPr>
            </w:pPr>
          </w:p>
          <w:p w:rsidR="00D4149D" w:rsidRPr="00D4149D" w:rsidRDefault="00D4149D">
            <w:pPr>
              <w:tabs>
                <w:tab w:val="left" w:pos="5265"/>
              </w:tabs>
              <w:jc w:val="center"/>
              <w:rPr>
                <w:b/>
                <w:sz w:val="28"/>
              </w:rPr>
            </w:pPr>
            <w:r w:rsidRPr="00D4149D">
              <w:rPr>
                <w:b/>
                <w:sz w:val="28"/>
              </w:rPr>
              <w:t>GIÁO VIÊN HƯỚNG DẪN</w:t>
            </w:r>
          </w:p>
          <w:p w:rsidR="00D4149D" w:rsidRPr="00801F1C" w:rsidRDefault="00801F1C">
            <w:pPr>
              <w:tabs>
                <w:tab w:val="left" w:pos="5265"/>
              </w:tabs>
              <w:jc w:val="center"/>
              <w:rPr>
                <w:b/>
                <w:sz w:val="28"/>
                <w:lang w:val="en-US"/>
              </w:rPr>
            </w:pPr>
            <w:r>
              <w:rPr>
                <w:b/>
                <w:sz w:val="28"/>
                <w:lang w:val="en-US"/>
              </w:rPr>
              <w:t>LÂM QUANG VŨ</w:t>
            </w:r>
          </w:p>
          <w:p w:rsidR="00D4149D" w:rsidRDefault="00D4149D">
            <w:pPr>
              <w:jc w:val="center"/>
              <w:rPr>
                <w:sz w:val="28"/>
                <w:lang w:val="en-US"/>
              </w:rPr>
            </w:pPr>
          </w:p>
          <w:p w:rsidR="002D17ED" w:rsidRDefault="002D17ED">
            <w:pPr>
              <w:jc w:val="center"/>
              <w:rPr>
                <w:sz w:val="28"/>
                <w:lang w:val="en-US"/>
              </w:rPr>
            </w:pPr>
          </w:p>
          <w:p w:rsidR="002D17ED" w:rsidRPr="002D17ED" w:rsidRDefault="002D17ED">
            <w:pPr>
              <w:jc w:val="center"/>
              <w:rPr>
                <w:sz w:val="28"/>
                <w:lang w:val="en-US"/>
              </w:rPr>
            </w:pPr>
          </w:p>
          <w:p w:rsidR="00D4149D" w:rsidRPr="002D17ED" w:rsidRDefault="00D4149D" w:rsidP="002D17ED">
            <w:pPr>
              <w:jc w:val="center"/>
              <w:rPr>
                <w:rFonts w:ascii="Tahoma" w:hAnsi="Tahoma" w:cs="Tahoma"/>
                <w:b/>
                <w:sz w:val="26"/>
                <w:szCs w:val="26"/>
                <w:lang w:val="en-US"/>
              </w:rPr>
            </w:pPr>
            <w:r w:rsidRPr="00D4149D">
              <w:rPr>
                <w:rFonts w:ascii="Tahoma" w:hAnsi="Tahoma" w:cs="Tahoma"/>
                <w:b/>
                <w:sz w:val="26"/>
                <w:szCs w:val="26"/>
              </w:rPr>
              <w:t xml:space="preserve">KHÓA </w:t>
            </w:r>
            <w:r w:rsidR="00801F1C">
              <w:rPr>
                <w:rFonts w:ascii="Tahoma" w:hAnsi="Tahoma" w:cs="Tahoma"/>
                <w:b/>
                <w:sz w:val="26"/>
                <w:szCs w:val="26"/>
                <w:lang w:val="en-US"/>
              </w:rPr>
              <w:t>2006</w:t>
            </w:r>
            <w:r w:rsidRPr="00D4149D">
              <w:rPr>
                <w:rFonts w:ascii="Tahoma" w:hAnsi="Tahoma" w:cs="Tahoma"/>
                <w:b/>
                <w:sz w:val="26"/>
                <w:szCs w:val="26"/>
              </w:rPr>
              <w:t xml:space="preserve"> - </w:t>
            </w:r>
            <w:r w:rsidR="00801F1C">
              <w:rPr>
                <w:rFonts w:ascii="Tahoma" w:hAnsi="Tahoma" w:cs="Tahoma"/>
                <w:b/>
                <w:sz w:val="26"/>
                <w:szCs w:val="26"/>
                <w:lang w:val="en-US"/>
              </w:rPr>
              <w:t>2010</w:t>
            </w:r>
          </w:p>
        </w:tc>
      </w:tr>
    </w:tbl>
    <w:tbl>
      <w:tblPr>
        <w:tblStyle w:val="TableGrid2"/>
        <w:tblpPr w:leftFromText="180" w:rightFromText="180" w:vertAnchor="page" w:horzAnchor="margin" w:tblpY="1805"/>
        <w:tblW w:w="0" w:type="auto"/>
        <w:tblInd w:w="0" w:type="dxa"/>
        <w:shd w:val="clear" w:color="auto" w:fill="1923AB"/>
        <w:tblLook w:val="01E0"/>
      </w:tblPr>
      <w:tblGrid>
        <w:gridCol w:w="918"/>
      </w:tblGrid>
      <w:tr w:rsidR="007B6568" w:rsidRPr="007B6568" w:rsidTr="007B6568">
        <w:trPr>
          <w:cantSplit/>
          <w:trHeight w:val="14030"/>
        </w:trPr>
        <w:tc>
          <w:tcPr>
            <w:tcW w:w="918" w:type="dxa"/>
            <w:tcBorders>
              <w:top w:val="single" w:sz="4" w:space="0" w:color="auto"/>
              <w:left w:val="single" w:sz="4" w:space="0" w:color="auto"/>
              <w:bottom w:val="single" w:sz="4" w:space="0" w:color="auto"/>
              <w:right w:val="single" w:sz="4" w:space="0" w:color="auto"/>
            </w:tcBorders>
            <w:shd w:val="clear" w:color="auto" w:fill="1923AB"/>
            <w:textDirection w:val="tbRl"/>
            <w:vAlign w:val="center"/>
            <w:hideMark/>
          </w:tcPr>
          <w:p w:rsidR="007B6568" w:rsidRPr="007B6568" w:rsidRDefault="007B6568" w:rsidP="007B6568">
            <w:pPr>
              <w:spacing w:after="0" w:line="240" w:lineRule="auto"/>
              <w:ind w:left="113" w:right="113"/>
              <w:rPr>
                <w:rFonts w:ascii="VNI-Times" w:hAnsi="VNI-Times"/>
                <w:noProof w:val="0"/>
                <w:sz w:val="24"/>
                <w:szCs w:val="24"/>
                <w:lang w:val="en-US"/>
              </w:rPr>
            </w:pPr>
            <w:r w:rsidRPr="007B6568">
              <w:rPr>
                <w:noProof w:val="0"/>
                <w:sz w:val="24"/>
                <w:szCs w:val="24"/>
                <w:lang w:val="en-US"/>
              </w:rPr>
              <w:lastRenderedPageBreak/>
              <w:br w:type="page"/>
            </w:r>
            <w:r>
              <w:rPr>
                <w:noProof w:val="0"/>
                <w:color w:val="FFCC00"/>
                <w:sz w:val="24"/>
                <w:szCs w:val="24"/>
                <w:lang w:val="en-US"/>
              </w:rPr>
              <w:t>HỆ THỐNG THÔNG TIN</w:t>
            </w:r>
            <w:r w:rsidRPr="007B6568">
              <w:rPr>
                <w:rFonts w:ascii="VNI-Times" w:hAnsi="VNI-Times"/>
                <w:noProof w:val="0"/>
                <w:sz w:val="26"/>
                <w:szCs w:val="24"/>
                <w:lang w:val="en-US"/>
              </w:rPr>
              <w:t xml:space="preserve">  </w:t>
            </w:r>
            <w:r w:rsidRPr="007B6568">
              <w:rPr>
                <w:rFonts w:ascii="VNI-Times" w:hAnsi="VNI-Times"/>
                <w:noProof w:val="0"/>
                <w:sz w:val="26"/>
                <w:szCs w:val="24"/>
                <w:lang w:val="en-US"/>
              </w:rPr>
              <w:tab/>
            </w:r>
            <w:r w:rsidRPr="007B6568">
              <w:rPr>
                <w:rFonts w:ascii="VNI-Times" w:hAnsi="VNI-Times"/>
                <w:noProof w:val="0"/>
                <w:sz w:val="26"/>
                <w:szCs w:val="24"/>
                <w:lang w:val="en-US"/>
              </w:rPr>
              <w:tab/>
              <w:t xml:space="preserve">    </w:t>
            </w:r>
            <w:r w:rsidRPr="007B6568">
              <w:rPr>
                <w:rFonts w:ascii="VNI-Times" w:hAnsi="VNI-Times"/>
                <w:noProof w:val="0"/>
                <w:sz w:val="26"/>
                <w:szCs w:val="24"/>
                <w:lang w:val="en-US"/>
              </w:rPr>
              <w:tab/>
            </w:r>
            <w:r w:rsidRPr="007B6568">
              <w:rPr>
                <w:rFonts w:ascii="VNI-Times" w:hAnsi="VNI-Times"/>
                <w:noProof w:val="0"/>
                <w:sz w:val="26"/>
                <w:szCs w:val="24"/>
                <w:lang w:val="en-US"/>
              </w:rPr>
              <w:tab/>
            </w:r>
            <w:r w:rsidRPr="007B6568">
              <w:rPr>
                <w:rFonts w:ascii="VNI-Times" w:hAnsi="VNI-Times"/>
                <w:noProof w:val="0"/>
                <w:color w:val="FFCC00"/>
                <w:sz w:val="26"/>
                <w:szCs w:val="24"/>
                <w:lang w:val="en-US"/>
              </w:rPr>
              <w:t>&lt;TEÂN ÑEÀ TAØI&gt;</w:t>
            </w:r>
            <w:r w:rsidRPr="007B6568">
              <w:rPr>
                <w:rFonts w:ascii="VNI-Times" w:hAnsi="VNI-Times"/>
                <w:noProof w:val="0"/>
                <w:sz w:val="26"/>
                <w:szCs w:val="24"/>
                <w:lang w:val="en-US"/>
              </w:rPr>
              <w:tab/>
            </w:r>
            <w:r w:rsidRPr="007B6568">
              <w:rPr>
                <w:rFonts w:ascii="VNI-Times" w:hAnsi="VNI-Times"/>
                <w:noProof w:val="0"/>
                <w:sz w:val="26"/>
                <w:szCs w:val="24"/>
                <w:lang w:val="en-US"/>
              </w:rPr>
              <w:tab/>
            </w:r>
            <w:r w:rsidRPr="007B6568">
              <w:rPr>
                <w:rFonts w:ascii="VNI-Times" w:hAnsi="VNI-Times"/>
                <w:noProof w:val="0"/>
                <w:sz w:val="26"/>
                <w:szCs w:val="24"/>
                <w:lang w:val="en-US"/>
              </w:rPr>
              <w:tab/>
              <w:t xml:space="preserve">  </w:t>
            </w:r>
            <w:r w:rsidRPr="007B6568">
              <w:rPr>
                <w:rFonts w:ascii="VNI-Times" w:hAnsi="VNI-Times"/>
                <w:noProof w:val="0"/>
                <w:sz w:val="26"/>
                <w:szCs w:val="24"/>
                <w:lang w:val="en-US"/>
              </w:rPr>
              <w:tab/>
            </w:r>
            <w:r w:rsidRPr="007B6568">
              <w:rPr>
                <w:rFonts w:ascii="VNI-Times" w:hAnsi="VNI-Times"/>
                <w:noProof w:val="0"/>
                <w:sz w:val="26"/>
                <w:szCs w:val="24"/>
                <w:lang w:val="en-US"/>
              </w:rPr>
              <w:tab/>
            </w:r>
            <w:r w:rsidRPr="007B6568">
              <w:rPr>
                <w:rFonts w:ascii="VNI-Times" w:hAnsi="VNI-Times"/>
                <w:noProof w:val="0"/>
                <w:sz w:val="26"/>
                <w:szCs w:val="24"/>
                <w:lang w:val="en-US"/>
              </w:rPr>
              <w:tab/>
            </w:r>
            <w:r w:rsidRPr="007B6568">
              <w:rPr>
                <w:rFonts w:ascii="VNI-Times" w:hAnsi="VNI-Times"/>
                <w:noProof w:val="0"/>
                <w:sz w:val="26"/>
                <w:szCs w:val="24"/>
                <w:lang w:val="en-US"/>
              </w:rPr>
              <w:tab/>
              <w:t xml:space="preserve">                  </w:t>
            </w:r>
            <w:r>
              <w:rPr>
                <w:rFonts w:ascii="VNI-Times" w:hAnsi="VNI-Times"/>
                <w:noProof w:val="0"/>
                <w:color w:val="FFCC00"/>
                <w:sz w:val="26"/>
                <w:szCs w:val="24"/>
                <w:lang w:val="en-US"/>
              </w:rPr>
              <w:t>2010</w:t>
            </w:r>
          </w:p>
        </w:tc>
      </w:tr>
    </w:tbl>
    <w:p w:rsidR="00B613B6" w:rsidRPr="00B613B6" w:rsidRDefault="00B613B6" w:rsidP="00B613B6">
      <w:pPr>
        <w:spacing w:after="0" w:line="240" w:lineRule="auto"/>
        <w:rPr>
          <w:rFonts w:ascii="Times New Roman" w:hAnsi="Times New Roman"/>
          <w:noProof w:val="0"/>
          <w:sz w:val="24"/>
          <w:szCs w:val="24"/>
          <w:lang w:val="en-US"/>
        </w:rPr>
      </w:pPr>
    </w:p>
    <w:p w:rsidR="00B613B6" w:rsidRPr="00B613B6" w:rsidRDefault="00B613B6" w:rsidP="00B613B6">
      <w:pPr>
        <w:spacing w:after="0" w:line="240" w:lineRule="auto"/>
        <w:jc w:val="center"/>
        <w:rPr>
          <w:rFonts w:ascii="Times New Roman" w:hAnsi="Times New Roman"/>
          <w:noProof w:val="0"/>
          <w:sz w:val="24"/>
          <w:szCs w:val="24"/>
          <w:lang w:val="en-US"/>
        </w:rPr>
      </w:pPr>
    </w:p>
    <w:p w:rsidR="00B613B6" w:rsidRPr="00B613B6" w:rsidRDefault="00B613B6" w:rsidP="00B613B6">
      <w:pPr>
        <w:spacing w:after="0" w:line="240" w:lineRule="auto"/>
        <w:rPr>
          <w:rFonts w:ascii="Times New Roman" w:hAnsi="Times New Roman"/>
          <w:noProof w:val="0"/>
          <w:sz w:val="24"/>
          <w:szCs w:val="24"/>
          <w:lang w:val="en-US"/>
        </w:rPr>
      </w:pPr>
    </w:p>
    <w:p w:rsidR="00B613B6" w:rsidRPr="00B613B6" w:rsidRDefault="00B613B6" w:rsidP="00B613B6">
      <w:pPr>
        <w:spacing w:after="0" w:line="240" w:lineRule="auto"/>
        <w:rPr>
          <w:rFonts w:ascii="Times New Roman" w:hAnsi="Times New Roman"/>
          <w:noProof w:val="0"/>
          <w:sz w:val="24"/>
          <w:szCs w:val="24"/>
          <w:lang w:val="en-US"/>
        </w:rPr>
      </w:pPr>
      <w:r>
        <w:rPr>
          <w:b/>
          <w:bCs/>
          <w:noProof w:val="0"/>
        </w:rPr>
      </w:r>
      <w:r w:rsidR="00AF02F4">
        <w:rPr>
          <w:b/>
          <w:bCs/>
        </w:rPr>
        <w:pict>
          <v:group id="_x0000_s1344" editas="canvas" style="width:6in;height:671.25pt;mso-position-horizontal-relative:char;mso-position-vertical-relative:line" coordorigin="2281,1188" coordsize="7200,1111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5" type="#_x0000_t75" style="position:absolute;left:2281;top:1188;width:7200;height:11111" o:preferrelative="f">
              <v:fill o:detectmouseclick="t"/>
              <v:path o:extrusionok="t" o:connecttype="none"/>
            </v:shape>
            <v:rect id="_x0000_s1346" style="position:absolute;left:2731;top:1188;width:6300;height:10577">
              <v:textbox style="mso-next-textbox:#_x0000_s1346">
                <w:txbxContent>
                  <w:p w:rsidR="00B613B6" w:rsidRPr="00B613B6" w:rsidRDefault="00B613B6" w:rsidP="00B613B6">
                    <w:pPr>
                      <w:spacing w:after="0" w:line="240" w:lineRule="auto"/>
                      <w:jc w:val="center"/>
                      <w:rPr>
                        <w:rFonts w:ascii="Times New Roman" w:hAnsi="Times New Roman"/>
                        <w:b/>
                        <w:noProof w:val="0"/>
                        <w:sz w:val="24"/>
                        <w:szCs w:val="24"/>
                        <w:lang w:val="en-US"/>
                      </w:rPr>
                    </w:pPr>
                    <w:r w:rsidRPr="00B613B6">
                      <w:rPr>
                        <w:rFonts w:ascii="Times New Roman" w:hAnsi="Times New Roman"/>
                        <w:b/>
                        <w:noProof w:val="0"/>
                        <w:sz w:val="24"/>
                        <w:szCs w:val="24"/>
                        <w:lang w:val="en-US"/>
                      </w:rPr>
                      <w:t>NHẬN XÉT CỦA GIÁO VIÊN HƯỚNG DẪN</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center"/>
                      <w:rPr>
                        <w:rFonts w:ascii="Times New Roman" w:hAnsi="Times New Roman"/>
                        <w:noProof w:val="0"/>
                        <w:sz w:val="24"/>
                        <w:szCs w:val="24"/>
                        <w:lang w:val="en-US"/>
                      </w:rPr>
                    </w:pPr>
                    <w:r w:rsidRPr="00B613B6">
                      <w:rPr>
                        <w:rFonts w:ascii="Times New Roman" w:hAnsi="Times New Roman"/>
                        <w:noProof w:val="0"/>
                        <w:sz w:val="24"/>
                        <w:szCs w:val="24"/>
                        <w:lang w:val="en-US"/>
                      </w:rPr>
                      <w:t>………………………………………………………………………………</w:t>
                    </w:r>
                  </w:p>
                  <w:p w:rsidR="00B613B6" w:rsidRPr="00B613B6" w:rsidRDefault="00B613B6" w:rsidP="00B613B6">
                    <w:pPr>
                      <w:spacing w:after="0" w:line="240" w:lineRule="auto"/>
                      <w:jc w:val="right"/>
                      <w:rPr>
                        <w:rFonts w:ascii="Times New Roman" w:hAnsi="Times New Roman"/>
                        <w:noProof w:val="0"/>
                        <w:sz w:val="24"/>
                        <w:szCs w:val="24"/>
                        <w:lang w:val="en-US"/>
                      </w:rPr>
                    </w:pPr>
                    <w:r w:rsidRPr="00B613B6">
                      <w:rPr>
                        <w:rFonts w:ascii="Times New Roman" w:hAnsi="Times New Roman"/>
                        <w:noProof w:val="0"/>
                        <w:sz w:val="24"/>
                        <w:szCs w:val="24"/>
                        <w:lang w:val="en-US"/>
                      </w:rPr>
                      <w:t>TpHCM, ngày ….. tháng …… năm ……</w:t>
                    </w:r>
                  </w:p>
                  <w:p w:rsidR="00B613B6" w:rsidRPr="00B613B6" w:rsidRDefault="00B613B6" w:rsidP="00B613B6">
                    <w:pPr>
                      <w:tabs>
                        <w:tab w:val="center" w:pos="5310"/>
                      </w:tabs>
                      <w:spacing w:after="0" w:line="240" w:lineRule="auto"/>
                      <w:rPr>
                        <w:rFonts w:ascii="Times New Roman" w:hAnsi="Times New Roman"/>
                        <w:noProof w:val="0"/>
                        <w:sz w:val="24"/>
                        <w:szCs w:val="24"/>
                        <w:lang w:val="en-US"/>
                      </w:rPr>
                    </w:pPr>
                    <w:r w:rsidRPr="00B613B6">
                      <w:rPr>
                        <w:rFonts w:ascii="Times New Roman" w:hAnsi="Times New Roman"/>
                        <w:noProof w:val="0"/>
                        <w:sz w:val="24"/>
                        <w:szCs w:val="24"/>
                        <w:lang w:val="en-US"/>
                      </w:rPr>
                      <w:tab/>
                      <w:t>Giáo viên hướng dẫn</w:t>
                    </w:r>
                  </w:p>
                  <w:p w:rsidR="00B613B6" w:rsidRPr="00B613B6" w:rsidRDefault="00B613B6" w:rsidP="00B613B6">
                    <w:pPr>
                      <w:tabs>
                        <w:tab w:val="center" w:pos="5310"/>
                      </w:tabs>
                      <w:spacing w:after="0" w:line="240" w:lineRule="auto"/>
                      <w:rPr>
                        <w:rFonts w:ascii="Times New Roman" w:hAnsi="Times New Roman"/>
                        <w:noProof w:val="0"/>
                        <w:sz w:val="24"/>
                        <w:szCs w:val="24"/>
                        <w:lang w:val="en-US"/>
                      </w:rPr>
                    </w:pPr>
                    <w:r w:rsidRPr="00B613B6">
                      <w:rPr>
                        <w:rFonts w:ascii="Times New Roman" w:hAnsi="Times New Roman"/>
                        <w:noProof w:val="0"/>
                        <w:sz w:val="24"/>
                        <w:szCs w:val="24"/>
                        <w:lang w:val="en-US"/>
                      </w:rPr>
                      <w:tab/>
                      <w:t>[Ký tên và ghi rõ họ tên]</w:t>
                    </w:r>
                  </w:p>
                  <w:p w:rsidR="00B613B6" w:rsidRPr="00B613B6" w:rsidRDefault="00B613B6" w:rsidP="00B613B6">
                    <w:pPr>
                      <w:spacing w:after="0" w:line="240" w:lineRule="auto"/>
                      <w:rPr>
                        <w:rFonts w:ascii="Times New Roman" w:hAnsi="Times New Roman"/>
                        <w:noProof w:val="0"/>
                        <w:sz w:val="24"/>
                        <w:szCs w:val="24"/>
                        <w:lang w:val="en-US"/>
                      </w:rPr>
                    </w:pPr>
                  </w:p>
                  <w:p w:rsidR="00B613B6" w:rsidRPr="00B613B6" w:rsidRDefault="00B613B6" w:rsidP="00B613B6"/>
                </w:txbxContent>
              </v:textbox>
            </v:rect>
            <w10:wrap type="none"/>
            <w10:anchorlock/>
          </v:group>
        </w:pict>
      </w:r>
    </w:p>
    <w:p w:rsidR="00B613B6" w:rsidRDefault="00B613B6">
      <w:pPr>
        <w:spacing w:after="0" w:line="240" w:lineRule="auto"/>
        <w:rPr>
          <w:rFonts w:ascii="Times New Roman" w:hAnsi="Times New Roman"/>
          <w:b/>
          <w:color w:val="000000"/>
          <w:sz w:val="28"/>
          <w:szCs w:val="26"/>
          <w:lang w:val="en-US"/>
        </w:rPr>
      </w:pPr>
    </w:p>
    <w:p w:rsidR="00375AC4" w:rsidRDefault="00375AC4">
      <w:pPr>
        <w:spacing w:after="0" w:line="240" w:lineRule="auto"/>
        <w:rPr>
          <w:rFonts w:ascii="Times New Roman" w:hAnsi="Times New Roman"/>
          <w:b/>
          <w:color w:val="000000"/>
          <w:sz w:val="28"/>
          <w:szCs w:val="26"/>
          <w:lang w:val="en-US"/>
        </w:rPr>
      </w:pPr>
      <w:r>
        <w:rPr>
          <w:b/>
          <w:bCs/>
          <w:noProof w:val="0"/>
        </w:rPr>
      </w:r>
      <w:r w:rsidR="00F60C4C">
        <w:rPr>
          <w:b/>
          <w:bCs/>
        </w:rPr>
        <w:pict>
          <v:group id="_x0000_s1348" editas="canvas" style="width:6in;height:718.3pt;mso-position-horizontal-relative:char;mso-position-vertical-relative:line" coordorigin="2281,1188" coordsize="7200,11890">
            <o:lock v:ext="edit" aspectratio="t"/>
            <v:shape id="_x0000_s1349" type="#_x0000_t75" style="position:absolute;left:2281;top:1188;width:7200;height:11890" o:preferrelative="f">
              <v:fill o:detectmouseclick="t"/>
              <v:path o:extrusionok="t" o:connecttype="none"/>
            </v:shape>
            <v:rect id="_x0000_s1350" style="position:absolute;left:2731;top:1188;width:6300;height:11694">
              <v:textbox style="mso-next-textbox:#_x0000_s1350">
                <w:txbxContent>
                  <w:p w:rsidR="00375AC4" w:rsidRPr="00375AC4" w:rsidRDefault="00375AC4" w:rsidP="00375AC4">
                    <w:pPr>
                      <w:spacing w:after="0" w:line="240" w:lineRule="auto"/>
                      <w:jc w:val="center"/>
                      <w:rPr>
                        <w:rFonts w:ascii="Times New Roman" w:hAnsi="Times New Roman"/>
                        <w:b/>
                        <w:noProof w:val="0"/>
                        <w:sz w:val="24"/>
                        <w:szCs w:val="24"/>
                        <w:lang w:val="en-US"/>
                      </w:rPr>
                    </w:pPr>
                    <w:r w:rsidRPr="00375AC4">
                      <w:rPr>
                        <w:rFonts w:ascii="Times New Roman" w:hAnsi="Times New Roman"/>
                        <w:b/>
                        <w:noProof w:val="0"/>
                        <w:sz w:val="24"/>
                        <w:szCs w:val="24"/>
                        <w:lang w:val="en-US"/>
                      </w:rPr>
                      <w:t>NHẬN XÉT CỦA GIÁO VIÊN PHẢN BIỆN</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Default="00375AC4" w:rsidP="00375AC4">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F60C4C" w:rsidRDefault="00F60C4C" w:rsidP="00F60C4C">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F60C4C" w:rsidRDefault="00F60C4C" w:rsidP="00F60C4C">
                    <w:pPr>
                      <w:spacing w:after="0" w:line="240" w:lineRule="auto"/>
                      <w:jc w:val="center"/>
                      <w:rPr>
                        <w:rFonts w:ascii="Times New Roman" w:hAnsi="Times New Roman"/>
                        <w:noProof w:val="0"/>
                        <w:sz w:val="24"/>
                        <w:szCs w:val="24"/>
                        <w:lang w:val="en-US"/>
                      </w:rPr>
                    </w:pPr>
                    <w:r w:rsidRPr="00375AC4">
                      <w:rPr>
                        <w:rFonts w:ascii="Times New Roman" w:hAnsi="Times New Roman"/>
                        <w:noProof w:val="0"/>
                        <w:sz w:val="24"/>
                        <w:szCs w:val="24"/>
                        <w:lang w:val="en-US"/>
                      </w:rPr>
                      <w:t>………………………………………………………………………………</w:t>
                    </w:r>
                  </w:p>
                  <w:p w:rsidR="00375AC4" w:rsidRPr="00375AC4" w:rsidRDefault="00375AC4" w:rsidP="00375AC4">
                    <w:pPr>
                      <w:spacing w:after="0" w:line="240" w:lineRule="auto"/>
                      <w:rPr>
                        <w:rFonts w:ascii="Times New Roman" w:hAnsi="Times New Roman"/>
                        <w:noProof w:val="0"/>
                        <w:sz w:val="24"/>
                        <w:szCs w:val="24"/>
                        <w:lang w:val="en-US"/>
                      </w:rPr>
                    </w:pPr>
                    <w:r w:rsidRPr="00375AC4">
                      <w:rPr>
                        <w:rFonts w:ascii="Times New Roman" w:hAnsi="Times New Roman"/>
                        <w:noProof w:val="0"/>
                        <w:sz w:val="24"/>
                        <w:szCs w:val="24"/>
                        <w:lang w:val="en-US"/>
                      </w:rPr>
                      <w:t>Khóa luận đáp ứng yêu cầu của Khóa luận cử nhân CNTT.</w:t>
                    </w:r>
                  </w:p>
                  <w:p w:rsidR="00375AC4" w:rsidRPr="00375AC4" w:rsidRDefault="00375AC4" w:rsidP="00375AC4">
                    <w:pPr>
                      <w:spacing w:after="0" w:line="240" w:lineRule="auto"/>
                      <w:jc w:val="right"/>
                      <w:rPr>
                        <w:rFonts w:ascii="Times New Roman" w:hAnsi="Times New Roman"/>
                        <w:noProof w:val="0"/>
                        <w:sz w:val="24"/>
                        <w:szCs w:val="24"/>
                        <w:lang w:val="en-US"/>
                      </w:rPr>
                    </w:pPr>
                    <w:r w:rsidRPr="00375AC4">
                      <w:rPr>
                        <w:rFonts w:ascii="Times New Roman" w:hAnsi="Times New Roman"/>
                        <w:noProof w:val="0"/>
                        <w:sz w:val="24"/>
                        <w:szCs w:val="24"/>
                        <w:lang w:val="en-US"/>
                      </w:rPr>
                      <w:t>TpHCM, ngày ….. tháng …… năm ……</w:t>
                    </w:r>
                  </w:p>
                  <w:p w:rsidR="00375AC4" w:rsidRPr="00375AC4" w:rsidRDefault="00375AC4" w:rsidP="00375AC4">
                    <w:pPr>
                      <w:tabs>
                        <w:tab w:val="center" w:pos="5310"/>
                      </w:tabs>
                      <w:spacing w:after="0" w:line="240" w:lineRule="auto"/>
                      <w:rPr>
                        <w:rFonts w:ascii="Times New Roman" w:hAnsi="Times New Roman"/>
                        <w:noProof w:val="0"/>
                        <w:sz w:val="24"/>
                        <w:szCs w:val="24"/>
                        <w:lang w:val="en-US"/>
                      </w:rPr>
                    </w:pPr>
                    <w:r w:rsidRPr="00375AC4">
                      <w:rPr>
                        <w:rFonts w:ascii="Times New Roman" w:hAnsi="Times New Roman"/>
                        <w:noProof w:val="0"/>
                        <w:sz w:val="24"/>
                        <w:szCs w:val="24"/>
                        <w:lang w:val="en-US"/>
                      </w:rPr>
                      <w:tab/>
                      <w:t>Giáo viên phản biện</w:t>
                    </w:r>
                  </w:p>
                  <w:p w:rsidR="00375AC4" w:rsidRPr="00375AC4" w:rsidRDefault="00375AC4" w:rsidP="00375AC4">
                    <w:pPr>
                      <w:tabs>
                        <w:tab w:val="center" w:pos="5310"/>
                      </w:tabs>
                      <w:spacing w:after="0" w:line="240" w:lineRule="auto"/>
                      <w:rPr>
                        <w:rFonts w:ascii="Times New Roman" w:hAnsi="Times New Roman"/>
                        <w:noProof w:val="0"/>
                        <w:sz w:val="24"/>
                        <w:szCs w:val="24"/>
                        <w:lang w:val="en-US"/>
                      </w:rPr>
                    </w:pPr>
                    <w:r w:rsidRPr="00375AC4">
                      <w:rPr>
                        <w:rFonts w:ascii="Times New Roman" w:hAnsi="Times New Roman"/>
                        <w:noProof w:val="0"/>
                        <w:sz w:val="24"/>
                        <w:szCs w:val="24"/>
                        <w:lang w:val="en-US"/>
                      </w:rPr>
                      <w:tab/>
                      <w:t>[Ký tên và ghi rõ họ tên]</w:t>
                    </w:r>
                  </w:p>
                  <w:p w:rsidR="00375AC4" w:rsidRPr="00375AC4" w:rsidRDefault="00375AC4" w:rsidP="00375AC4"/>
                </w:txbxContent>
              </v:textbox>
            </v:rect>
            <w10:wrap type="none"/>
            <w10:anchorlock/>
          </v:group>
        </w:pict>
      </w:r>
      <w:r>
        <w:rPr>
          <w:rFonts w:ascii="Times New Roman" w:hAnsi="Times New Roman"/>
          <w:b/>
          <w:color w:val="000000"/>
          <w:sz w:val="28"/>
          <w:szCs w:val="26"/>
          <w:lang w:val="en-US"/>
        </w:rPr>
        <w:br w:type="page"/>
      </w:r>
    </w:p>
    <w:p w:rsidR="00375AC4" w:rsidRPr="00375AC4" w:rsidRDefault="00375AC4" w:rsidP="00375AC4">
      <w:pPr>
        <w:spacing w:after="0" w:line="240" w:lineRule="auto"/>
        <w:rPr>
          <w:rFonts w:ascii="Times New Roman" w:hAnsi="Times New Roman"/>
          <w:noProof w:val="0"/>
          <w:sz w:val="24"/>
          <w:szCs w:val="24"/>
          <w:lang w:val="en-US"/>
        </w:rPr>
      </w:pPr>
    </w:p>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w:t>
      </w:r>
      <w:r w:rsidR="00065EB3">
        <w:rPr>
          <w:rFonts w:ascii="Times New Roman" w:hAnsi="Times New Roman"/>
          <w:color w:val="000000"/>
          <w:sz w:val="26"/>
          <w:szCs w:val="26"/>
          <w:lang w:val="en-US"/>
        </w:rPr>
        <w:t xml:space="preserve"> sinh viên</w:t>
      </w:r>
      <w:r w:rsidRPr="003D22F6">
        <w:rPr>
          <w:rFonts w:ascii="Times New Roman" w:hAnsi="Times New Roman"/>
          <w:color w:val="000000"/>
          <w:sz w:val="26"/>
          <w:szCs w:val="26"/>
          <w:lang w:val="en-US"/>
        </w:rPr>
        <w:t xml:space="preserve"> thực hiện</w:t>
      </w:r>
      <w:r>
        <w:rPr>
          <w:rFonts w:ascii="Times New Roman" w:hAnsi="Times New Roman"/>
          <w:color w:val="000000"/>
          <w:sz w:val="26"/>
          <w:szCs w:val="26"/>
          <w:lang w:val="en-US"/>
        </w:rPr>
        <w:t>:</w:t>
      </w:r>
    </w:p>
    <w:p w:rsidR="00AD09BC" w:rsidRPr="00C900E0" w:rsidRDefault="00065EB3" w:rsidP="00065EB3">
      <w:pPr>
        <w:ind w:left="4320" w:firstLine="360"/>
        <w:jc w:val="both"/>
        <w:rPr>
          <w:rFonts w:ascii="Times New Roman" w:hAnsi="Times New Roman"/>
          <w:b/>
          <w:color w:val="000000"/>
          <w:sz w:val="26"/>
          <w:szCs w:val="26"/>
          <w:lang w:val="en-US"/>
        </w:rPr>
      </w:pPr>
      <w:r w:rsidRPr="00065EB3">
        <w:rPr>
          <w:rFonts w:ascii="Times New Roman" w:hAnsi="Times New Roman"/>
          <w:color w:val="000000"/>
          <w:sz w:val="26"/>
          <w:szCs w:val="26"/>
          <w:lang w:val="en-US"/>
        </w:rPr>
        <w:t>Nguyễn Minh Bình – Diệp Huỳnh Anh</w:t>
      </w:r>
      <w:r w:rsidR="00AD09BC" w:rsidRPr="003D22F6">
        <w:rPr>
          <w:rFonts w:ascii="Times New Roman" w:hAnsi="Times New Roman"/>
          <w:b/>
          <w:color w:val="000000"/>
          <w:sz w:val="26"/>
          <w:szCs w:val="26"/>
          <w:lang w:val="en-US"/>
        </w:rPr>
        <w:br w:type="page"/>
      </w:r>
    </w:p>
    <w:p w:rsidR="004732E9" w:rsidRPr="00697F8D" w:rsidRDefault="004732E9" w:rsidP="004732E9">
      <w:pPr>
        <w:tabs>
          <w:tab w:val="left" w:pos="630"/>
          <w:tab w:val="center" w:pos="5220"/>
        </w:tabs>
        <w:jc w:val="both"/>
        <w:rPr>
          <w:rFonts w:ascii="Times New Roman" w:hAnsi="Times New Roman"/>
          <w:noProof w:val="0"/>
          <w:sz w:val="20"/>
          <w:szCs w:val="24"/>
          <w:lang w:val="en-US"/>
        </w:rPr>
      </w:pPr>
      <w:r>
        <w:rPr>
          <w:rFonts w:ascii="Times New Roman" w:hAnsi="Times New Roman"/>
          <w:b/>
          <w:color w:val="000000"/>
          <w:sz w:val="28"/>
          <w:szCs w:val="26"/>
          <w:lang w:val="en-US"/>
        </w:rPr>
        <w:lastRenderedPageBreak/>
        <w:tab/>
      </w:r>
      <w:r w:rsidRPr="00697F8D">
        <w:rPr>
          <w:rFonts w:ascii="Times New Roman" w:hAnsi="Times New Roman"/>
          <w:noProof w:val="0"/>
          <w:sz w:val="20"/>
          <w:szCs w:val="24"/>
          <w:lang w:val="en-US"/>
        </w:rPr>
        <w:t>Khoa Công Nghệ Thông Tin</w:t>
      </w:r>
      <w:r w:rsidRPr="00697F8D">
        <w:rPr>
          <w:rFonts w:ascii="Times New Roman" w:hAnsi="Times New Roman"/>
          <w:b/>
          <w:color w:val="000000"/>
          <w:sz w:val="24"/>
          <w:szCs w:val="26"/>
          <w:lang w:val="en-US"/>
        </w:rPr>
        <w:t xml:space="preserve"> </w:t>
      </w:r>
      <w:r w:rsidRPr="00697F8D">
        <w:rPr>
          <w:rFonts w:ascii="Times New Roman" w:hAnsi="Times New Roman"/>
          <w:b/>
          <w:color w:val="000000"/>
          <w:sz w:val="24"/>
          <w:szCs w:val="26"/>
          <w:lang w:val="en-US"/>
        </w:rPr>
        <w:tab/>
      </w:r>
    </w:p>
    <w:p w:rsidR="00AD09BC" w:rsidRDefault="004732E9" w:rsidP="004732E9">
      <w:pPr>
        <w:tabs>
          <w:tab w:val="left" w:pos="630"/>
          <w:tab w:val="center" w:pos="4950"/>
        </w:tabs>
        <w:ind w:firstLine="270"/>
        <w:rPr>
          <w:rFonts w:ascii="Times New Roman" w:hAnsi="Times New Roman"/>
          <w:b/>
          <w:color w:val="000000"/>
          <w:sz w:val="28"/>
          <w:szCs w:val="26"/>
          <w:lang w:val="en-US"/>
        </w:rPr>
      </w:pPr>
      <w:r w:rsidRPr="00697F8D">
        <w:rPr>
          <w:rFonts w:ascii="Times New Roman" w:hAnsi="Times New Roman"/>
          <w:noProof w:val="0"/>
          <w:sz w:val="20"/>
          <w:szCs w:val="24"/>
          <w:lang w:val="en-US"/>
        </w:rPr>
        <w:tab/>
        <w:t>Bộ môn Hệ Thống Thông Tin</w:t>
      </w:r>
      <w:r>
        <w:rPr>
          <w:rFonts w:ascii="Times New Roman" w:hAnsi="Times New Roman"/>
          <w:b/>
          <w:color w:val="000000"/>
          <w:sz w:val="28"/>
          <w:szCs w:val="26"/>
          <w:lang w:val="en-US"/>
        </w:rPr>
        <w:tab/>
      </w:r>
      <w:r>
        <w:rPr>
          <w:rFonts w:ascii="Times New Roman" w:hAnsi="Times New Roman"/>
          <w:b/>
          <w:color w:val="000000"/>
          <w:sz w:val="28"/>
          <w:szCs w:val="26"/>
          <w:lang w:val="en-US"/>
        </w:rPr>
        <w:tab/>
      </w:r>
    </w:p>
    <w:p w:rsidR="00B8154D" w:rsidRDefault="00B8154D" w:rsidP="004732E9">
      <w:pPr>
        <w:tabs>
          <w:tab w:val="left" w:pos="630"/>
          <w:tab w:val="center" w:pos="4950"/>
        </w:tabs>
        <w:ind w:firstLine="270"/>
        <w:rPr>
          <w:rFonts w:ascii="Times New Roman" w:hAnsi="Times New Roman"/>
          <w:b/>
          <w:color w:val="000000"/>
          <w:sz w:val="28"/>
          <w:szCs w:val="26"/>
          <w:lang w:val="en-US"/>
        </w:rPr>
      </w:pPr>
    </w:p>
    <w:p w:rsidR="00B8154D" w:rsidRPr="009B6526" w:rsidRDefault="00B8154D" w:rsidP="00B8154D">
      <w:pPr>
        <w:tabs>
          <w:tab w:val="left" w:pos="630"/>
          <w:tab w:val="center" w:pos="4950"/>
        </w:tabs>
        <w:ind w:firstLine="270"/>
        <w:jc w:val="center"/>
        <w:rPr>
          <w:rFonts w:ascii="Times New Roman" w:hAnsi="Times New Roman"/>
          <w:b/>
          <w:color w:val="000000"/>
          <w:sz w:val="28"/>
          <w:szCs w:val="26"/>
          <w:lang w:val="en-US"/>
        </w:rPr>
      </w:pPr>
      <w:r>
        <w:rPr>
          <w:rFonts w:ascii="Times New Roman" w:hAnsi="Times New Roman"/>
          <w:b/>
          <w:color w:val="000000"/>
          <w:sz w:val="28"/>
          <w:szCs w:val="26"/>
          <w:lang w:val="en-US"/>
        </w:rPr>
        <w:t>ĐỀ CƯƠNG CHI TIẾT</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2A435E" w:rsidRDefault="00AD09BC" w:rsidP="00E9026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w:t>
            </w:r>
          </w:p>
          <w:p w:rsidR="00AD09BC" w:rsidRPr="002A435E" w:rsidRDefault="00AD09BC" w:rsidP="002A435E">
            <w:pPr>
              <w:pStyle w:val="ListParagraph"/>
              <w:numPr>
                <w:ilvl w:val="0"/>
                <w:numId w:val="60"/>
              </w:numPr>
              <w:ind w:left="1170"/>
              <w:jc w:val="both"/>
              <w:rPr>
                <w:rFonts w:ascii="Times New Roman" w:hAnsi="Times New Roman"/>
                <w:b/>
                <w:color w:val="000000"/>
                <w:sz w:val="26"/>
                <w:szCs w:val="26"/>
                <w:lang w:val="en-US"/>
              </w:rPr>
            </w:pPr>
            <w:r w:rsidRPr="002A435E">
              <w:rPr>
                <w:rFonts w:ascii="Times New Roman" w:hAnsi="Times New Roman"/>
                <w:b/>
                <w:color w:val="000000"/>
                <w:sz w:val="26"/>
                <w:szCs w:val="26"/>
                <w:lang w:val="en-US"/>
              </w:rPr>
              <w:t xml:space="preserve">Tóm tắt nội dung </w:t>
            </w:r>
            <w:r w:rsidR="0002793D" w:rsidRPr="002A435E">
              <w:rPr>
                <w:rFonts w:ascii="Times New Roman" w:hAnsi="Times New Roman"/>
                <w:b/>
                <w:color w:val="000000"/>
                <w:sz w:val="26"/>
                <w:szCs w:val="26"/>
                <w:lang w:val="en-US"/>
              </w:rPr>
              <w:t>đ</w:t>
            </w:r>
            <w:r w:rsidRPr="002A435E">
              <w:rPr>
                <w:rFonts w:ascii="Times New Roman" w:hAnsi="Times New Roman"/>
                <w:b/>
                <w:color w:val="000000"/>
                <w:sz w:val="26"/>
                <w:szCs w:val="26"/>
                <w:lang w:val="en-US"/>
              </w:rPr>
              <w:t>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lastRenderedPageBreak/>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D85C0C">
                  <w:pPr>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D85C0C">
                  <w:pPr>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00282EC2">
              <w:rPr>
                <w:rFonts w:ascii="Times New Roman" w:hAnsi="Times New Roman"/>
                <w:b/>
                <w:bCs/>
                <w:color w:val="000000"/>
                <w:sz w:val="26"/>
                <w:szCs w:val="26"/>
                <w:lang w:val="en-US"/>
              </w:rPr>
              <w:t>7</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w:t>
            </w:r>
            <w:r w:rsidR="00282EC2">
              <w:rPr>
                <w:rFonts w:ascii="Times New Roman" w:hAnsi="Times New Roman"/>
                <w:b/>
                <w:bCs/>
                <w:color w:val="000000"/>
                <w:sz w:val="26"/>
                <w:szCs w:val="26"/>
                <w:lang w:val="en-US"/>
              </w:rPr>
              <w:t>7</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282EC2" w:rsidRDefault="00282EC2" w:rsidP="00282EC2">
      <w:pPr>
        <w:jc w:val="center"/>
      </w:pPr>
      <w:r>
        <w:sym w:font="Wingdings" w:char="00B5"/>
      </w:r>
      <w:r>
        <w:sym w:font="Wingdings" w:char="00B5"/>
      </w:r>
      <w:r>
        <w:sym w:font="Wingdings" w:char="00B5"/>
      </w:r>
    </w:p>
    <w:p w:rsidR="00AD09BC" w:rsidRPr="00407C45" w:rsidRDefault="00AD09BC" w:rsidP="00407C45">
      <w:pPr>
        <w:spacing w:after="0" w:line="240" w:lineRule="auto"/>
        <w:rPr>
          <w:rFonts w:ascii="Times New Roman" w:hAnsi="Times New Roman"/>
          <w:b/>
          <w:color w:val="000000"/>
          <w:sz w:val="26"/>
          <w:szCs w:val="26"/>
          <w:lang w:val="en-US"/>
        </w:rPr>
      </w:pPr>
      <w:r w:rsidRPr="003D22F6">
        <w:rPr>
          <w:rFonts w:ascii="Times New Roman" w:hAnsi="Times New Roman"/>
          <w:color w:val="000000"/>
          <w:sz w:val="26"/>
          <w:szCs w:val="26"/>
        </w:rPr>
        <w:br w:type="page"/>
      </w:r>
      <w:r w:rsidR="00495093">
        <w:rPr>
          <w:rFonts w:ascii="Times New Roman" w:hAnsi="Times New Roman"/>
          <w:color w:val="000000"/>
          <w:sz w:val="26"/>
          <w:szCs w:val="26"/>
        </w:rPr>
        <w:lastRenderedPageBreak/>
        <w:br w:type="page"/>
      </w:r>
      <w:r w:rsidR="00495093" w:rsidRPr="00407C45">
        <w:rPr>
          <w:rFonts w:ascii="Times New Roman" w:hAnsi="Times New Roman"/>
          <w:b/>
          <w:color w:val="000000"/>
          <w:sz w:val="26"/>
          <w:szCs w:val="26"/>
          <w:lang w:val="en-US"/>
        </w:rPr>
        <w:lastRenderedPageBreak/>
        <w:t>Mục Lục:</w:t>
      </w:r>
    </w:p>
    <w:p w:rsidR="00F02117" w:rsidRDefault="00D737D5">
      <w:pPr>
        <w:pStyle w:val="TOC1"/>
        <w:tabs>
          <w:tab w:val="right" w:leader="dot" w:pos="9017"/>
        </w:tabs>
        <w:rPr>
          <w:rFonts w:eastAsiaTheme="minorEastAsia" w:cstheme="minorBidi"/>
          <w:b w:val="0"/>
          <w:bCs w:val="0"/>
          <w:sz w:val="22"/>
          <w:szCs w:val="22"/>
          <w:lang w:val="en-US"/>
        </w:rPr>
      </w:pPr>
      <w:r w:rsidRPr="00D737D5">
        <w:rPr>
          <w:rFonts w:ascii="Times New Roman" w:hAnsi="Times New Roman"/>
          <w:color w:val="000000"/>
          <w:sz w:val="26"/>
          <w:szCs w:val="26"/>
          <w:lang w:val="en-US"/>
        </w:rPr>
        <w:fldChar w:fldCharType="begin"/>
      </w:r>
      <w:r w:rsidR="00495093">
        <w:rPr>
          <w:rFonts w:ascii="Times New Roman" w:hAnsi="Times New Roman"/>
          <w:color w:val="000000"/>
          <w:sz w:val="26"/>
          <w:szCs w:val="26"/>
          <w:lang w:val="en-US"/>
        </w:rPr>
        <w:instrText xml:space="preserve"> TOC \o "1-5" \h \z \u </w:instrText>
      </w:r>
      <w:r w:rsidRPr="00D737D5">
        <w:rPr>
          <w:rFonts w:ascii="Times New Roman" w:hAnsi="Times New Roman"/>
          <w:color w:val="000000"/>
          <w:sz w:val="26"/>
          <w:szCs w:val="26"/>
          <w:lang w:val="en-US"/>
        </w:rPr>
        <w:fldChar w:fldCharType="separate"/>
      </w:r>
      <w:hyperlink w:anchor="_Toc266247027" w:history="1">
        <w:r w:rsidR="00F02117" w:rsidRPr="006E35CC">
          <w:rPr>
            <w:rStyle w:val="Hyperlink"/>
            <w:rFonts w:ascii="Times New Roman" w:hAnsi="Times New Roman"/>
            <w:lang w:val="en-US"/>
          </w:rPr>
          <w:t>Ch</w:t>
        </w:r>
        <w:r w:rsidR="00F02117" w:rsidRPr="006E35CC">
          <w:rPr>
            <w:rStyle w:val="Hyperlink"/>
            <w:rFonts w:ascii="Times New Roman" w:hAnsi="Times New Roman"/>
          </w:rPr>
          <w:t>ương 1</w:t>
        </w:r>
        <w:r w:rsidR="00F02117">
          <w:rPr>
            <w:webHidden/>
          </w:rPr>
          <w:tab/>
        </w:r>
        <w:r>
          <w:rPr>
            <w:webHidden/>
          </w:rPr>
          <w:fldChar w:fldCharType="begin"/>
        </w:r>
        <w:r w:rsidR="00F02117">
          <w:rPr>
            <w:webHidden/>
          </w:rPr>
          <w:instrText xml:space="preserve"> PAGEREF _Toc266247027 \h </w:instrText>
        </w:r>
        <w:r>
          <w:rPr>
            <w:webHidden/>
          </w:rPr>
        </w:r>
        <w:r>
          <w:rPr>
            <w:webHidden/>
          </w:rPr>
          <w:fldChar w:fldCharType="separate"/>
        </w:r>
        <w:r w:rsidR="00F02117">
          <w:rPr>
            <w:webHidden/>
          </w:rPr>
          <w:t>12</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28" w:history="1">
        <w:r w:rsidR="00F02117" w:rsidRPr="006E35CC">
          <w:rPr>
            <w:rStyle w:val="Hyperlink"/>
            <w:rFonts w:ascii="Times New Roman" w:hAnsi="Times New Roman"/>
            <w:lang w:val="en-US"/>
          </w:rPr>
          <w:t>Đề Dẫn Đề Tài</w:t>
        </w:r>
        <w:r w:rsidR="00F02117">
          <w:rPr>
            <w:webHidden/>
          </w:rPr>
          <w:tab/>
        </w:r>
        <w:r>
          <w:rPr>
            <w:webHidden/>
          </w:rPr>
          <w:fldChar w:fldCharType="begin"/>
        </w:r>
        <w:r w:rsidR="00F02117">
          <w:rPr>
            <w:webHidden/>
          </w:rPr>
          <w:instrText xml:space="preserve"> PAGEREF _Toc266247028 \h </w:instrText>
        </w:r>
        <w:r>
          <w:rPr>
            <w:webHidden/>
          </w:rPr>
        </w:r>
        <w:r>
          <w:rPr>
            <w:webHidden/>
          </w:rPr>
          <w:fldChar w:fldCharType="separate"/>
        </w:r>
        <w:r w:rsidR="00F02117">
          <w:rPr>
            <w:webHidden/>
          </w:rPr>
          <w:t>12</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29" w:history="1">
        <w:r w:rsidR="00F02117" w:rsidRPr="006E35CC">
          <w:rPr>
            <w:rStyle w:val="Hyperlink"/>
            <w:rFonts w:ascii="Times New Roman" w:hAnsi="Times New Roman"/>
            <w:lang w:val="en-US"/>
          </w:rPr>
          <w:t>1.</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Chủ đề</w:t>
        </w:r>
        <w:r w:rsidR="00F02117">
          <w:rPr>
            <w:webHidden/>
          </w:rPr>
          <w:tab/>
        </w:r>
        <w:r>
          <w:rPr>
            <w:webHidden/>
          </w:rPr>
          <w:fldChar w:fldCharType="begin"/>
        </w:r>
        <w:r w:rsidR="00F02117">
          <w:rPr>
            <w:webHidden/>
          </w:rPr>
          <w:instrText xml:space="preserve"> PAGEREF _Toc266247029 \h </w:instrText>
        </w:r>
        <w:r>
          <w:rPr>
            <w:webHidden/>
          </w:rPr>
        </w:r>
        <w:r>
          <w:rPr>
            <w:webHidden/>
          </w:rPr>
          <w:fldChar w:fldCharType="separate"/>
        </w:r>
        <w:r w:rsidR="00F02117">
          <w:rPr>
            <w:webHidden/>
          </w:rPr>
          <w:t>12</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30" w:history="1">
        <w:r w:rsidR="00F02117" w:rsidRPr="006E35CC">
          <w:rPr>
            <w:rStyle w:val="Hyperlink"/>
            <w:rFonts w:ascii="Times New Roman" w:hAnsi="Times New Roman"/>
            <w:lang w:val="en-US"/>
          </w:rPr>
          <w:t>2.</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Yêu cầu của ứng dụng</w:t>
        </w:r>
        <w:r w:rsidR="00F02117">
          <w:rPr>
            <w:webHidden/>
          </w:rPr>
          <w:tab/>
        </w:r>
        <w:r>
          <w:rPr>
            <w:webHidden/>
          </w:rPr>
          <w:fldChar w:fldCharType="begin"/>
        </w:r>
        <w:r w:rsidR="00F02117">
          <w:rPr>
            <w:webHidden/>
          </w:rPr>
          <w:instrText xml:space="preserve"> PAGEREF _Toc266247030 \h </w:instrText>
        </w:r>
        <w:r>
          <w:rPr>
            <w:webHidden/>
          </w:rPr>
        </w:r>
        <w:r>
          <w:rPr>
            <w:webHidden/>
          </w:rPr>
          <w:fldChar w:fldCharType="separate"/>
        </w:r>
        <w:r w:rsidR="00F02117">
          <w:rPr>
            <w:webHidden/>
          </w:rPr>
          <w:t>13</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31" w:history="1">
        <w:r w:rsidR="00F02117" w:rsidRPr="006E35CC">
          <w:rPr>
            <w:rStyle w:val="Hyperlink"/>
            <w:rFonts w:ascii="Times New Roman" w:hAnsi="Times New Roman"/>
            <w:lang w:val="en-US"/>
          </w:rPr>
          <w:t>3.</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Nội dung cần thực hiện để đáp ứng yêu cầu trên:</w:t>
        </w:r>
        <w:r w:rsidR="00F02117">
          <w:rPr>
            <w:webHidden/>
          </w:rPr>
          <w:tab/>
        </w:r>
        <w:r>
          <w:rPr>
            <w:webHidden/>
          </w:rPr>
          <w:fldChar w:fldCharType="begin"/>
        </w:r>
        <w:r w:rsidR="00F02117">
          <w:rPr>
            <w:webHidden/>
          </w:rPr>
          <w:instrText xml:space="preserve"> PAGEREF _Toc266247031 \h </w:instrText>
        </w:r>
        <w:r>
          <w:rPr>
            <w:webHidden/>
          </w:rPr>
        </w:r>
        <w:r>
          <w:rPr>
            <w:webHidden/>
          </w:rPr>
          <w:fldChar w:fldCharType="separate"/>
        </w:r>
        <w:r w:rsidR="00F02117">
          <w:rPr>
            <w:webHidden/>
          </w:rPr>
          <w:t>14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32" w:history="1">
        <w:r w:rsidR="00F02117" w:rsidRPr="006E35CC">
          <w:rPr>
            <w:rStyle w:val="Hyperlink"/>
            <w:rFonts w:ascii="Times New Roman" w:hAnsi="Times New Roman"/>
            <w:lang w:val="en-US"/>
          </w:rPr>
          <w:t>3.1.</w:t>
        </w:r>
        <w:r w:rsidR="00F02117">
          <w:rPr>
            <w:rFonts w:eastAsiaTheme="minorEastAsia" w:cstheme="minorBidi"/>
            <w:i w:val="0"/>
            <w:iCs w:val="0"/>
            <w:sz w:val="22"/>
            <w:szCs w:val="22"/>
            <w:lang w:val="en-US"/>
          </w:rPr>
          <w:tab/>
        </w:r>
        <w:r w:rsidR="00F02117" w:rsidRPr="006E35CC">
          <w:rPr>
            <w:rStyle w:val="Hyperlink"/>
            <w:rFonts w:ascii="Times New Roman" w:hAnsi="Times New Roman"/>
            <w:lang w:val="en-US"/>
          </w:rPr>
          <w:t>Tìm hiểu thực tế ứng dụng</w:t>
        </w:r>
        <w:r w:rsidR="00F02117">
          <w:rPr>
            <w:webHidden/>
          </w:rPr>
          <w:tab/>
        </w:r>
        <w:r>
          <w:rPr>
            <w:webHidden/>
          </w:rPr>
          <w:fldChar w:fldCharType="begin"/>
        </w:r>
        <w:r w:rsidR="00F02117">
          <w:rPr>
            <w:webHidden/>
          </w:rPr>
          <w:instrText xml:space="preserve"> PAGEREF _Toc266247032 \h </w:instrText>
        </w:r>
        <w:r>
          <w:rPr>
            <w:webHidden/>
          </w:rPr>
        </w:r>
        <w:r>
          <w:rPr>
            <w:webHidden/>
          </w:rPr>
          <w:fldChar w:fldCharType="separate"/>
        </w:r>
        <w:r w:rsidR="00F02117">
          <w:rPr>
            <w:webHidden/>
          </w:rPr>
          <w:t>14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33" w:history="1">
        <w:r w:rsidR="00F02117" w:rsidRPr="006E35CC">
          <w:rPr>
            <w:rStyle w:val="Hyperlink"/>
            <w:rFonts w:ascii="Times New Roman" w:hAnsi="Times New Roman"/>
            <w:lang w:val="en-US"/>
          </w:rPr>
          <w:t>3.2.</w:t>
        </w:r>
        <w:r w:rsidR="00F02117">
          <w:rPr>
            <w:rFonts w:eastAsiaTheme="minorEastAsia" w:cstheme="minorBidi"/>
            <w:i w:val="0"/>
            <w:iCs w:val="0"/>
            <w:sz w:val="22"/>
            <w:szCs w:val="22"/>
            <w:lang w:val="en-US"/>
          </w:rPr>
          <w:tab/>
        </w:r>
        <w:r w:rsidR="00F02117" w:rsidRPr="006E35CC">
          <w:rPr>
            <w:rStyle w:val="Hyperlink"/>
            <w:rFonts w:ascii="Times New Roman" w:hAnsi="Times New Roman"/>
            <w:lang w:val="en-US"/>
          </w:rPr>
          <w:t>Khảo sát và lựa chọn môi trường công nghệ phù hợp</w:t>
        </w:r>
        <w:r w:rsidR="00F02117">
          <w:rPr>
            <w:webHidden/>
          </w:rPr>
          <w:tab/>
        </w:r>
        <w:r>
          <w:rPr>
            <w:webHidden/>
          </w:rPr>
          <w:fldChar w:fldCharType="begin"/>
        </w:r>
        <w:r w:rsidR="00F02117">
          <w:rPr>
            <w:webHidden/>
          </w:rPr>
          <w:instrText xml:space="preserve"> PAGEREF _Toc266247033 \h </w:instrText>
        </w:r>
        <w:r>
          <w:rPr>
            <w:webHidden/>
          </w:rPr>
        </w:r>
        <w:r>
          <w:rPr>
            <w:webHidden/>
          </w:rPr>
          <w:fldChar w:fldCharType="separate"/>
        </w:r>
        <w:r w:rsidR="00F02117">
          <w:rPr>
            <w:webHidden/>
          </w:rPr>
          <w:t>14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34" w:history="1">
        <w:r w:rsidR="00F02117" w:rsidRPr="006E35CC">
          <w:rPr>
            <w:rStyle w:val="Hyperlink"/>
            <w:rFonts w:ascii="Times New Roman" w:hAnsi="Times New Roman"/>
            <w:lang w:val="en-US"/>
          </w:rPr>
          <w:t>3.2.1.</w:t>
        </w:r>
        <w:r w:rsidR="00F02117">
          <w:rPr>
            <w:rFonts w:eastAsiaTheme="minorEastAsia" w:cstheme="minorBidi"/>
            <w:sz w:val="22"/>
            <w:szCs w:val="22"/>
            <w:lang w:val="en-US"/>
          </w:rPr>
          <w:tab/>
        </w:r>
        <w:r w:rsidR="00F02117" w:rsidRPr="006E35CC">
          <w:rPr>
            <w:rStyle w:val="Hyperlink"/>
            <w:rFonts w:ascii="Times New Roman" w:hAnsi="Times New Roman"/>
            <w:lang w:val="en-US"/>
          </w:rPr>
          <w:t>Khảo sát:</w:t>
        </w:r>
        <w:r w:rsidR="00F02117">
          <w:rPr>
            <w:webHidden/>
          </w:rPr>
          <w:tab/>
        </w:r>
        <w:r>
          <w:rPr>
            <w:webHidden/>
          </w:rPr>
          <w:fldChar w:fldCharType="begin"/>
        </w:r>
        <w:r w:rsidR="00F02117">
          <w:rPr>
            <w:webHidden/>
          </w:rPr>
          <w:instrText xml:space="preserve"> PAGEREF _Toc266247034 \h </w:instrText>
        </w:r>
        <w:r>
          <w:rPr>
            <w:webHidden/>
          </w:rPr>
        </w:r>
        <w:r>
          <w:rPr>
            <w:webHidden/>
          </w:rPr>
          <w:fldChar w:fldCharType="separate"/>
        </w:r>
        <w:r w:rsidR="00F02117">
          <w:rPr>
            <w:webHidden/>
          </w:rPr>
          <w:t>14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35" w:history="1">
        <w:r w:rsidR="00F02117" w:rsidRPr="006E35CC">
          <w:rPr>
            <w:rStyle w:val="Hyperlink"/>
            <w:rFonts w:ascii="Times New Roman" w:hAnsi="Times New Roman"/>
            <w:i/>
            <w:lang w:val="en-US"/>
          </w:rPr>
          <w:t>3.2.2.</w:t>
        </w:r>
        <w:r w:rsidR="00F02117">
          <w:rPr>
            <w:rFonts w:eastAsiaTheme="minorEastAsia" w:cstheme="minorBidi"/>
            <w:sz w:val="22"/>
            <w:szCs w:val="22"/>
            <w:lang w:val="en-US"/>
          </w:rPr>
          <w:tab/>
        </w:r>
        <w:r w:rsidR="00F02117" w:rsidRPr="006E35CC">
          <w:rPr>
            <w:rStyle w:val="Hyperlink"/>
            <w:rFonts w:ascii="Times New Roman" w:hAnsi="Times New Roman"/>
            <w:i/>
            <w:lang w:val="en-US"/>
          </w:rPr>
          <w:t>Nhu cầu</w:t>
        </w:r>
        <w:r w:rsidR="00F02117">
          <w:rPr>
            <w:webHidden/>
          </w:rPr>
          <w:tab/>
        </w:r>
        <w:r>
          <w:rPr>
            <w:webHidden/>
          </w:rPr>
          <w:fldChar w:fldCharType="begin"/>
        </w:r>
        <w:r w:rsidR="00F02117">
          <w:rPr>
            <w:webHidden/>
          </w:rPr>
          <w:instrText xml:space="preserve"> PAGEREF _Toc266247035 \h </w:instrText>
        </w:r>
        <w:r>
          <w:rPr>
            <w:webHidden/>
          </w:rPr>
        </w:r>
        <w:r>
          <w:rPr>
            <w:webHidden/>
          </w:rPr>
          <w:fldChar w:fldCharType="separate"/>
        </w:r>
        <w:r w:rsidR="00F02117">
          <w:rPr>
            <w:webHidden/>
          </w:rPr>
          <w:t>15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36" w:history="1">
        <w:r w:rsidR="00F02117" w:rsidRPr="006E35CC">
          <w:rPr>
            <w:rStyle w:val="Hyperlink"/>
            <w:rFonts w:ascii="Times New Roman" w:hAnsi="Times New Roman"/>
            <w:i/>
            <w:lang w:val="en-US"/>
          </w:rPr>
          <w:t>3.2.3.</w:t>
        </w:r>
        <w:r w:rsidR="00F02117">
          <w:rPr>
            <w:rFonts w:eastAsiaTheme="minorEastAsia" w:cstheme="minorBidi"/>
            <w:sz w:val="22"/>
            <w:szCs w:val="22"/>
            <w:lang w:val="en-US"/>
          </w:rPr>
          <w:tab/>
        </w:r>
        <w:r w:rsidR="00F02117" w:rsidRPr="006E35CC">
          <w:rPr>
            <w:rStyle w:val="Hyperlink"/>
            <w:rFonts w:ascii="Times New Roman" w:hAnsi="Times New Roman"/>
            <w:i/>
            <w:lang w:val="en-US"/>
          </w:rPr>
          <w:t>Các công nghệ:</w:t>
        </w:r>
        <w:r w:rsidR="00F02117">
          <w:rPr>
            <w:webHidden/>
          </w:rPr>
          <w:tab/>
        </w:r>
        <w:r>
          <w:rPr>
            <w:webHidden/>
          </w:rPr>
          <w:fldChar w:fldCharType="begin"/>
        </w:r>
        <w:r w:rsidR="00F02117">
          <w:rPr>
            <w:webHidden/>
          </w:rPr>
          <w:instrText xml:space="preserve"> PAGEREF _Toc266247036 \h </w:instrText>
        </w:r>
        <w:r>
          <w:rPr>
            <w:webHidden/>
          </w:rPr>
        </w:r>
        <w:r>
          <w:rPr>
            <w:webHidden/>
          </w:rPr>
          <w:fldChar w:fldCharType="separate"/>
        </w:r>
        <w:r w:rsidR="00F02117">
          <w:rPr>
            <w:webHidden/>
          </w:rPr>
          <w:t>15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37" w:history="1">
        <w:r w:rsidR="00F02117" w:rsidRPr="006E35CC">
          <w:rPr>
            <w:rStyle w:val="Hyperlink"/>
            <w:rFonts w:ascii="Times New Roman" w:hAnsi="Times New Roman"/>
            <w:lang w:val="en-US"/>
          </w:rPr>
          <w:t>3.2.4.</w:t>
        </w:r>
        <w:r w:rsidR="00F02117">
          <w:rPr>
            <w:rFonts w:eastAsiaTheme="minorEastAsia" w:cstheme="minorBidi"/>
            <w:sz w:val="22"/>
            <w:szCs w:val="22"/>
            <w:lang w:val="en-US"/>
          </w:rPr>
          <w:tab/>
        </w:r>
        <w:r w:rsidR="00F02117" w:rsidRPr="006E35CC">
          <w:rPr>
            <w:rStyle w:val="Hyperlink"/>
            <w:rFonts w:ascii="Times New Roman" w:hAnsi="Times New Roman"/>
            <w:lang w:val="en-US"/>
          </w:rPr>
          <w:t>Lựa chọn môi trường:</w:t>
        </w:r>
        <w:r w:rsidR="00F02117">
          <w:rPr>
            <w:webHidden/>
          </w:rPr>
          <w:tab/>
        </w:r>
        <w:r>
          <w:rPr>
            <w:webHidden/>
          </w:rPr>
          <w:fldChar w:fldCharType="begin"/>
        </w:r>
        <w:r w:rsidR="00F02117">
          <w:rPr>
            <w:webHidden/>
          </w:rPr>
          <w:instrText xml:space="preserve"> PAGEREF _Toc266247037 \h </w:instrText>
        </w:r>
        <w:r>
          <w:rPr>
            <w:webHidden/>
          </w:rPr>
        </w:r>
        <w:r>
          <w:rPr>
            <w:webHidden/>
          </w:rPr>
          <w:fldChar w:fldCharType="separate"/>
        </w:r>
        <w:r w:rsidR="00F02117">
          <w:rPr>
            <w:webHidden/>
          </w:rPr>
          <w:t>15</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38" w:history="1">
        <w:r w:rsidR="00F02117" w:rsidRPr="006E35CC">
          <w:rPr>
            <w:rStyle w:val="Hyperlink"/>
            <w:rFonts w:ascii="Times New Roman" w:hAnsi="Times New Roman"/>
            <w:lang w:val="en-US"/>
          </w:rPr>
          <w:t>4.</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Bố cục khóa luận tốt nghiệp</w:t>
        </w:r>
        <w:r w:rsidR="00F02117">
          <w:rPr>
            <w:webHidden/>
          </w:rPr>
          <w:tab/>
        </w:r>
        <w:r>
          <w:rPr>
            <w:webHidden/>
          </w:rPr>
          <w:fldChar w:fldCharType="begin"/>
        </w:r>
        <w:r w:rsidR="00F02117">
          <w:rPr>
            <w:webHidden/>
          </w:rPr>
          <w:instrText xml:space="preserve"> PAGEREF _Toc266247038 \h </w:instrText>
        </w:r>
        <w:r>
          <w:rPr>
            <w:webHidden/>
          </w:rPr>
        </w:r>
        <w:r>
          <w:rPr>
            <w:webHidden/>
          </w:rPr>
          <w:fldChar w:fldCharType="separate"/>
        </w:r>
        <w:r w:rsidR="00F02117">
          <w:rPr>
            <w:webHidden/>
          </w:rPr>
          <w:t>16</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39" w:history="1">
        <w:r w:rsidR="00F02117" w:rsidRPr="006E35CC">
          <w:rPr>
            <w:rStyle w:val="Hyperlink"/>
            <w:rFonts w:ascii="Times New Roman" w:hAnsi="Times New Roman"/>
            <w:lang w:val="en-US"/>
          </w:rPr>
          <w:t>Chương 2</w:t>
        </w:r>
        <w:r w:rsidR="00F02117">
          <w:rPr>
            <w:webHidden/>
          </w:rPr>
          <w:tab/>
        </w:r>
        <w:r>
          <w:rPr>
            <w:webHidden/>
          </w:rPr>
          <w:fldChar w:fldCharType="begin"/>
        </w:r>
        <w:r w:rsidR="00F02117">
          <w:rPr>
            <w:webHidden/>
          </w:rPr>
          <w:instrText xml:space="preserve"> PAGEREF _Toc266247039 \h </w:instrText>
        </w:r>
        <w:r>
          <w:rPr>
            <w:webHidden/>
          </w:rPr>
        </w:r>
        <w:r>
          <w:rPr>
            <w:webHidden/>
          </w:rPr>
          <w:fldChar w:fldCharType="separate"/>
        </w:r>
        <w:r w:rsidR="00F02117">
          <w:rPr>
            <w:webHidden/>
          </w:rPr>
          <w:t>18</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40" w:history="1">
        <w:r w:rsidR="00F02117" w:rsidRPr="006E35CC">
          <w:rPr>
            <w:rStyle w:val="Hyperlink"/>
            <w:rFonts w:ascii="Times New Roman" w:hAnsi="Times New Roman"/>
            <w:lang w:val="en-US"/>
          </w:rPr>
          <w:t>Ứng dụng luồng công việc</w:t>
        </w:r>
        <w:r w:rsidR="00F02117">
          <w:rPr>
            <w:webHidden/>
          </w:rPr>
          <w:tab/>
        </w:r>
        <w:r>
          <w:rPr>
            <w:webHidden/>
          </w:rPr>
          <w:fldChar w:fldCharType="begin"/>
        </w:r>
        <w:r w:rsidR="00F02117">
          <w:rPr>
            <w:webHidden/>
          </w:rPr>
          <w:instrText xml:space="preserve"> PAGEREF _Toc266247040 \h </w:instrText>
        </w:r>
        <w:r>
          <w:rPr>
            <w:webHidden/>
          </w:rPr>
        </w:r>
        <w:r>
          <w:rPr>
            <w:webHidden/>
          </w:rPr>
          <w:fldChar w:fldCharType="separate"/>
        </w:r>
        <w:r w:rsidR="00F02117">
          <w:rPr>
            <w:webHidden/>
          </w:rPr>
          <w:t>18</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41" w:history="1">
        <w:r w:rsidR="00F02117" w:rsidRPr="006E35CC">
          <w:rPr>
            <w:rStyle w:val="Hyperlink"/>
            <w:rFonts w:ascii="Times New Roman" w:hAnsi="Times New Roman"/>
          </w:rPr>
          <w:t>1.</w:t>
        </w:r>
        <w:r w:rsidR="00F02117">
          <w:rPr>
            <w:rFonts w:eastAsiaTheme="minorEastAsia" w:cstheme="minorBidi"/>
            <w:b w:val="0"/>
            <w:bCs w:val="0"/>
            <w:sz w:val="22"/>
            <w:szCs w:val="22"/>
            <w:lang w:val="en-US"/>
          </w:rPr>
          <w:tab/>
        </w:r>
        <w:r w:rsidR="00F02117" w:rsidRPr="006E35CC">
          <w:rPr>
            <w:rStyle w:val="Hyperlink"/>
            <w:rFonts w:ascii="Times New Roman" w:hAnsi="Times New Roman"/>
          </w:rPr>
          <w:t>Tổng quan về luồng công việc</w:t>
        </w:r>
        <w:r w:rsidR="00F02117">
          <w:rPr>
            <w:webHidden/>
          </w:rPr>
          <w:tab/>
        </w:r>
        <w:r>
          <w:rPr>
            <w:webHidden/>
          </w:rPr>
          <w:fldChar w:fldCharType="begin"/>
        </w:r>
        <w:r w:rsidR="00F02117">
          <w:rPr>
            <w:webHidden/>
          </w:rPr>
          <w:instrText xml:space="preserve"> PAGEREF _Toc266247041 \h </w:instrText>
        </w:r>
        <w:r>
          <w:rPr>
            <w:webHidden/>
          </w:rPr>
        </w:r>
        <w:r>
          <w:rPr>
            <w:webHidden/>
          </w:rPr>
          <w:fldChar w:fldCharType="separate"/>
        </w:r>
        <w:r w:rsidR="00F02117">
          <w:rPr>
            <w:webHidden/>
          </w:rPr>
          <w:t>18</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42" w:history="1">
        <w:r w:rsidR="00F02117" w:rsidRPr="006E35CC">
          <w:rPr>
            <w:rStyle w:val="Hyperlink"/>
            <w:rFonts w:ascii="Times New Roman" w:hAnsi="Times New Roman"/>
          </w:rPr>
          <w:t>2.</w:t>
        </w:r>
        <w:r w:rsidR="00F02117">
          <w:rPr>
            <w:rFonts w:eastAsiaTheme="minorEastAsia" w:cstheme="minorBidi"/>
            <w:b w:val="0"/>
            <w:bCs w:val="0"/>
            <w:sz w:val="22"/>
            <w:szCs w:val="22"/>
            <w:lang w:val="en-US"/>
          </w:rPr>
          <w:tab/>
        </w:r>
        <w:r w:rsidR="00F02117" w:rsidRPr="006E35CC">
          <w:rPr>
            <w:rStyle w:val="Hyperlink"/>
            <w:rFonts w:ascii="Times New Roman" w:hAnsi="Times New Roman"/>
          </w:rPr>
          <w:t>Luồng công việc trong quản lý thi, cấp chứng chỉ quốc gia</w:t>
        </w:r>
        <w:r w:rsidR="00F02117">
          <w:rPr>
            <w:webHidden/>
          </w:rPr>
          <w:tab/>
        </w:r>
        <w:r>
          <w:rPr>
            <w:webHidden/>
          </w:rPr>
          <w:fldChar w:fldCharType="begin"/>
        </w:r>
        <w:r w:rsidR="00F02117">
          <w:rPr>
            <w:webHidden/>
          </w:rPr>
          <w:instrText xml:space="preserve"> PAGEREF _Toc266247042 \h </w:instrText>
        </w:r>
        <w:r>
          <w:rPr>
            <w:webHidden/>
          </w:rPr>
        </w:r>
        <w:r>
          <w:rPr>
            <w:webHidden/>
          </w:rPr>
          <w:fldChar w:fldCharType="separate"/>
        </w:r>
        <w:r w:rsidR="00F02117">
          <w:rPr>
            <w:webHidden/>
          </w:rPr>
          <w:t>19</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43" w:history="1">
        <w:r w:rsidR="00F02117" w:rsidRPr="006E35CC">
          <w:rPr>
            <w:rStyle w:val="Hyperlink"/>
            <w:rFonts w:ascii="Times New Roman" w:hAnsi="Times New Roman"/>
            <w:b/>
          </w:rPr>
          <w:t>2.1.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Các quy trình ứng dụng</w:t>
        </w:r>
        <w:r w:rsidR="00F02117">
          <w:rPr>
            <w:webHidden/>
          </w:rPr>
          <w:tab/>
        </w:r>
        <w:r>
          <w:rPr>
            <w:webHidden/>
          </w:rPr>
          <w:fldChar w:fldCharType="begin"/>
        </w:r>
        <w:r w:rsidR="00F02117">
          <w:rPr>
            <w:webHidden/>
          </w:rPr>
          <w:instrText xml:space="preserve"> PAGEREF _Toc266247043 \h </w:instrText>
        </w:r>
        <w:r>
          <w:rPr>
            <w:webHidden/>
          </w:rPr>
        </w:r>
        <w:r>
          <w:rPr>
            <w:webHidden/>
          </w:rPr>
          <w:fldChar w:fldCharType="separate"/>
        </w:r>
        <w:r w:rsidR="00F02117">
          <w:rPr>
            <w:webHidden/>
          </w:rPr>
          <w:t>19</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44" w:history="1">
        <w:r w:rsidR="00F02117" w:rsidRPr="006E35CC">
          <w:rPr>
            <w:rStyle w:val="Hyperlink"/>
            <w:rFonts w:ascii="Times New Roman" w:hAnsi="Times New Roman"/>
            <w:b/>
          </w:rPr>
          <w:t>2.1.1.</w:t>
        </w:r>
        <w:r w:rsidR="00F02117">
          <w:rPr>
            <w:rFonts w:eastAsiaTheme="minorEastAsia" w:cstheme="minorBidi"/>
            <w:sz w:val="22"/>
            <w:szCs w:val="22"/>
            <w:lang w:val="en-US"/>
          </w:rPr>
          <w:tab/>
        </w:r>
        <w:r w:rsidR="00F02117" w:rsidRPr="006E35CC">
          <w:rPr>
            <w:rStyle w:val="Hyperlink"/>
            <w:rFonts w:ascii="Times New Roman" w:hAnsi="Times New Roman"/>
            <w:b/>
          </w:rPr>
          <w:t>Quy trình tổ chức thi</w:t>
        </w:r>
        <w:r w:rsidR="00F02117">
          <w:rPr>
            <w:webHidden/>
          </w:rPr>
          <w:tab/>
        </w:r>
        <w:r>
          <w:rPr>
            <w:webHidden/>
          </w:rPr>
          <w:fldChar w:fldCharType="begin"/>
        </w:r>
        <w:r w:rsidR="00F02117">
          <w:rPr>
            <w:webHidden/>
          </w:rPr>
          <w:instrText xml:space="preserve"> PAGEREF _Toc266247044 \h </w:instrText>
        </w:r>
        <w:r>
          <w:rPr>
            <w:webHidden/>
          </w:rPr>
        </w:r>
        <w:r>
          <w:rPr>
            <w:webHidden/>
          </w:rPr>
          <w:fldChar w:fldCharType="separate"/>
        </w:r>
        <w:r w:rsidR="00F02117">
          <w:rPr>
            <w:webHidden/>
          </w:rPr>
          <w:t>19</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45" w:history="1">
        <w:r w:rsidR="00F02117" w:rsidRPr="006E35CC">
          <w:rPr>
            <w:rStyle w:val="Hyperlink"/>
            <w:rFonts w:ascii="Times New Roman" w:hAnsi="Times New Roman"/>
            <w:b/>
          </w:rPr>
          <w:t>2.1.2.</w:t>
        </w:r>
        <w:r w:rsidR="00F02117">
          <w:rPr>
            <w:rFonts w:eastAsiaTheme="minorEastAsia" w:cstheme="minorBidi"/>
            <w:sz w:val="22"/>
            <w:szCs w:val="22"/>
            <w:lang w:val="en-US"/>
          </w:rPr>
          <w:tab/>
        </w:r>
        <w:r w:rsidR="00F02117" w:rsidRPr="006E35CC">
          <w:rPr>
            <w:rStyle w:val="Hyperlink"/>
            <w:rFonts w:ascii="Times New Roman" w:hAnsi="Times New Roman"/>
            <w:b/>
          </w:rPr>
          <w:t>Quy trình cấp chứng chỉ</w:t>
        </w:r>
        <w:r w:rsidR="00F02117">
          <w:rPr>
            <w:webHidden/>
          </w:rPr>
          <w:tab/>
        </w:r>
        <w:r>
          <w:rPr>
            <w:webHidden/>
          </w:rPr>
          <w:fldChar w:fldCharType="begin"/>
        </w:r>
        <w:r w:rsidR="00F02117">
          <w:rPr>
            <w:webHidden/>
          </w:rPr>
          <w:instrText xml:space="preserve"> PAGEREF _Toc266247045 \h </w:instrText>
        </w:r>
        <w:r>
          <w:rPr>
            <w:webHidden/>
          </w:rPr>
        </w:r>
        <w:r>
          <w:rPr>
            <w:webHidden/>
          </w:rPr>
          <w:fldChar w:fldCharType="separate"/>
        </w:r>
        <w:r w:rsidR="00F02117">
          <w:rPr>
            <w:webHidden/>
          </w:rPr>
          <w:t>21</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46" w:history="1">
        <w:r w:rsidR="00F02117" w:rsidRPr="006E35CC">
          <w:rPr>
            <w:rStyle w:val="Hyperlink"/>
            <w:rFonts w:ascii="Times New Roman" w:hAnsi="Times New Roman"/>
            <w:b/>
          </w:rPr>
          <w:t>2.2.</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Các vấn đề còn tồn tại</w:t>
        </w:r>
        <w:r w:rsidR="00F02117">
          <w:rPr>
            <w:webHidden/>
          </w:rPr>
          <w:tab/>
        </w:r>
        <w:r>
          <w:rPr>
            <w:webHidden/>
          </w:rPr>
          <w:fldChar w:fldCharType="begin"/>
        </w:r>
        <w:r w:rsidR="00F02117">
          <w:rPr>
            <w:webHidden/>
          </w:rPr>
          <w:instrText xml:space="preserve"> PAGEREF _Toc266247046 \h </w:instrText>
        </w:r>
        <w:r>
          <w:rPr>
            <w:webHidden/>
          </w:rPr>
        </w:r>
        <w:r>
          <w:rPr>
            <w:webHidden/>
          </w:rPr>
          <w:fldChar w:fldCharType="separate"/>
        </w:r>
        <w:r w:rsidR="00F02117">
          <w:rPr>
            <w:webHidden/>
          </w:rPr>
          <w:t>22</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47" w:history="1">
        <w:r w:rsidR="00F02117" w:rsidRPr="006E35CC">
          <w:rPr>
            <w:rStyle w:val="Hyperlink"/>
            <w:rFonts w:ascii="Times New Roman" w:hAnsi="Times New Roman"/>
          </w:rPr>
          <w:t>3.</w:t>
        </w:r>
        <w:r w:rsidR="00F02117">
          <w:rPr>
            <w:rFonts w:eastAsiaTheme="minorEastAsia" w:cstheme="minorBidi"/>
            <w:b w:val="0"/>
            <w:bCs w:val="0"/>
            <w:sz w:val="22"/>
            <w:szCs w:val="22"/>
            <w:lang w:val="en-US"/>
          </w:rPr>
          <w:tab/>
        </w:r>
        <w:r w:rsidR="00F02117" w:rsidRPr="006E35CC">
          <w:rPr>
            <w:rStyle w:val="Hyperlink"/>
            <w:rFonts w:ascii="Times New Roman" w:hAnsi="Times New Roman"/>
          </w:rPr>
          <w:t xml:space="preserve">Yêu cầu </w:t>
        </w:r>
        <w:r w:rsidR="00F02117" w:rsidRPr="006E35CC">
          <w:rPr>
            <w:rStyle w:val="Hyperlink"/>
            <w:rFonts w:ascii="Times New Roman" w:hAnsi="Times New Roman"/>
            <w:lang w:val="en-US"/>
          </w:rPr>
          <w:t>chức năng</w:t>
        </w:r>
        <w:r w:rsidR="00F02117">
          <w:rPr>
            <w:webHidden/>
          </w:rPr>
          <w:tab/>
        </w:r>
        <w:r>
          <w:rPr>
            <w:webHidden/>
          </w:rPr>
          <w:fldChar w:fldCharType="begin"/>
        </w:r>
        <w:r w:rsidR="00F02117">
          <w:rPr>
            <w:webHidden/>
          </w:rPr>
          <w:instrText xml:space="preserve"> PAGEREF _Toc266247047 \h </w:instrText>
        </w:r>
        <w:r>
          <w:rPr>
            <w:webHidden/>
          </w:rPr>
        </w:r>
        <w:r>
          <w:rPr>
            <w:webHidden/>
          </w:rPr>
          <w:fldChar w:fldCharType="separate"/>
        </w:r>
        <w:r w:rsidR="00F02117">
          <w:rPr>
            <w:webHidden/>
          </w:rPr>
          <w:t>23</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48" w:history="1">
        <w:r w:rsidR="00F02117" w:rsidRPr="006E35CC">
          <w:rPr>
            <w:rStyle w:val="Hyperlink"/>
            <w:rFonts w:ascii="Times New Roman" w:hAnsi="Times New Roman"/>
            <w:b/>
          </w:rPr>
          <w:t>3.1.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thông báo.</w:t>
        </w:r>
        <w:r w:rsidR="00F02117">
          <w:rPr>
            <w:webHidden/>
          </w:rPr>
          <w:tab/>
        </w:r>
        <w:r>
          <w:rPr>
            <w:webHidden/>
          </w:rPr>
          <w:fldChar w:fldCharType="begin"/>
        </w:r>
        <w:r w:rsidR="00F02117">
          <w:rPr>
            <w:webHidden/>
          </w:rPr>
          <w:instrText xml:space="preserve"> PAGEREF _Toc266247048 \h </w:instrText>
        </w:r>
        <w:r>
          <w:rPr>
            <w:webHidden/>
          </w:rPr>
        </w:r>
        <w:r>
          <w:rPr>
            <w:webHidden/>
          </w:rPr>
          <w:fldChar w:fldCharType="separate"/>
        </w:r>
        <w:r w:rsidR="00F02117">
          <w:rPr>
            <w:webHidden/>
          </w:rPr>
          <w:t>23</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49" w:history="1">
        <w:r w:rsidR="00F02117" w:rsidRPr="006E35CC">
          <w:rPr>
            <w:rStyle w:val="Hyperlink"/>
            <w:rFonts w:ascii="Times New Roman" w:hAnsi="Times New Roman"/>
            <w:b/>
          </w:rPr>
          <w:t>3.2.</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theo dõi công việc</w:t>
        </w:r>
        <w:r w:rsidR="00F02117">
          <w:rPr>
            <w:webHidden/>
          </w:rPr>
          <w:tab/>
        </w:r>
        <w:r>
          <w:rPr>
            <w:webHidden/>
          </w:rPr>
          <w:fldChar w:fldCharType="begin"/>
        </w:r>
        <w:r w:rsidR="00F02117">
          <w:rPr>
            <w:webHidden/>
          </w:rPr>
          <w:instrText xml:space="preserve"> PAGEREF _Toc266247049 \h </w:instrText>
        </w:r>
        <w:r>
          <w:rPr>
            <w:webHidden/>
          </w:rPr>
        </w:r>
        <w:r>
          <w:rPr>
            <w:webHidden/>
          </w:rPr>
          <w:fldChar w:fldCharType="separate"/>
        </w:r>
        <w:r w:rsidR="00F02117">
          <w:rPr>
            <w:webHidden/>
          </w:rPr>
          <w:t>24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0" w:history="1">
        <w:r w:rsidR="00F02117" w:rsidRPr="006E35CC">
          <w:rPr>
            <w:rStyle w:val="Hyperlink"/>
            <w:rFonts w:ascii="Times New Roman" w:hAnsi="Times New Roman"/>
            <w:b/>
          </w:rPr>
          <w:t>3.2.1.</w:t>
        </w:r>
        <w:r w:rsidR="00F02117">
          <w:rPr>
            <w:rFonts w:eastAsiaTheme="minorEastAsia" w:cstheme="minorBidi"/>
            <w:sz w:val="22"/>
            <w:szCs w:val="22"/>
            <w:lang w:val="en-US"/>
          </w:rPr>
          <w:tab/>
        </w:r>
        <w:r w:rsidR="00F02117" w:rsidRPr="006E35CC">
          <w:rPr>
            <w:rStyle w:val="Hyperlink"/>
            <w:rFonts w:ascii="Times New Roman" w:hAnsi="Times New Roman"/>
            <w:b/>
          </w:rPr>
          <w:t>Đối với các nhân viên thực hiện các công việc:</w:t>
        </w:r>
        <w:r w:rsidR="00F02117">
          <w:rPr>
            <w:webHidden/>
          </w:rPr>
          <w:tab/>
        </w:r>
        <w:r>
          <w:rPr>
            <w:webHidden/>
          </w:rPr>
          <w:fldChar w:fldCharType="begin"/>
        </w:r>
        <w:r w:rsidR="00F02117">
          <w:rPr>
            <w:webHidden/>
          </w:rPr>
          <w:instrText xml:space="preserve"> PAGEREF _Toc266247050 \h </w:instrText>
        </w:r>
        <w:r>
          <w:rPr>
            <w:webHidden/>
          </w:rPr>
        </w:r>
        <w:r>
          <w:rPr>
            <w:webHidden/>
          </w:rPr>
          <w:fldChar w:fldCharType="separate"/>
        </w:r>
        <w:r w:rsidR="00F02117">
          <w:rPr>
            <w:webHidden/>
          </w:rPr>
          <w:t>24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1" w:history="1">
        <w:r w:rsidR="00F02117" w:rsidRPr="006E35CC">
          <w:rPr>
            <w:rStyle w:val="Hyperlink"/>
            <w:rFonts w:ascii="Times New Roman" w:hAnsi="Times New Roman"/>
            <w:b/>
          </w:rPr>
          <w:t>3.2.2.</w:t>
        </w:r>
        <w:r w:rsidR="00F02117">
          <w:rPr>
            <w:rFonts w:eastAsiaTheme="minorEastAsia" w:cstheme="minorBidi"/>
            <w:sz w:val="22"/>
            <w:szCs w:val="22"/>
            <w:lang w:val="en-US"/>
          </w:rPr>
          <w:tab/>
        </w:r>
        <w:r w:rsidR="00F02117" w:rsidRPr="006E35CC">
          <w:rPr>
            <w:rStyle w:val="Hyperlink"/>
            <w:rFonts w:ascii="Times New Roman" w:hAnsi="Times New Roman"/>
            <w:b/>
          </w:rPr>
          <w:t>Đối với người quản lý:</w:t>
        </w:r>
        <w:r w:rsidR="00F02117">
          <w:rPr>
            <w:webHidden/>
          </w:rPr>
          <w:tab/>
        </w:r>
        <w:r>
          <w:rPr>
            <w:webHidden/>
          </w:rPr>
          <w:fldChar w:fldCharType="begin"/>
        </w:r>
        <w:r w:rsidR="00F02117">
          <w:rPr>
            <w:webHidden/>
          </w:rPr>
          <w:instrText xml:space="preserve"> PAGEREF _Toc266247051 \h </w:instrText>
        </w:r>
        <w:r>
          <w:rPr>
            <w:webHidden/>
          </w:rPr>
        </w:r>
        <w:r>
          <w:rPr>
            <w:webHidden/>
          </w:rPr>
          <w:fldChar w:fldCharType="separate"/>
        </w:r>
        <w:r w:rsidR="00F02117">
          <w:rPr>
            <w:webHidden/>
          </w:rPr>
          <w:t>24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52" w:history="1">
        <w:r w:rsidR="00F02117" w:rsidRPr="006E35CC">
          <w:rPr>
            <w:rStyle w:val="Hyperlink"/>
            <w:rFonts w:ascii="Times New Roman" w:hAnsi="Times New Roman"/>
            <w:b/>
          </w:rPr>
          <w:t>3.3.</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cập nhật thông tin</w:t>
        </w:r>
        <w:r w:rsidR="00F02117">
          <w:rPr>
            <w:webHidden/>
          </w:rPr>
          <w:tab/>
        </w:r>
        <w:r>
          <w:rPr>
            <w:webHidden/>
          </w:rPr>
          <w:fldChar w:fldCharType="begin"/>
        </w:r>
        <w:r w:rsidR="00F02117">
          <w:rPr>
            <w:webHidden/>
          </w:rPr>
          <w:instrText xml:space="preserve"> PAGEREF _Toc266247052 \h </w:instrText>
        </w:r>
        <w:r>
          <w:rPr>
            <w:webHidden/>
          </w:rPr>
        </w:r>
        <w:r>
          <w:rPr>
            <w:webHidden/>
          </w:rPr>
          <w:fldChar w:fldCharType="separate"/>
        </w:r>
        <w:r w:rsidR="00F02117">
          <w:rPr>
            <w:webHidden/>
          </w:rPr>
          <w:t>24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53" w:history="1">
        <w:r w:rsidR="00F02117" w:rsidRPr="006E35CC">
          <w:rPr>
            <w:rStyle w:val="Hyperlink"/>
            <w:rFonts w:ascii="Times New Roman" w:hAnsi="Times New Roman"/>
            <w:b/>
          </w:rPr>
          <w:t>3.3.</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thống kê</w:t>
        </w:r>
        <w:r w:rsidR="00F02117">
          <w:rPr>
            <w:webHidden/>
          </w:rPr>
          <w:tab/>
        </w:r>
        <w:r>
          <w:rPr>
            <w:webHidden/>
          </w:rPr>
          <w:fldChar w:fldCharType="begin"/>
        </w:r>
        <w:r w:rsidR="00F02117">
          <w:rPr>
            <w:webHidden/>
          </w:rPr>
          <w:instrText xml:space="preserve"> PAGEREF _Toc266247053 \h </w:instrText>
        </w:r>
        <w:r>
          <w:rPr>
            <w:webHidden/>
          </w:rPr>
        </w:r>
        <w:r>
          <w:rPr>
            <w:webHidden/>
          </w:rPr>
          <w:fldChar w:fldCharType="separate"/>
        </w:r>
        <w:r w:rsidR="00F02117">
          <w:rPr>
            <w:webHidden/>
          </w:rPr>
          <w:t>25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4" w:history="1">
        <w:r w:rsidR="00F02117" w:rsidRPr="006E35CC">
          <w:rPr>
            <w:rStyle w:val="Hyperlink"/>
            <w:rFonts w:ascii="Times New Roman" w:hAnsi="Times New Roman"/>
            <w:b/>
          </w:rPr>
          <w:t>3.3.1.</w:t>
        </w:r>
        <w:r w:rsidR="00F02117">
          <w:rPr>
            <w:rFonts w:eastAsiaTheme="minorEastAsia" w:cstheme="minorBidi"/>
            <w:sz w:val="22"/>
            <w:szCs w:val="22"/>
            <w:lang w:val="en-US"/>
          </w:rPr>
          <w:tab/>
        </w:r>
        <w:r w:rsidR="00F02117" w:rsidRPr="006E35CC">
          <w:rPr>
            <w:rStyle w:val="Hyperlink"/>
            <w:rFonts w:ascii="Times New Roman" w:hAnsi="Times New Roman"/>
            <w:b/>
          </w:rPr>
          <w:t>Thống kê tổng thể:</w:t>
        </w:r>
        <w:r w:rsidR="00F02117">
          <w:rPr>
            <w:webHidden/>
          </w:rPr>
          <w:tab/>
        </w:r>
        <w:r>
          <w:rPr>
            <w:webHidden/>
          </w:rPr>
          <w:fldChar w:fldCharType="begin"/>
        </w:r>
        <w:r w:rsidR="00F02117">
          <w:rPr>
            <w:webHidden/>
          </w:rPr>
          <w:instrText xml:space="preserve"> PAGEREF _Toc266247054 \h </w:instrText>
        </w:r>
        <w:r>
          <w:rPr>
            <w:webHidden/>
          </w:rPr>
        </w:r>
        <w:r>
          <w:rPr>
            <w:webHidden/>
          </w:rPr>
          <w:fldChar w:fldCharType="separate"/>
        </w:r>
        <w:r w:rsidR="00F02117">
          <w:rPr>
            <w:webHidden/>
          </w:rPr>
          <w:t>25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5" w:history="1">
        <w:r w:rsidR="00F02117" w:rsidRPr="006E35CC">
          <w:rPr>
            <w:rStyle w:val="Hyperlink"/>
            <w:rFonts w:ascii="Times New Roman" w:hAnsi="Times New Roman"/>
            <w:b/>
          </w:rPr>
          <w:t>3.3.2.</w:t>
        </w:r>
        <w:r w:rsidR="00F02117">
          <w:rPr>
            <w:rFonts w:eastAsiaTheme="minorEastAsia" w:cstheme="minorBidi"/>
            <w:sz w:val="22"/>
            <w:szCs w:val="22"/>
            <w:lang w:val="en-US"/>
          </w:rPr>
          <w:tab/>
        </w:r>
        <w:r w:rsidR="00F02117" w:rsidRPr="006E35CC">
          <w:rPr>
            <w:rStyle w:val="Hyperlink"/>
            <w:rFonts w:ascii="Times New Roman" w:hAnsi="Times New Roman"/>
            <w:b/>
          </w:rPr>
          <w:t>Thống kê chi tiết:</w:t>
        </w:r>
        <w:r w:rsidR="00F02117">
          <w:rPr>
            <w:webHidden/>
          </w:rPr>
          <w:tab/>
        </w:r>
        <w:r>
          <w:rPr>
            <w:webHidden/>
          </w:rPr>
          <w:fldChar w:fldCharType="begin"/>
        </w:r>
        <w:r w:rsidR="00F02117">
          <w:rPr>
            <w:webHidden/>
          </w:rPr>
          <w:instrText xml:space="preserve"> PAGEREF _Toc266247055 \h </w:instrText>
        </w:r>
        <w:r>
          <w:rPr>
            <w:webHidden/>
          </w:rPr>
        </w:r>
        <w:r>
          <w:rPr>
            <w:webHidden/>
          </w:rPr>
          <w:fldChar w:fldCharType="separate"/>
        </w:r>
        <w:r w:rsidR="00F02117">
          <w:rPr>
            <w:webHidden/>
          </w:rPr>
          <w:t>25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6" w:history="1">
        <w:r w:rsidR="00F02117" w:rsidRPr="006E35CC">
          <w:rPr>
            <w:rStyle w:val="Hyperlink"/>
            <w:rFonts w:ascii="Times New Roman" w:hAnsi="Times New Roman"/>
            <w:b/>
          </w:rPr>
          <w:t>3.3.3.</w:t>
        </w:r>
        <w:r w:rsidR="00F02117">
          <w:rPr>
            <w:rFonts w:eastAsiaTheme="minorEastAsia" w:cstheme="minorBidi"/>
            <w:sz w:val="22"/>
            <w:szCs w:val="22"/>
            <w:lang w:val="en-US"/>
          </w:rPr>
          <w:tab/>
        </w:r>
        <w:r w:rsidR="00F02117" w:rsidRPr="006E35CC">
          <w:rPr>
            <w:rStyle w:val="Hyperlink"/>
            <w:rFonts w:ascii="Times New Roman" w:hAnsi="Times New Roman"/>
            <w:b/>
          </w:rPr>
          <w:t>Thống kê so sánh:</w:t>
        </w:r>
        <w:r w:rsidR="00F02117">
          <w:rPr>
            <w:webHidden/>
          </w:rPr>
          <w:tab/>
        </w:r>
        <w:r>
          <w:rPr>
            <w:webHidden/>
          </w:rPr>
          <w:fldChar w:fldCharType="begin"/>
        </w:r>
        <w:r w:rsidR="00F02117">
          <w:rPr>
            <w:webHidden/>
          </w:rPr>
          <w:instrText xml:space="preserve"> PAGEREF _Toc266247056 \h </w:instrText>
        </w:r>
        <w:r>
          <w:rPr>
            <w:webHidden/>
          </w:rPr>
        </w:r>
        <w:r>
          <w:rPr>
            <w:webHidden/>
          </w:rPr>
          <w:fldChar w:fldCharType="separate"/>
        </w:r>
        <w:r w:rsidR="00F02117">
          <w:rPr>
            <w:webHidden/>
          </w:rPr>
          <w:t>25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57" w:history="1">
        <w:r w:rsidR="00F02117" w:rsidRPr="006E35CC">
          <w:rPr>
            <w:rStyle w:val="Hyperlink"/>
            <w:rFonts w:ascii="Times New Roman" w:hAnsi="Times New Roman"/>
            <w:b/>
          </w:rPr>
          <w:t>3.3.4.</w:t>
        </w:r>
        <w:r w:rsidR="00F02117">
          <w:rPr>
            <w:rFonts w:eastAsiaTheme="minorEastAsia" w:cstheme="minorBidi"/>
            <w:sz w:val="22"/>
            <w:szCs w:val="22"/>
            <w:lang w:val="en-US"/>
          </w:rPr>
          <w:tab/>
        </w:r>
        <w:r w:rsidR="00F02117" w:rsidRPr="006E35CC">
          <w:rPr>
            <w:rStyle w:val="Hyperlink"/>
            <w:rFonts w:ascii="Times New Roman" w:hAnsi="Times New Roman"/>
            <w:b/>
          </w:rPr>
          <w:t>Thống kê theo thời gian.</w:t>
        </w:r>
        <w:r w:rsidR="00F02117">
          <w:rPr>
            <w:webHidden/>
          </w:rPr>
          <w:tab/>
        </w:r>
        <w:r>
          <w:rPr>
            <w:webHidden/>
          </w:rPr>
          <w:fldChar w:fldCharType="begin"/>
        </w:r>
        <w:r w:rsidR="00F02117">
          <w:rPr>
            <w:webHidden/>
          </w:rPr>
          <w:instrText xml:space="preserve"> PAGEREF _Toc266247057 \h </w:instrText>
        </w:r>
        <w:r>
          <w:rPr>
            <w:webHidden/>
          </w:rPr>
        </w:r>
        <w:r>
          <w:rPr>
            <w:webHidden/>
          </w:rPr>
          <w:fldChar w:fldCharType="separate"/>
        </w:r>
        <w:r w:rsidR="00F02117">
          <w:rPr>
            <w:webHidden/>
          </w:rPr>
          <w:t>25</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58" w:history="1">
        <w:r w:rsidR="00F02117" w:rsidRPr="006E35CC">
          <w:rPr>
            <w:rStyle w:val="Hyperlink"/>
            <w:rFonts w:ascii="Times New Roman" w:hAnsi="Times New Roman"/>
            <w:b/>
          </w:rPr>
          <w:t>3.4.</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cảnh báo:</w:t>
        </w:r>
        <w:r w:rsidR="00F02117">
          <w:rPr>
            <w:webHidden/>
          </w:rPr>
          <w:tab/>
        </w:r>
        <w:r>
          <w:rPr>
            <w:webHidden/>
          </w:rPr>
          <w:fldChar w:fldCharType="begin"/>
        </w:r>
        <w:r w:rsidR="00F02117">
          <w:rPr>
            <w:webHidden/>
          </w:rPr>
          <w:instrText xml:space="preserve"> PAGEREF _Toc266247058 \h </w:instrText>
        </w:r>
        <w:r>
          <w:rPr>
            <w:webHidden/>
          </w:rPr>
        </w:r>
        <w:r>
          <w:rPr>
            <w:webHidden/>
          </w:rPr>
          <w:fldChar w:fldCharType="separate"/>
        </w:r>
        <w:r w:rsidR="00F02117">
          <w:rPr>
            <w:webHidden/>
          </w:rPr>
          <w:t>26</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59" w:history="1">
        <w:r w:rsidR="00F02117" w:rsidRPr="006E35CC">
          <w:rPr>
            <w:rStyle w:val="Hyperlink"/>
            <w:rFonts w:ascii="Times New Roman" w:hAnsi="Times New Roman"/>
            <w:b/>
          </w:rPr>
          <w:t>3.5.</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phân quyền</w:t>
        </w:r>
        <w:r w:rsidR="00F02117">
          <w:rPr>
            <w:webHidden/>
          </w:rPr>
          <w:tab/>
        </w:r>
        <w:r>
          <w:rPr>
            <w:webHidden/>
          </w:rPr>
          <w:fldChar w:fldCharType="begin"/>
        </w:r>
        <w:r w:rsidR="00F02117">
          <w:rPr>
            <w:webHidden/>
          </w:rPr>
          <w:instrText xml:space="preserve"> PAGEREF _Toc266247059 \h </w:instrText>
        </w:r>
        <w:r>
          <w:rPr>
            <w:webHidden/>
          </w:rPr>
        </w:r>
        <w:r>
          <w:rPr>
            <w:webHidden/>
          </w:rPr>
          <w:fldChar w:fldCharType="separate"/>
        </w:r>
        <w:r w:rsidR="00F02117">
          <w:rPr>
            <w:webHidden/>
          </w:rPr>
          <w:t>26</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60" w:history="1">
        <w:r w:rsidR="00F02117" w:rsidRPr="006E35CC">
          <w:rPr>
            <w:rStyle w:val="Hyperlink"/>
            <w:rFonts w:ascii="Times New Roman" w:hAnsi="Times New Roman"/>
            <w:b/>
          </w:rPr>
          <w:t>3.6.</w:t>
        </w:r>
        <w:r w:rsidR="00F02117">
          <w:rPr>
            <w:rFonts w:eastAsiaTheme="minorEastAsia" w:cstheme="minorBidi"/>
            <w:i w:val="0"/>
            <w:iCs w:val="0"/>
            <w:sz w:val="22"/>
            <w:szCs w:val="22"/>
            <w:lang w:val="en-US"/>
          </w:rPr>
          <w:tab/>
        </w:r>
        <w:r w:rsidR="00F02117" w:rsidRPr="006E35CC">
          <w:rPr>
            <w:rStyle w:val="Hyperlink"/>
            <w:rFonts w:ascii="Times New Roman" w:hAnsi="Times New Roman"/>
            <w:b/>
          </w:rPr>
          <w:t>Chức năng biểu diễn luồng công việc dưới dạng sơ đồ trực quan</w:t>
        </w:r>
        <w:r w:rsidR="00F02117">
          <w:rPr>
            <w:webHidden/>
          </w:rPr>
          <w:tab/>
        </w:r>
        <w:r>
          <w:rPr>
            <w:webHidden/>
          </w:rPr>
          <w:fldChar w:fldCharType="begin"/>
        </w:r>
        <w:r w:rsidR="00F02117">
          <w:rPr>
            <w:webHidden/>
          </w:rPr>
          <w:instrText xml:space="preserve"> PAGEREF _Toc266247060 \h </w:instrText>
        </w:r>
        <w:r>
          <w:rPr>
            <w:webHidden/>
          </w:rPr>
        </w:r>
        <w:r>
          <w:rPr>
            <w:webHidden/>
          </w:rPr>
          <w:fldChar w:fldCharType="separate"/>
        </w:r>
        <w:r w:rsidR="00F02117">
          <w:rPr>
            <w:webHidden/>
          </w:rPr>
          <w:t>26</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61" w:history="1">
        <w:r w:rsidR="00F02117" w:rsidRPr="006E35CC">
          <w:rPr>
            <w:rStyle w:val="Hyperlink"/>
            <w:rFonts w:ascii="Times New Roman" w:hAnsi="Times New Roman"/>
          </w:rPr>
          <w:t>4.</w:t>
        </w:r>
        <w:r w:rsidR="00F02117">
          <w:rPr>
            <w:rFonts w:eastAsiaTheme="minorEastAsia" w:cstheme="minorBidi"/>
            <w:b w:val="0"/>
            <w:bCs w:val="0"/>
            <w:sz w:val="22"/>
            <w:szCs w:val="22"/>
            <w:lang w:val="en-US"/>
          </w:rPr>
          <w:tab/>
        </w:r>
        <w:r w:rsidR="00F02117" w:rsidRPr="006E35CC">
          <w:rPr>
            <w:rStyle w:val="Hyperlink"/>
            <w:rFonts w:ascii="Times New Roman" w:hAnsi="Times New Roman"/>
          </w:rPr>
          <w:t>Yêu cầu phi chức năng</w:t>
        </w:r>
        <w:r w:rsidR="00F02117">
          <w:rPr>
            <w:webHidden/>
          </w:rPr>
          <w:tab/>
        </w:r>
        <w:r>
          <w:rPr>
            <w:webHidden/>
          </w:rPr>
          <w:fldChar w:fldCharType="begin"/>
        </w:r>
        <w:r w:rsidR="00F02117">
          <w:rPr>
            <w:webHidden/>
          </w:rPr>
          <w:instrText xml:space="preserve"> PAGEREF _Toc266247061 \h </w:instrText>
        </w:r>
        <w:r>
          <w:rPr>
            <w:webHidden/>
          </w:rPr>
        </w:r>
        <w:r>
          <w:rPr>
            <w:webHidden/>
          </w:rPr>
          <w:fldChar w:fldCharType="separate"/>
        </w:r>
        <w:r w:rsidR="00F02117">
          <w:rPr>
            <w:webHidden/>
          </w:rPr>
          <w:t>27</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62" w:history="1">
        <w:r w:rsidR="00F02117" w:rsidRPr="006E35CC">
          <w:rPr>
            <w:rStyle w:val="Hyperlink"/>
            <w:rFonts w:ascii="Times New Roman" w:hAnsi="Times New Roman"/>
            <w:b/>
          </w:rPr>
          <w:t>4.1.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Tính tiến hóa</w:t>
        </w:r>
        <w:r w:rsidR="00F02117">
          <w:rPr>
            <w:webHidden/>
          </w:rPr>
          <w:tab/>
        </w:r>
        <w:r>
          <w:rPr>
            <w:webHidden/>
          </w:rPr>
          <w:fldChar w:fldCharType="begin"/>
        </w:r>
        <w:r w:rsidR="00F02117">
          <w:rPr>
            <w:webHidden/>
          </w:rPr>
          <w:instrText xml:space="preserve"> PAGEREF _Toc266247062 \h </w:instrText>
        </w:r>
        <w:r>
          <w:rPr>
            <w:webHidden/>
          </w:rPr>
        </w:r>
        <w:r>
          <w:rPr>
            <w:webHidden/>
          </w:rPr>
          <w:fldChar w:fldCharType="separate"/>
        </w:r>
        <w:r w:rsidR="00F02117">
          <w:rPr>
            <w:webHidden/>
          </w:rPr>
          <w:t>27</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63" w:history="1">
        <w:r w:rsidR="00F02117" w:rsidRPr="006E35CC">
          <w:rPr>
            <w:rStyle w:val="Hyperlink"/>
            <w:rFonts w:ascii="Times New Roman" w:hAnsi="Times New Roman"/>
            <w:b/>
          </w:rPr>
          <w:t>4.2.</w:t>
        </w:r>
        <w:r w:rsidR="00F02117">
          <w:rPr>
            <w:rFonts w:eastAsiaTheme="minorEastAsia" w:cstheme="minorBidi"/>
            <w:i w:val="0"/>
            <w:iCs w:val="0"/>
            <w:sz w:val="22"/>
            <w:szCs w:val="22"/>
            <w:lang w:val="en-US"/>
          </w:rPr>
          <w:tab/>
        </w:r>
        <w:r w:rsidR="00F02117" w:rsidRPr="006E35CC">
          <w:rPr>
            <w:rStyle w:val="Hyperlink"/>
            <w:rFonts w:ascii="Times New Roman" w:hAnsi="Times New Roman"/>
            <w:b/>
          </w:rPr>
          <w:t>Yêu cầu về giao diện</w:t>
        </w:r>
        <w:r w:rsidR="00F02117">
          <w:rPr>
            <w:webHidden/>
          </w:rPr>
          <w:tab/>
        </w:r>
        <w:r>
          <w:rPr>
            <w:webHidden/>
          </w:rPr>
          <w:fldChar w:fldCharType="begin"/>
        </w:r>
        <w:r w:rsidR="00F02117">
          <w:rPr>
            <w:webHidden/>
          </w:rPr>
          <w:instrText xml:space="preserve"> PAGEREF _Toc266247063 \h </w:instrText>
        </w:r>
        <w:r>
          <w:rPr>
            <w:webHidden/>
          </w:rPr>
        </w:r>
        <w:r>
          <w:rPr>
            <w:webHidden/>
          </w:rPr>
          <w:fldChar w:fldCharType="separate"/>
        </w:r>
        <w:r w:rsidR="00F02117">
          <w:rPr>
            <w:webHidden/>
          </w:rPr>
          <w:t>27</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64" w:history="1">
        <w:r w:rsidR="00F02117" w:rsidRPr="006E35CC">
          <w:rPr>
            <w:rStyle w:val="Hyperlink"/>
            <w:rFonts w:ascii="Times New Roman" w:hAnsi="Times New Roman"/>
            <w:b/>
          </w:rPr>
          <w:t>4.3.</w:t>
        </w:r>
        <w:r w:rsidR="00F02117">
          <w:rPr>
            <w:rFonts w:eastAsiaTheme="minorEastAsia" w:cstheme="minorBidi"/>
            <w:i w:val="0"/>
            <w:iCs w:val="0"/>
            <w:sz w:val="22"/>
            <w:szCs w:val="22"/>
            <w:lang w:val="en-US"/>
          </w:rPr>
          <w:tab/>
        </w:r>
        <w:r w:rsidR="00F02117" w:rsidRPr="006E35CC">
          <w:rPr>
            <w:rStyle w:val="Hyperlink"/>
            <w:rFonts w:ascii="Times New Roman" w:hAnsi="Times New Roman"/>
            <w:b/>
          </w:rPr>
          <w:t>Tính hiệu quả</w:t>
        </w:r>
        <w:r w:rsidR="00F02117">
          <w:rPr>
            <w:webHidden/>
          </w:rPr>
          <w:tab/>
        </w:r>
        <w:r>
          <w:rPr>
            <w:webHidden/>
          </w:rPr>
          <w:fldChar w:fldCharType="begin"/>
        </w:r>
        <w:r w:rsidR="00F02117">
          <w:rPr>
            <w:webHidden/>
          </w:rPr>
          <w:instrText xml:space="preserve"> PAGEREF _Toc266247064 \h </w:instrText>
        </w:r>
        <w:r>
          <w:rPr>
            <w:webHidden/>
          </w:rPr>
        </w:r>
        <w:r>
          <w:rPr>
            <w:webHidden/>
          </w:rPr>
          <w:fldChar w:fldCharType="separate"/>
        </w:r>
        <w:r w:rsidR="00F02117">
          <w:rPr>
            <w:webHidden/>
          </w:rPr>
          <w:t>27</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65" w:history="1">
        <w:r w:rsidR="00F02117" w:rsidRPr="006E35CC">
          <w:rPr>
            <w:rStyle w:val="Hyperlink"/>
            <w:rFonts w:ascii="Times New Roman" w:hAnsi="Times New Roman"/>
          </w:rPr>
          <w:t>Chương 3</w:t>
        </w:r>
        <w:r w:rsidR="00F02117">
          <w:rPr>
            <w:webHidden/>
          </w:rPr>
          <w:tab/>
        </w:r>
        <w:r>
          <w:rPr>
            <w:webHidden/>
          </w:rPr>
          <w:fldChar w:fldCharType="begin"/>
        </w:r>
        <w:r w:rsidR="00F02117">
          <w:rPr>
            <w:webHidden/>
          </w:rPr>
          <w:instrText xml:space="preserve"> PAGEREF _Toc266247065 \h </w:instrText>
        </w:r>
        <w:r>
          <w:rPr>
            <w:webHidden/>
          </w:rPr>
        </w:r>
        <w:r>
          <w:rPr>
            <w:webHidden/>
          </w:rPr>
          <w:fldChar w:fldCharType="separate"/>
        </w:r>
        <w:r w:rsidR="00F02117">
          <w:rPr>
            <w:webHidden/>
          </w:rPr>
          <w:t>29</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66" w:history="1">
        <w:r w:rsidR="00F02117" w:rsidRPr="006E35CC">
          <w:rPr>
            <w:rStyle w:val="Hyperlink"/>
            <w:rFonts w:ascii="Times New Roman" w:hAnsi="Times New Roman"/>
            <w:lang w:val="en-US"/>
          </w:rPr>
          <w:t>Môi trường công nghệ để xây dựng một ứng dụng quản lý luồng công việc</w:t>
        </w:r>
        <w:r w:rsidR="00F02117">
          <w:rPr>
            <w:webHidden/>
          </w:rPr>
          <w:tab/>
        </w:r>
        <w:r>
          <w:rPr>
            <w:webHidden/>
          </w:rPr>
          <w:fldChar w:fldCharType="begin"/>
        </w:r>
        <w:r w:rsidR="00F02117">
          <w:rPr>
            <w:webHidden/>
          </w:rPr>
          <w:instrText xml:space="preserve"> PAGEREF _Toc266247066 \h </w:instrText>
        </w:r>
        <w:r>
          <w:rPr>
            <w:webHidden/>
          </w:rPr>
        </w:r>
        <w:r>
          <w:rPr>
            <w:webHidden/>
          </w:rPr>
          <w:fldChar w:fldCharType="separate"/>
        </w:r>
        <w:r w:rsidR="00F02117">
          <w:rPr>
            <w:webHidden/>
          </w:rPr>
          <w:t>29</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67" w:history="1">
        <w:r w:rsidR="00F02117" w:rsidRPr="006E35CC">
          <w:rPr>
            <w:rStyle w:val="Hyperlink"/>
            <w:lang w:val="en-US"/>
          </w:rPr>
          <w:t>1.</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Các định nghĩa</w:t>
        </w:r>
        <w:r w:rsidR="00F02117">
          <w:rPr>
            <w:webHidden/>
          </w:rPr>
          <w:tab/>
        </w:r>
        <w:r>
          <w:rPr>
            <w:webHidden/>
          </w:rPr>
          <w:fldChar w:fldCharType="begin"/>
        </w:r>
        <w:r w:rsidR="00F02117">
          <w:rPr>
            <w:webHidden/>
          </w:rPr>
          <w:instrText xml:space="preserve"> PAGEREF _Toc266247067 \h </w:instrText>
        </w:r>
        <w:r>
          <w:rPr>
            <w:webHidden/>
          </w:rPr>
        </w:r>
        <w:r>
          <w:rPr>
            <w:webHidden/>
          </w:rPr>
          <w:fldChar w:fldCharType="separate"/>
        </w:r>
        <w:r w:rsidR="00F02117">
          <w:rPr>
            <w:webHidden/>
          </w:rPr>
          <w:t>29</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68" w:history="1">
        <w:r w:rsidR="00F02117" w:rsidRPr="006E35CC">
          <w:rPr>
            <w:rStyle w:val="Hyperlink"/>
            <w:rFonts w:ascii="Times New Roman" w:hAnsi="Times New Roman"/>
            <w:b/>
            <w:lang w:val="en-US"/>
          </w:rPr>
          <w:t>1.1.</w:t>
        </w:r>
        <w:r w:rsidR="00F02117">
          <w:rPr>
            <w:rFonts w:eastAsiaTheme="minorEastAsia" w:cstheme="minorBidi"/>
            <w:i w:val="0"/>
            <w:iCs w:val="0"/>
            <w:sz w:val="22"/>
            <w:szCs w:val="22"/>
            <w:lang w:val="en-US"/>
          </w:rPr>
          <w:tab/>
        </w:r>
        <w:r w:rsidR="00F02117" w:rsidRPr="006E35CC">
          <w:rPr>
            <w:rStyle w:val="Hyperlink"/>
            <w:rFonts w:ascii="Times New Roman" w:hAnsi="Times New Roman"/>
            <w:b/>
            <w:lang w:val="en-US"/>
          </w:rPr>
          <w:t>Workflow Management System ( viết tắt là  WfMS):</w:t>
        </w:r>
        <w:r w:rsidR="00F02117">
          <w:rPr>
            <w:webHidden/>
          </w:rPr>
          <w:tab/>
        </w:r>
        <w:r>
          <w:rPr>
            <w:webHidden/>
          </w:rPr>
          <w:fldChar w:fldCharType="begin"/>
        </w:r>
        <w:r w:rsidR="00F02117">
          <w:rPr>
            <w:webHidden/>
          </w:rPr>
          <w:instrText xml:space="preserve"> PAGEREF _Toc266247068 \h </w:instrText>
        </w:r>
        <w:r>
          <w:rPr>
            <w:webHidden/>
          </w:rPr>
        </w:r>
        <w:r>
          <w:rPr>
            <w:webHidden/>
          </w:rPr>
          <w:fldChar w:fldCharType="separate"/>
        </w:r>
        <w:r w:rsidR="00F02117">
          <w:rPr>
            <w:webHidden/>
          </w:rPr>
          <w:t>29</w:t>
        </w:r>
        <w:r>
          <w:rPr>
            <w:webHidden/>
          </w:rPr>
          <w:fldChar w:fldCharType="end"/>
        </w:r>
      </w:hyperlink>
    </w:p>
    <w:p w:rsidR="00F02117" w:rsidRDefault="00D737D5">
      <w:pPr>
        <w:pStyle w:val="TOC2"/>
        <w:tabs>
          <w:tab w:val="right" w:leader="dot" w:pos="9017"/>
        </w:tabs>
        <w:rPr>
          <w:rFonts w:eastAsiaTheme="minorEastAsia" w:cstheme="minorBidi"/>
          <w:i w:val="0"/>
          <w:iCs w:val="0"/>
          <w:sz w:val="22"/>
          <w:szCs w:val="22"/>
          <w:lang w:val="en-US"/>
        </w:rPr>
      </w:pPr>
      <w:hyperlink w:anchor="_Toc266247069" w:history="1">
        <w:r w:rsidR="00F02117" w:rsidRPr="006E35CC">
          <w:rPr>
            <w:rStyle w:val="Hyperlink"/>
            <w:rFonts w:ascii="Times New Roman" w:hAnsi="Times New Roman"/>
            <w:b/>
            <w:lang w:val="en-US"/>
          </w:rPr>
          <w:t xml:space="preserve">1.2. Workflow Management Coalition (viết tắt là WfMC) </w:t>
        </w:r>
        <w:r w:rsidR="00F02117">
          <w:rPr>
            <w:webHidden/>
          </w:rPr>
          <w:tab/>
        </w:r>
        <w:r>
          <w:rPr>
            <w:webHidden/>
          </w:rPr>
          <w:fldChar w:fldCharType="begin"/>
        </w:r>
        <w:r w:rsidR="00F02117">
          <w:rPr>
            <w:webHidden/>
          </w:rPr>
          <w:instrText xml:space="preserve"> PAGEREF _Toc266247069 \h </w:instrText>
        </w:r>
        <w:r>
          <w:rPr>
            <w:webHidden/>
          </w:rPr>
        </w:r>
        <w:r>
          <w:rPr>
            <w:webHidden/>
          </w:rPr>
          <w:fldChar w:fldCharType="separate"/>
        </w:r>
        <w:r w:rsidR="00F02117">
          <w:rPr>
            <w:webHidden/>
          </w:rPr>
          <w:t>29</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70" w:history="1">
        <w:r w:rsidR="00F02117" w:rsidRPr="006E35CC">
          <w:rPr>
            <w:rStyle w:val="Hyperlink"/>
            <w:rFonts w:ascii="Times New Roman" w:hAnsi="Times New Roman"/>
            <w:lang w:val="en-US"/>
          </w:rPr>
          <w:t xml:space="preserve">2.  </w:t>
        </w:r>
        <w:r w:rsidR="00F02117" w:rsidRPr="006E35CC">
          <w:rPr>
            <w:rStyle w:val="Hyperlink"/>
            <w:rFonts w:ascii="Times New Roman" w:hAnsi="Times New Roman"/>
            <w:i/>
            <w:lang w:val="en-US"/>
          </w:rPr>
          <w:t xml:space="preserve">Windows Workflow Foundation </w:t>
        </w:r>
        <w:r w:rsidR="00F02117" w:rsidRPr="006E35CC">
          <w:rPr>
            <w:rStyle w:val="Hyperlink"/>
            <w:rFonts w:ascii="Times New Roman" w:hAnsi="Times New Roman"/>
            <w:lang w:val="en-US"/>
          </w:rPr>
          <w:t xml:space="preserve">(viết tắt là WF) </w:t>
        </w:r>
        <w:r w:rsidR="00F02117">
          <w:rPr>
            <w:webHidden/>
          </w:rPr>
          <w:tab/>
        </w:r>
        <w:r>
          <w:rPr>
            <w:webHidden/>
          </w:rPr>
          <w:fldChar w:fldCharType="begin"/>
        </w:r>
        <w:r w:rsidR="00F02117">
          <w:rPr>
            <w:webHidden/>
          </w:rPr>
          <w:instrText xml:space="preserve"> PAGEREF _Toc266247070 \h </w:instrText>
        </w:r>
        <w:r>
          <w:rPr>
            <w:webHidden/>
          </w:rPr>
        </w:r>
        <w:r>
          <w:rPr>
            <w:webHidden/>
          </w:rPr>
          <w:fldChar w:fldCharType="separate"/>
        </w:r>
        <w:r w:rsidR="00F02117">
          <w:rPr>
            <w:webHidden/>
          </w:rPr>
          <w:t>30</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71" w:history="1">
        <w:r w:rsidR="00F02117" w:rsidRPr="006E35CC">
          <w:rPr>
            <w:rStyle w:val="Hyperlink"/>
            <w:rFonts w:ascii="Times New Roman" w:hAnsi="Times New Roman"/>
            <w:b/>
          </w:rPr>
          <w:t>2.1.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Kiến trúc cơ bản của WF:</w:t>
        </w:r>
        <w:r w:rsidR="00F02117">
          <w:rPr>
            <w:webHidden/>
          </w:rPr>
          <w:tab/>
        </w:r>
        <w:r>
          <w:rPr>
            <w:webHidden/>
          </w:rPr>
          <w:fldChar w:fldCharType="begin"/>
        </w:r>
        <w:r w:rsidR="00F02117">
          <w:rPr>
            <w:webHidden/>
          </w:rPr>
          <w:instrText xml:space="preserve"> PAGEREF _Toc266247071 \h </w:instrText>
        </w:r>
        <w:r>
          <w:rPr>
            <w:webHidden/>
          </w:rPr>
        </w:r>
        <w:r>
          <w:rPr>
            <w:webHidden/>
          </w:rPr>
          <w:fldChar w:fldCharType="separate"/>
        </w:r>
        <w:r w:rsidR="00F02117">
          <w:rPr>
            <w:webHidden/>
          </w:rPr>
          <w:t>31</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72" w:history="1">
        <w:r w:rsidR="00F02117" w:rsidRPr="006E35CC">
          <w:rPr>
            <w:rStyle w:val="Hyperlink"/>
            <w:rFonts w:ascii="Times New Roman" w:hAnsi="Times New Roman"/>
            <w:b/>
          </w:rPr>
          <w:t>2.2.</w:t>
        </w:r>
        <w:r w:rsidR="00F02117">
          <w:rPr>
            <w:rFonts w:eastAsiaTheme="minorEastAsia" w:cstheme="minorBidi"/>
            <w:i w:val="0"/>
            <w:iCs w:val="0"/>
            <w:sz w:val="22"/>
            <w:szCs w:val="22"/>
            <w:lang w:val="en-US"/>
          </w:rPr>
          <w:tab/>
        </w:r>
        <w:r w:rsidR="00F02117" w:rsidRPr="006E35CC">
          <w:rPr>
            <w:rStyle w:val="Hyperlink"/>
            <w:rFonts w:ascii="Times New Roman" w:hAnsi="Times New Roman"/>
            <w:b/>
            <w:lang w:val="en-US"/>
          </w:rPr>
          <w:t>Cấu trúc</w:t>
        </w:r>
        <w:r w:rsidR="00F02117" w:rsidRPr="006E35CC">
          <w:rPr>
            <w:rStyle w:val="Hyperlink"/>
            <w:rFonts w:ascii="Times New Roman" w:hAnsi="Times New Roman"/>
            <w:b/>
          </w:rPr>
          <w:t xml:space="preserve"> </w:t>
        </w:r>
        <w:r w:rsidR="00F02117" w:rsidRPr="006E35CC">
          <w:rPr>
            <w:rStyle w:val="Hyperlink"/>
            <w:rFonts w:ascii="Times New Roman" w:hAnsi="Times New Roman"/>
            <w:b/>
            <w:lang w:val="en-US"/>
          </w:rPr>
          <w:t>l</w:t>
        </w:r>
        <w:r w:rsidR="00F02117" w:rsidRPr="006E35CC">
          <w:rPr>
            <w:rStyle w:val="Hyperlink"/>
            <w:rFonts w:ascii="Times New Roman" w:hAnsi="Times New Roman"/>
            <w:b/>
          </w:rPr>
          <w:t>uồng công việc trong WF</w:t>
        </w:r>
        <w:r w:rsidR="00F02117">
          <w:rPr>
            <w:webHidden/>
          </w:rPr>
          <w:tab/>
        </w:r>
        <w:r>
          <w:rPr>
            <w:webHidden/>
          </w:rPr>
          <w:fldChar w:fldCharType="begin"/>
        </w:r>
        <w:r w:rsidR="00F02117">
          <w:rPr>
            <w:webHidden/>
          </w:rPr>
          <w:instrText xml:space="preserve"> PAGEREF _Toc266247072 \h </w:instrText>
        </w:r>
        <w:r>
          <w:rPr>
            <w:webHidden/>
          </w:rPr>
        </w:r>
        <w:r>
          <w:rPr>
            <w:webHidden/>
          </w:rPr>
          <w:fldChar w:fldCharType="separate"/>
        </w:r>
        <w:r w:rsidR="00F02117">
          <w:rPr>
            <w:webHidden/>
          </w:rPr>
          <w:t>32</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73" w:history="1">
        <w:r w:rsidR="00F02117" w:rsidRPr="006E35CC">
          <w:rPr>
            <w:rStyle w:val="Hyperlink"/>
            <w:rFonts w:ascii="Times New Roman" w:hAnsi="Times New Roman"/>
            <w:b/>
            <w:lang w:val="en-US"/>
          </w:rPr>
          <w:t>2.3.</w:t>
        </w:r>
        <w:r w:rsidR="00F02117">
          <w:rPr>
            <w:rFonts w:eastAsiaTheme="minorEastAsia" w:cstheme="minorBidi"/>
            <w:i w:val="0"/>
            <w:iCs w:val="0"/>
            <w:sz w:val="22"/>
            <w:szCs w:val="22"/>
            <w:lang w:val="en-US"/>
          </w:rPr>
          <w:tab/>
        </w:r>
        <w:r w:rsidR="00F02117" w:rsidRPr="006E35CC">
          <w:rPr>
            <w:rStyle w:val="Hyperlink"/>
            <w:rFonts w:ascii="Times New Roman" w:hAnsi="Times New Roman"/>
            <w:b/>
            <w:lang w:val="en-US"/>
          </w:rPr>
          <w:t>Sự lưu trú của WF trên ứng dụng</w:t>
        </w:r>
        <w:r w:rsidR="00F02117" w:rsidRPr="006E35CC">
          <w:rPr>
            <w:rStyle w:val="Hyperlink"/>
            <w:rFonts w:ascii="Times New Roman" w:hAnsi="Times New Roman"/>
            <w:lang w:val="en-US"/>
          </w:rPr>
          <w:t>:</w:t>
        </w:r>
        <w:r w:rsidR="00F02117">
          <w:rPr>
            <w:webHidden/>
          </w:rPr>
          <w:tab/>
        </w:r>
        <w:r>
          <w:rPr>
            <w:webHidden/>
          </w:rPr>
          <w:fldChar w:fldCharType="begin"/>
        </w:r>
        <w:r w:rsidR="00F02117">
          <w:rPr>
            <w:webHidden/>
          </w:rPr>
          <w:instrText xml:space="preserve"> PAGEREF _Toc266247073 \h </w:instrText>
        </w:r>
        <w:r>
          <w:rPr>
            <w:webHidden/>
          </w:rPr>
        </w:r>
        <w:r>
          <w:rPr>
            <w:webHidden/>
          </w:rPr>
          <w:fldChar w:fldCharType="separate"/>
        </w:r>
        <w:r w:rsidR="00F02117">
          <w:rPr>
            <w:webHidden/>
          </w:rPr>
          <w:t>32</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74" w:history="1">
        <w:r w:rsidR="00F02117" w:rsidRPr="006E35CC">
          <w:rPr>
            <w:rStyle w:val="Hyperlink"/>
            <w:rFonts w:ascii="Times New Roman" w:hAnsi="Times New Roman"/>
          </w:rPr>
          <w:t>Chương 4</w:t>
        </w:r>
        <w:r w:rsidR="00F02117">
          <w:rPr>
            <w:webHidden/>
          </w:rPr>
          <w:tab/>
        </w:r>
        <w:r>
          <w:rPr>
            <w:webHidden/>
          </w:rPr>
          <w:fldChar w:fldCharType="begin"/>
        </w:r>
        <w:r w:rsidR="00F02117">
          <w:rPr>
            <w:webHidden/>
          </w:rPr>
          <w:instrText xml:space="preserve"> PAGEREF _Toc266247074 \h </w:instrText>
        </w:r>
        <w:r>
          <w:rPr>
            <w:webHidden/>
          </w:rPr>
        </w:r>
        <w:r>
          <w:rPr>
            <w:webHidden/>
          </w:rPr>
          <w:fldChar w:fldCharType="separate"/>
        </w:r>
        <w:r w:rsidR="00F02117">
          <w:rPr>
            <w:webHidden/>
          </w:rPr>
          <w:t>34</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075" w:history="1">
        <w:r w:rsidR="00F02117" w:rsidRPr="006E35CC">
          <w:rPr>
            <w:rStyle w:val="Hyperlink"/>
            <w:rFonts w:ascii="Times New Roman" w:hAnsi="Times New Roman"/>
            <w:lang w:val="en-US"/>
          </w:rPr>
          <w:t>Hiện thực ứng dụng</w:t>
        </w:r>
        <w:r w:rsidR="00F02117">
          <w:rPr>
            <w:webHidden/>
          </w:rPr>
          <w:tab/>
        </w:r>
        <w:r>
          <w:rPr>
            <w:webHidden/>
          </w:rPr>
          <w:fldChar w:fldCharType="begin"/>
        </w:r>
        <w:r w:rsidR="00F02117">
          <w:rPr>
            <w:webHidden/>
          </w:rPr>
          <w:instrText xml:space="preserve"> PAGEREF _Toc266247075 \h </w:instrText>
        </w:r>
        <w:r>
          <w:rPr>
            <w:webHidden/>
          </w:rPr>
        </w:r>
        <w:r>
          <w:rPr>
            <w:webHidden/>
          </w:rPr>
          <w:fldChar w:fldCharType="separate"/>
        </w:r>
        <w:r w:rsidR="00F02117">
          <w:rPr>
            <w:webHidden/>
          </w:rPr>
          <w:t>34</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76" w:history="1">
        <w:r w:rsidR="00F02117" w:rsidRPr="006E35CC">
          <w:rPr>
            <w:rStyle w:val="Hyperlink"/>
            <w:rFonts w:ascii="Times New Roman" w:hAnsi="Times New Roman"/>
          </w:rPr>
          <w:t>1.</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Phân tích</w:t>
        </w:r>
        <w:r w:rsidR="00F02117" w:rsidRPr="006E35CC">
          <w:rPr>
            <w:rStyle w:val="Hyperlink"/>
            <w:rFonts w:ascii="Times New Roman" w:hAnsi="Times New Roman"/>
          </w:rPr>
          <w:t xml:space="preserve"> </w:t>
        </w:r>
        <w:r w:rsidR="00F02117" w:rsidRPr="006E35CC">
          <w:rPr>
            <w:rStyle w:val="Hyperlink"/>
            <w:rFonts w:ascii="Times New Roman" w:hAnsi="Times New Roman"/>
            <w:lang w:val="en-US"/>
          </w:rPr>
          <w:t>mức quan niệm</w:t>
        </w:r>
        <w:r w:rsidR="00F02117">
          <w:rPr>
            <w:webHidden/>
          </w:rPr>
          <w:tab/>
        </w:r>
        <w:r>
          <w:rPr>
            <w:webHidden/>
          </w:rPr>
          <w:fldChar w:fldCharType="begin"/>
        </w:r>
        <w:r w:rsidR="00F02117">
          <w:rPr>
            <w:webHidden/>
          </w:rPr>
          <w:instrText xml:space="preserve"> PAGEREF _Toc266247076 \h </w:instrText>
        </w:r>
        <w:r>
          <w:rPr>
            <w:webHidden/>
          </w:rPr>
        </w:r>
        <w:r>
          <w:rPr>
            <w:webHidden/>
          </w:rPr>
          <w:fldChar w:fldCharType="separate"/>
        </w:r>
        <w:r w:rsidR="00F02117">
          <w:rPr>
            <w:webHidden/>
          </w:rPr>
          <w:t>34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77" w:history="1">
        <w:r w:rsidR="00F02117" w:rsidRPr="006E35CC">
          <w:rPr>
            <w:rStyle w:val="Hyperlink"/>
            <w:rFonts w:ascii="Times New Roman" w:hAnsi="Times New Roman"/>
            <w:b/>
          </w:rPr>
          <w:t>1.1.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Mô hình dữ liệu ở mức quan niệm</w:t>
        </w:r>
        <w:r w:rsidR="00F02117">
          <w:rPr>
            <w:webHidden/>
          </w:rPr>
          <w:tab/>
        </w:r>
        <w:r>
          <w:rPr>
            <w:webHidden/>
          </w:rPr>
          <w:fldChar w:fldCharType="begin"/>
        </w:r>
        <w:r w:rsidR="00F02117">
          <w:rPr>
            <w:webHidden/>
          </w:rPr>
          <w:instrText xml:space="preserve"> PAGEREF _Toc266247077 \h </w:instrText>
        </w:r>
        <w:r>
          <w:rPr>
            <w:webHidden/>
          </w:rPr>
        </w:r>
        <w:r>
          <w:rPr>
            <w:webHidden/>
          </w:rPr>
          <w:fldChar w:fldCharType="separate"/>
        </w:r>
        <w:r w:rsidR="00F02117">
          <w:rPr>
            <w:webHidden/>
          </w:rPr>
          <w:t>34</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78" w:history="1">
        <w:r w:rsidR="00F02117" w:rsidRPr="006E35CC">
          <w:rPr>
            <w:rStyle w:val="Hyperlink"/>
            <w:rFonts w:ascii="Times New Roman" w:hAnsi="Times New Roman"/>
            <w:b/>
          </w:rPr>
          <w:t>1.1.1</w:t>
        </w:r>
        <w:r w:rsidR="00F02117">
          <w:rPr>
            <w:rFonts w:eastAsiaTheme="minorEastAsia" w:cstheme="minorBidi"/>
            <w:sz w:val="22"/>
            <w:szCs w:val="22"/>
            <w:lang w:val="en-US"/>
          </w:rPr>
          <w:tab/>
        </w:r>
        <w:r w:rsidR="00F02117" w:rsidRPr="006E35CC">
          <w:rPr>
            <w:rStyle w:val="Hyperlink"/>
            <w:rFonts w:ascii="Times New Roman" w:hAnsi="Times New Roman"/>
            <w:b/>
          </w:rPr>
          <w:t>Nhân viên</w:t>
        </w:r>
        <w:r w:rsidR="00F02117">
          <w:rPr>
            <w:webHidden/>
          </w:rPr>
          <w:tab/>
        </w:r>
        <w:r>
          <w:rPr>
            <w:webHidden/>
          </w:rPr>
          <w:fldChar w:fldCharType="begin"/>
        </w:r>
        <w:r w:rsidR="00F02117">
          <w:rPr>
            <w:webHidden/>
          </w:rPr>
          <w:instrText xml:space="preserve"> PAGEREF _Toc266247078 \h </w:instrText>
        </w:r>
        <w:r>
          <w:rPr>
            <w:webHidden/>
          </w:rPr>
        </w:r>
        <w:r>
          <w:rPr>
            <w:webHidden/>
          </w:rPr>
          <w:fldChar w:fldCharType="separate"/>
        </w:r>
        <w:r w:rsidR="00F02117">
          <w:rPr>
            <w:webHidden/>
          </w:rPr>
          <w:t>36</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79" w:history="1">
        <w:r w:rsidR="00F02117" w:rsidRPr="006E35CC">
          <w:rPr>
            <w:rStyle w:val="Hyperlink"/>
            <w:rFonts w:ascii="Times New Roman" w:hAnsi="Times New Roman"/>
            <w:b/>
          </w:rPr>
          <w:t>1.1.2</w:t>
        </w:r>
        <w:r w:rsidR="00F02117">
          <w:rPr>
            <w:rFonts w:eastAsiaTheme="minorEastAsia" w:cstheme="minorBidi"/>
            <w:sz w:val="22"/>
            <w:szCs w:val="22"/>
            <w:lang w:val="en-US"/>
          </w:rPr>
          <w:tab/>
        </w:r>
        <w:r w:rsidR="00F02117" w:rsidRPr="006E35CC">
          <w:rPr>
            <w:rStyle w:val="Hyperlink"/>
            <w:rFonts w:ascii="Times New Roman" w:hAnsi="Times New Roman"/>
            <w:b/>
          </w:rPr>
          <w:t>Nhân viên quản lý &amp; Nhân viên thừa hành</w:t>
        </w:r>
        <w:r w:rsidR="00F02117">
          <w:rPr>
            <w:webHidden/>
          </w:rPr>
          <w:tab/>
        </w:r>
        <w:r>
          <w:rPr>
            <w:webHidden/>
          </w:rPr>
          <w:fldChar w:fldCharType="begin"/>
        </w:r>
        <w:r w:rsidR="00F02117">
          <w:rPr>
            <w:webHidden/>
          </w:rPr>
          <w:instrText xml:space="preserve"> PAGEREF _Toc266247079 \h </w:instrText>
        </w:r>
        <w:r>
          <w:rPr>
            <w:webHidden/>
          </w:rPr>
        </w:r>
        <w:r>
          <w:rPr>
            <w:webHidden/>
          </w:rPr>
          <w:fldChar w:fldCharType="separate"/>
        </w:r>
        <w:r w:rsidR="00F02117">
          <w:rPr>
            <w:webHidden/>
          </w:rPr>
          <w:t>37</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0" w:history="1">
        <w:r w:rsidR="00F02117" w:rsidRPr="006E35CC">
          <w:rPr>
            <w:rStyle w:val="Hyperlink"/>
            <w:rFonts w:ascii="Times New Roman" w:hAnsi="Times New Roman"/>
            <w:b/>
          </w:rPr>
          <w:t>1.1.3</w:t>
        </w:r>
        <w:r w:rsidR="00F02117">
          <w:rPr>
            <w:rFonts w:eastAsiaTheme="minorEastAsia" w:cstheme="minorBidi"/>
            <w:sz w:val="22"/>
            <w:szCs w:val="22"/>
            <w:lang w:val="en-US"/>
          </w:rPr>
          <w:tab/>
        </w:r>
        <w:r w:rsidR="00F02117" w:rsidRPr="006E35CC">
          <w:rPr>
            <w:rStyle w:val="Hyperlink"/>
            <w:rFonts w:ascii="Times New Roman" w:hAnsi="Times New Roman"/>
            <w:b/>
          </w:rPr>
          <w:t>Công việc</w:t>
        </w:r>
        <w:r w:rsidR="00F02117">
          <w:rPr>
            <w:webHidden/>
          </w:rPr>
          <w:tab/>
        </w:r>
        <w:r>
          <w:rPr>
            <w:webHidden/>
          </w:rPr>
          <w:fldChar w:fldCharType="begin"/>
        </w:r>
        <w:r w:rsidR="00F02117">
          <w:rPr>
            <w:webHidden/>
          </w:rPr>
          <w:instrText xml:space="preserve"> PAGEREF _Toc266247080 \h </w:instrText>
        </w:r>
        <w:r>
          <w:rPr>
            <w:webHidden/>
          </w:rPr>
        </w:r>
        <w:r>
          <w:rPr>
            <w:webHidden/>
          </w:rPr>
          <w:fldChar w:fldCharType="separate"/>
        </w:r>
        <w:r w:rsidR="00F02117">
          <w:rPr>
            <w:webHidden/>
          </w:rPr>
          <w:t>37</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1" w:history="1">
        <w:r w:rsidR="00F02117" w:rsidRPr="006E35CC">
          <w:rPr>
            <w:rStyle w:val="Hyperlink"/>
            <w:rFonts w:ascii="Times New Roman" w:hAnsi="Times New Roman"/>
            <w:b/>
          </w:rPr>
          <w:t>1.1.4</w:t>
        </w:r>
        <w:r w:rsidR="00F02117">
          <w:rPr>
            <w:rFonts w:eastAsiaTheme="minorEastAsia" w:cstheme="minorBidi"/>
            <w:sz w:val="22"/>
            <w:szCs w:val="22"/>
            <w:lang w:val="en-US"/>
          </w:rPr>
          <w:tab/>
        </w:r>
        <w:r w:rsidR="00F02117" w:rsidRPr="006E35CC">
          <w:rPr>
            <w:rStyle w:val="Hyperlink"/>
            <w:rFonts w:ascii="Times New Roman" w:hAnsi="Times New Roman"/>
            <w:b/>
          </w:rPr>
          <w:t>Phân công</w:t>
        </w:r>
        <w:r w:rsidR="00F02117">
          <w:rPr>
            <w:webHidden/>
          </w:rPr>
          <w:tab/>
        </w:r>
        <w:r>
          <w:rPr>
            <w:webHidden/>
          </w:rPr>
          <w:fldChar w:fldCharType="begin"/>
        </w:r>
        <w:r w:rsidR="00F02117">
          <w:rPr>
            <w:webHidden/>
          </w:rPr>
          <w:instrText xml:space="preserve"> PAGEREF _Toc266247081 \h </w:instrText>
        </w:r>
        <w:r>
          <w:rPr>
            <w:webHidden/>
          </w:rPr>
        </w:r>
        <w:r>
          <w:rPr>
            <w:webHidden/>
          </w:rPr>
          <w:fldChar w:fldCharType="separate"/>
        </w:r>
        <w:r w:rsidR="00F02117">
          <w:rPr>
            <w:webHidden/>
          </w:rPr>
          <w:t>37</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2" w:history="1">
        <w:r w:rsidR="00F02117" w:rsidRPr="006E35CC">
          <w:rPr>
            <w:rStyle w:val="Hyperlink"/>
            <w:rFonts w:ascii="Times New Roman" w:hAnsi="Times New Roman"/>
            <w:b/>
          </w:rPr>
          <w:t>1.1.5</w:t>
        </w:r>
        <w:r w:rsidR="00F02117">
          <w:rPr>
            <w:rFonts w:eastAsiaTheme="minorEastAsia" w:cstheme="minorBidi"/>
            <w:sz w:val="22"/>
            <w:szCs w:val="22"/>
            <w:lang w:val="en-US"/>
          </w:rPr>
          <w:tab/>
        </w:r>
        <w:r w:rsidR="00F02117" w:rsidRPr="006E35CC">
          <w:rPr>
            <w:rStyle w:val="Hyperlink"/>
            <w:rFonts w:ascii="Times New Roman" w:hAnsi="Times New Roman"/>
            <w:b/>
          </w:rPr>
          <w:t>Đợt thi</w:t>
        </w:r>
        <w:r w:rsidR="00F02117">
          <w:rPr>
            <w:webHidden/>
          </w:rPr>
          <w:tab/>
        </w:r>
        <w:r>
          <w:rPr>
            <w:webHidden/>
          </w:rPr>
          <w:fldChar w:fldCharType="begin"/>
        </w:r>
        <w:r w:rsidR="00F02117">
          <w:rPr>
            <w:webHidden/>
          </w:rPr>
          <w:instrText xml:space="preserve"> PAGEREF _Toc266247082 \h </w:instrText>
        </w:r>
        <w:r>
          <w:rPr>
            <w:webHidden/>
          </w:rPr>
        </w:r>
        <w:r>
          <w:rPr>
            <w:webHidden/>
          </w:rPr>
          <w:fldChar w:fldCharType="separate"/>
        </w:r>
        <w:r w:rsidR="00F02117">
          <w:rPr>
            <w:webHidden/>
          </w:rPr>
          <w:t>37</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3" w:history="1">
        <w:r w:rsidR="00F02117" w:rsidRPr="006E35CC">
          <w:rPr>
            <w:rStyle w:val="Hyperlink"/>
            <w:rFonts w:ascii="Times New Roman" w:hAnsi="Times New Roman"/>
            <w:b/>
          </w:rPr>
          <w:t>1.1.6</w:t>
        </w:r>
        <w:r w:rsidR="00F02117">
          <w:rPr>
            <w:rFonts w:eastAsiaTheme="minorEastAsia" w:cstheme="minorBidi"/>
            <w:sz w:val="22"/>
            <w:szCs w:val="22"/>
            <w:lang w:val="en-US"/>
          </w:rPr>
          <w:tab/>
        </w:r>
        <w:r w:rsidR="00F02117" w:rsidRPr="006E35CC">
          <w:rPr>
            <w:rStyle w:val="Hyperlink"/>
            <w:rFonts w:ascii="Times New Roman" w:hAnsi="Times New Roman"/>
            <w:b/>
          </w:rPr>
          <w:t>Tiến độ</w:t>
        </w:r>
        <w:r w:rsidR="00F02117">
          <w:rPr>
            <w:webHidden/>
          </w:rPr>
          <w:tab/>
        </w:r>
        <w:r>
          <w:rPr>
            <w:webHidden/>
          </w:rPr>
          <w:fldChar w:fldCharType="begin"/>
        </w:r>
        <w:r w:rsidR="00F02117">
          <w:rPr>
            <w:webHidden/>
          </w:rPr>
          <w:instrText xml:space="preserve"> PAGEREF _Toc266247083 \h </w:instrText>
        </w:r>
        <w:r>
          <w:rPr>
            <w:webHidden/>
          </w:rPr>
        </w:r>
        <w:r>
          <w:rPr>
            <w:webHidden/>
          </w:rPr>
          <w:fldChar w:fldCharType="separate"/>
        </w:r>
        <w:r w:rsidR="00F02117">
          <w:rPr>
            <w:webHidden/>
          </w:rPr>
          <w:t>38</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4" w:history="1">
        <w:r w:rsidR="00F02117" w:rsidRPr="006E35CC">
          <w:rPr>
            <w:rStyle w:val="Hyperlink"/>
            <w:rFonts w:ascii="Times New Roman" w:hAnsi="Times New Roman"/>
            <w:b/>
          </w:rPr>
          <w:t>1.1.7</w:t>
        </w:r>
        <w:r w:rsidR="00F02117">
          <w:rPr>
            <w:rFonts w:eastAsiaTheme="minorEastAsia" w:cstheme="minorBidi"/>
            <w:sz w:val="22"/>
            <w:szCs w:val="22"/>
            <w:lang w:val="en-US"/>
          </w:rPr>
          <w:tab/>
        </w:r>
        <w:r w:rsidR="00F02117" w:rsidRPr="006E35CC">
          <w:rPr>
            <w:rStyle w:val="Hyperlink"/>
            <w:rFonts w:ascii="Times New Roman" w:hAnsi="Times New Roman"/>
            <w:b/>
          </w:rPr>
          <w:t>Ghi chú</w:t>
        </w:r>
        <w:r w:rsidR="00F02117">
          <w:rPr>
            <w:webHidden/>
          </w:rPr>
          <w:tab/>
        </w:r>
        <w:r>
          <w:rPr>
            <w:webHidden/>
          </w:rPr>
          <w:fldChar w:fldCharType="begin"/>
        </w:r>
        <w:r w:rsidR="00F02117">
          <w:rPr>
            <w:webHidden/>
          </w:rPr>
          <w:instrText xml:space="preserve"> PAGEREF _Toc266247084 \h </w:instrText>
        </w:r>
        <w:r>
          <w:rPr>
            <w:webHidden/>
          </w:rPr>
        </w:r>
        <w:r>
          <w:rPr>
            <w:webHidden/>
          </w:rPr>
          <w:fldChar w:fldCharType="separate"/>
        </w:r>
        <w:r w:rsidR="00F02117">
          <w:rPr>
            <w:webHidden/>
          </w:rPr>
          <w:t>38</w:t>
        </w:r>
        <w:r>
          <w:rPr>
            <w:webHidden/>
          </w:rPr>
          <w:fldChar w:fldCharType="end"/>
        </w:r>
      </w:hyperlink>
    </w:p>
    <w:p w:rsidR="00F02117" w:rsidRDefault="00D737D5">
      <w:pPr>
        <w:pStyle w:val="TOC3"/>
        <w:tabs>
          <w:tab w:val="left" w:pos="1100"/>
          <w:tab w:val="right" w:leader="dot" w:pos="9017"/>
        </w:tabs>
        <w:rPr>
          <w:rFonts w:eastAsiaTheme="minorEastAsia" w:cstheme="minorBidi"/>
          <w:sz w:val="22"/>
          <w:szCs w:val="22"/>
          <w:lang w:val="en-US"/>
        </w:rPr>
      </w:pPr>
      <w:hyperlink w:anchor="_Toc266247085" w:history="1">
        <w:r w:rsidR="00F02117" w:rsidRPr="006E35CC">
          <w:rPr>
            <w:rStyle w:val="Hyperlink"/>
            <w:rFonts w:ascii="Times New Roman" w:hAnsi="Times New Roman"/>
            <w:b/>
          </w:rPr>
          <w:t>1.1.8</w:t>
        </w:r>
        <w:r w:rsidR="00F02117">
          <w:rPr>
            <w:rFonts w:eastAsiaTheme="minorEastAsia" w:cstheme="minorBidi"/>
            <w:sz w:val="22"/>
            <w:szCs w:val="22"/>
            <w:lang w:val="en-US"/>
          </w:rPr>
          <w:tab/>
        </w:r>
        <w:r w:rsidR="00F02117" w:rsidRPr="006E35CC">
          <w:rPr>
            <w:rStyle w:val="Hyperlink"/>
            <w:rFonts w:ascii="Times New Roman" w:hAnsi="Times New Roman"/>
            <w:b/>
          </w:rPr>
          <w:t>Chứng chỉ</w:t>
        </w:r>
        <w:r w:rsidR="00F02117">
          <w:rPr>
            <w:webHidden/>
          </w:rPr>
          <w:tab/>
        </w:r>
        <w:r>
          <w:rPr>
            <w:webHidden/>
          </w:rPr>
          <w:fldChar w:fldCharType="begin"/>
        </w:r>
        <w:r w:rsidR="00F02117">
          <w:rPr>
            <w:webHidden/>
          </w:rPr>
          <w:instrText xml:space="preserve"> PAGEREF _Toc266247085 \h </w:instrText>
        </w:r>
        <w:r>
          <w:rPr>
            <w:webHidden/>
          </w:rPr>
        </w:r>
        <w:r>
          <w:rPr>
            <w:webHidden/>
          </w:rPr>
          <w:fldChar w:fldCharType="separate"/>
        </w:r>
        <w:r w:rsidR="00F02117">
          <w:rPr>
            <w:webHidden/>
          </w:rPr>
          <w:t>38</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86" w:history="1">
        <w:r w:rsidR="00F02117" w:rsidRPr="006E35CC">
          <w:rPr>
            <w:rStyle w:val="Hyperlink"/>
            <w:rFonts w:ascii="Times New Roman" w:hAnsi="Times New Roman"/>
            <w:b/>
            <w:lang w:val="en-US"/>
          </w:rPr>
          <w:t>1.2.</w:t>
        </w:r>
        <w:r w:rsidR="00F02117">
          <w:rPr>
            <w:rFonts w:eastAsiaTheme="minorEastAsia" w:cstheme="minorBidi"/>
            <w:i w:val="0"/>
            <w:iCs w:val="0"/>
            <w:sz w:val="22"/>
            <w:szCs w:val="22"/>
            <w:lang w:val="en-US"/>
          </w:rPr>
          <w:tab/>
        </w:r>
        <w:r w:rsidR="00F02117" w:rsidRPr="006E35CC">
          <w:rPr>
            <w:rStyle w:val="Hyperlink"/>
            <w:rFonts w:ascii="Times New Roman" w:hAnsi="Times New Roman"/>
            <w:b/>
            <w:lang w:val="en-US"/>
          </w:rPr>
          <w:t>Mô hình xử lý mức quan niệm</w:t>
        </w:r>
        <w:r w:rsidR="00F02117">
          <w:rPr>
            <w:webHidden/>
          </w:rPr>
          <w:tab/>
        </w:r>
        <w:r>
          <w:rPr>
            <w:webHidden/>
          </w:rPr>
          <w:fldChar w:fldCharType="begin"/>
        </w:r>
        <w:r w:rsidR="00F02117">
          <w:rPr>
            <w:webHidden/>
          </w:rPr>
          <w:instrText xml:space="preserve"> PAGEREF _Toc266247086 \h </w:instrText>
        </w:r>
        <w:r>
          <w:rPr>
            <w:webHidden/>
          </w:rPr>
        </w:r>
        <w:r>
          <w:rPr>
            <w:webHidden/>
          </w:rPr>
          <w:fldChar w:fldCharType="separate"/>
        </w:r>
        <w:r w:rsidR="00F02117">
          <w:rPr>
            <w:webHidden/>
          </w:rPr>
          <w:t>38</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87" w:history="1">
        <w:r w:rsidR="00F02117" w:rsidRPr="006E35CC">
          <w:rPr>
            <w:rStyle w:val="Hyperlink"/>
            <w:rFonts w:ascii="Times New Roman" w:hAnsi="Times New Roman"/>
            <w:b/>
          </w:rPr>
          <w:t>1.2.1.</w:t>
        </w:r>
        <w:r w:rsidR="00F02117">
          <w:rPr>
            <w:rFonts w:eastAsiaTheme="minorEastAsia" w:cstheme="minorBidi"/>
            <w:sz w:val="22"/>
            <w:szCs w:val="22"/>
            <w:lang w:val="en-US"/>
          </w:rPr>
          <w:tab/>
        </w:r>
        <w:r w:rsidR="00F02117" w:rsidRPr="006E35CC">
          <w:rPr>
            <w:rStyle w:val="Hyperlink"/>
            <w:rFonts w:ascii="Times New Roman" w:hAnsi="Times New Roman"/>
            <w:b/>
          </w:rPr>
          <w:t>Tổng quan</w:t>
        </w:r>
        <w:r w:rsidR="00F02117">
          <w:rPr>
            <w:webHidden/>
          </w:rPr>
          <w:tab/>
        </w:r>
        <w:r>
          <w:rPr>
            <w:webHidden/>
          </w:rPr>
          <w:fldChar w:fldCharType="begin"/>
        </w:r>
        <w:r w:rsidR="00F02117">
          <w:rPr>
            <w:webHidden/>
          </w:rPr>
          <w:instrText xml:space="preserve"> PAGEREF _Toc266247087 \h </w:instrText>
        </w:r>
        <w:r>
          <w:rPr>
            <w:webHidden/>
          </w:rPr>
        </w:r>
        <w:r>
          <w:rPr>
            <w:webHidden/>
          </w:rPr>
          <w:fldChar w:fldCharType="separate"/>
        </w:r>
        <w:r w:rsidR="00F02117">
          <w:rPr>
            <w:webHidden/>
          </w:rPr>
          <w:t>39</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88" w:history="1">
        <w:r w:rsidR="00F02117" w:rsidRPr="006E35CC">
          <w:rPr>
            <w:rStyle w:val="Hyperlink"/>
            <w:rFonts w:ascii="Times New Roman" w:hAnsi="Times New Roman"/>
            <w:b/>
          </w:rPr>
          <w:t>1.2.2.</w:t>
        </w:r>
        <w:r w:rsidR="00F02117">
          <w:rPr>
            <w:rFonts w:eastAsiaTheme="minorEastAsia" w:cstheme="minorBidi"/>
            <w:sz w:val="22"/>
            <w:szCs w:val="22"/>
            <w:lang w:val="en-US"/>
          </w:rPr>
          <w:tab/>
        </w:r>
        <w:r w:rsidR="00F02117" w:rsidRPr="006E35CC">
          <w:rPr>
            <w:rStyle w:val="Hyperlink"/>
            <w:rFonts w:ascii="Times New Roman" w:hAnsi="Times New Roman"/>
            <w:b/>
          </w:rPr>
          <w:t>Quản lý nhân viên</w:t>
        </w:r>
        <w:r w:rsidR="00F02117">
          <w:rPr>
            <w:webHidden/>
          </w:rPr>
          <w:tab/>
        </w:r>
        <w:r>
          <w:rPr>
            <w:webHidden/>
          </w:rPr>
          <w:fldChar w:fldCharType="begin"/>
        </w:r>
        <w:r w:rsidR="00F02117">
          <w:rPr>
            <w:webHidden/>
          </w:rPr>
          <w:instrText xml:space="preserve"> PAGEREF _Toc266247088 \h </w:instrText>
        </w:r>
        <w:r>
          <w:rPr>
            <w:webHidden/>
          </w:rPr>
        </w:r>
        <w:r>
          <w:rPr>
            <w:webHidden/>
          </w:rPr>
          <w:fldChar w:fldCharType="separate"/>
        </w:r>
        <w:r w:rsidR="00F02117">
          <w:rPr>
            <w:webHidden/>
          </w:rPr>
          <w:t>40</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89" w:history="1">
        <w:r w:rsidR="00F02117" w:rsidRPr="006E35CC">
          <w:rPr>
            <w:rStyle w:val="Hyperlink"/>
            <w:rFonts w:ascii="Times New Roman" w:hAnsi="Times New Roman"/>
            <w:b/>
          </w:rPr>
          <w:t>1.2.3.</w:t>
        </w:r>
        <w:r w:rsidR="00F02117">
          <w:rPr>
            <w:rFonts w:eastAsiaTheme="minorEastAsia" w:cstheme="minorBidi"/>
            <w:sz w:val="22"/>
            <w:szCs w:val="22"/>
            <w:lang w:val="en-US"/>
          </w:rPr>
          <w:tab/>
        </w:r>
        <w:r w:rsidR="00F02117" w:rsidRPr="006E35CC">
          <w:rPr>
            <w:rStyle w:val="Hyperlink"/>
            <w:rFonts w:ascii="Times New Roman" w:hAnsi="Times New Roman"/>
            <w:b/>
          </w:rPr>
          <w:t>Quản lý quy trình</w:t>
        </w:r>
        <w:r w:rsidR="00F02117">
          <w:rPr>
            <w:webHidden/>
          </w:rPr>
          <w:tab/>
        </w:r>
        <w:r>
          <w:rPr>
            <w:webHidden/>
          </w:rPr>
          <w:fldChar w:fldCharType="begin"/>
        </w:r>
        <w:r w:rsidR="00F02117">
          <w:rPr>
            <w:webHidden/>
          </w:rPr>
          <w:instrText xml:space="preserve"> PAGEREF _Toc266247089 \h </w:instrText>
        </w:r>
        <w:r>
          <w:rPr>
            <w:webHidden/>
          </w:rPr>
        </w:r>
        <w:r>
          <w:rPr>
            <w:webHidden/>
          </w:rPr>
          <w:fldChar w:fldCharType="separate"/>
        </w:r>
        <w:r w:rsidR="00F02117">
          <w:rPr>
            <w:webHidden/>
          </w:rPr>
          <w:t>41</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90" w:history="1">
        <w:r w:rsidR="00F02117" w:rsidRPr="006E35CC">
          <w:rPr>
            <w:rStyle w:val="Hyperlink"/>
            <w:rFonts w:ascii="Times New Roman" w:hAnsi="Times New Roman"/>
            <w:b/>
          </w:rPr>
          <w:t>1.2.4.</w:t>
        </w:r>
        <w:r w:rsidR="00F02117">
          <w:rPr>
            <w:rFonts w:eastAsiaTheme="minorEastAsia" w:cstheme="minorBidi"/>
            <w:sz w:val="22"/>
            <w:szCs w:val="22"/>
            <w:lang w:val="en-US"/>
          </w:rPr>
          <w:tab/>
        </w:r>
        <w:r w:rsidR="00F02117" w:rsidRPr="006E35CC">
          <w:rPr>
            <w:rStyle w:val="Hyperlink"/>
            <w:rFonts w:ascii="Times New Roman" w:hAnsi="Times New Roman"/>
            <w:b/>
          </w:rPr>
          <w:t>Thống kê</w:t>
        </w:r>
        <w:r w:rsidR="00F02117">
          <w:rPr>
            <w:webHidden/>
          </w:rPr>
          <w:tab/>
        </w:r>
        <w:r>
          <w:rPr>
            <w:webHidden/>
          </w:rPr>
          <w:fldChar w:fldCharType="begin"/>
        </w:r>
        <w:r w:rsidR="00F02117">
          <w:rPr>
            <w:webHidden/>
          </w:rPr>
          <w:instrText xml:space="preserve"> PAGEREF _Toc266247090 \h </w:instrText>
        </w:r>
        <w:r>
          <w:rPr>
            <w:webHidden/>
          </w:rPr>
        </w:r>
        <w:r>
          <w:rPr>
            <w:webHidden/>
          </w:rPr>
          <w:fldChar w:fldCharType="separate"/>
        </w:r>
        <w:r w:rsidR="00F02117">
          <w:rPr>
            <w:webHidden/>
          </w:rPr>
          <w:t>41</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91" w:history="1">
        <w:r w:rsidR="00F02117" w:rsidRPr="006E35CC">
          <w:rPr>
            <w:rStyle w:val="Hyperlink"/>
            <w:rFonts w:ascii="Times New Roman" w:hAnsi="Times New Roman"/>
            <w:b/>
          </w:rPr>
          <w:t>1.2.5.</w:t>
        </w:r>
        <w:r w:rsidR="00F02117">
          <w:rPr>
            <w:rFonts w:eastAsiaTheme="minorEastAsia" w:cstheme="minorBidi"/>
            <w:sz w:val="22"/>
            <w:szCs w:val="22"/>
            <w:lang w:val="en-US"/>
          </w:rPr>
          <w:tab/>
        </w:r>
        <w:r w:rsidR="00F02117" w:rsidRPr="006E35CC">
          <w:rPr>
            <w:rStyle w:val="Hyperlink"/>
            <w:rFonts w:ascii="Times New Roman" w:hAnsi="Times New Roman"/>
            <w:b/>
          </w:rPr>
          <w:t>Thực thi quy trình</w:t>
        </w:r>
        <w:r w:rsidR="00F02117">
          <w:rPr>
            <w:webHidden/>
          </w:rPr>
          <w:tab/>
        </w:r>
        <w:r>
          <w:rPr>
            <w:webHidden/>
          </w:rPr>
          <w:fldChar w:fldCharType="begin"/>
        </w:r>
        <w:r w:rsidR="00F02117">
          <w:rPr>
            <w:webHidden/>
          </w:rPr>
          <w:instrText xml:space="preserve"> PAGEREF _Toc266247091 \h </w:instrText>
        </w:r>
        <w:r>
          <w:rPr>
            <w:webHidden/>
          </w:rPr>
        </w:r>
        <w:r>
          <w:rPr>
            <w:webHidden/>
          </w:rPr>
          <w:fldChar w:fldCharType="separate"/>
        </w:r>
        <w:r w:rsidR="00F02117">
          <w:rPr>
            <w:webHidden/>
          </w:rPr>
          <w:t>42</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92" w:history="1">
        <w:r w:rsidR="00F02117" w:rsidRPr="006E35CC">
          <w:rPr>
            <w:rStyle w:val="Hyperlink"/>
            <w:rFonts w:ascii="Times New Roman" w:hAnsi="Times New Roman"/>
            <w:lang w:val="en-US"/>
          </w:rPr>
          <w:t>2.</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Cài đặt mức vật lý</w:t>
        </w:r>
        <w:r w:rsidR="00F02117">
          <w:rPr>
            <w:webHidden/>
          </w:rPr>
          <w:tab/>
        </w:r>
        <w:r>
          <w:rPr>
            <w:webHidden/>
          </w:rPr>
          <w:fldChar w:fldCharType="begin"/>
        </w:r>
        <w:r w:rsidR="00F02117">
          <w:rPr>
            <w:webHidden/>
          </w:rPr>
          <w:instrText xml:space="preserve"> PAGEREF _Toc266247092 \h </w:instrText>
        </w:r>
        <w:r>
          <w:rPr>
            <w:webHidden/>
          </w:rPr>
        </w:r>
        <w:r>
          <w:rPr>
            <w:webHidden/>
          </w:rPr>
          <w:fldChar w:fldCharType="separate"/>
        </w:r>
        <w:r w:rsidR="00F02117">
          <w:rPr>
            <w:webHidden/>
          </w:rPr>
          <w:t>43</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096" w:history="1">
        <w:r w:rsidR="00F02117" w:rsidRPr="006E35CC">
          <w:rPr>
            <w:rStyle w:val="Hyperlink"/>
            <w:rFonts w:ascii="Times New Roman" w:hAnsi="Times New Roman"/>
          </w:rPr>
          <w:t>3.</w:t>
        </w:r>
        <w:r w:rsidR="00F02117">
          <w:rPr>
            <w:rFonts w:eastAsiaTheme="minorEastAsia" w:cstheme="minorBidi"/>
            <w:b w:val="0"/>
            <w:bCs w:val="0"/>
            <w:sz w:val="22"/>
            <w:szCs w:val="22"/>
            <w:lang w:val="en-US"/>
          </w:rPr>
          <w:tab/>
        </w:r>
        <w:r w:rsidR="00F02117" w:rsidRPr="006E35CC">
          <w:rPr>
            <w:rStyle w:val="Hyperlink"/>
            <w:rFonts w:ascii="Times New Roman" w:hAnsi="Times New Roman"/>
          </w:rPr>
          <w:t>Mô tả chức năng và các giao diện</w:t>
        </w:r>
        <w:r w:rsidR="00F02117">
          <w:rPr>
            <w:webHidden/>
          </w:rPr>
          <w:tab/>
        </w:r>
        <w:r>
          <w:rPr>
            <w:webHidden/>
          </w:rPr>
          <w:fldChar w:fldCharType="begin"/>
        </w:r>
        <w:r w:rsidR="00F02117">
          <w:rPr>
            <w:webHidden/>
          </w:rPr>
          <w:instrText xml:space="preserve"> PAGEREF _Toc266247096 \h </w:instrText>
        </w:r>
        <w:r>
          <w:rPr>
            <w:webHidden/>
          </w:rPr>
        </w:r>
        <w:r>
          <w:rPr>
            <w:webHidden/>
          </w:rPr>
          <w:fldChar w:fldCharType="separate"/>
        </w:r>
        <w:r w:rsidR="00F02117">
          <w:rPr>
            <w:webHidden/>
          </w:rPr>
          <w:t>44</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097" w:history="1">
        <w:r w:rsidR="00F02117" w:rsidRPr="006E35CC">
          <w:rPr>
            <w:rStyle w:val="Hyperlink"/>
            <w:rFonts w:ascii="Times New Roman" w:hAnsi="Times New Roman"/>
            <w:b/>
          </w:rPr>
          <w:t>3.1.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Thiết kế User</w:t>
        </w:r>
        <w:r w:rsidR="00F02117" w:rsidRPr="006E35CC">
          <w:rPr>
            <w:rStyle w:val="Hyperlink"/>
            <w:rFonts w:ascii="Times New Roman" w:hAnsi="Times New Roman"/>
            <w:b/>
            <w:lang w:val="en-US"/>
          </w:rPr>
          <w:t>-</w:t>
        </w:r>
        <w:r w:rsidR="00F02117" w:rsidRPr="006E35CC">
          <w:rPr>
            <w:rStyle w:val="Hyperlink"/>
            <w:rFonts w:ascii="Times New Roman" w:hAnsi="Times New Roman"/>
            <w:b/>
          </w:rPr>
          <w:t>case</w:t>
        </w:r>
        <w:r w:rsidR="00F02117">
          <w:rPr>
            <w:webHidden/>
          </w:rPr>
          <w:tab/>
        </w:r>
        <w:r>
          <w:rPr>
            <w:webHidden/>
          </w:rPr>
          <w:fldChar w:fldCharType="begin"/>
        </w:r>
        <w:r w:rsidR="00F02117">
          <w:rPr>
            <w:webHidden/>
          </w:rPr>
          <w:instrText xml:space="preserve"> PAGEREF _Toc266247097 \h </w:instrText>
        </w:r>
        <w:r>
          <w:rPr>
            <w:webHidden/>
          </w:rPr>
        </w:r>
        <w:r>
          <w:rPr>
            <w:webHidden/>
          </w:rPr>
          <w:fldChar w:fldCharType="separate"/>
        </w:r>
        <w:r w:rsidR="00F02117">
          <w:rPr>
            <w:webHidden/>
          </w:rPr>
          <w:t>44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98" w:history="1">
        <w:r w:rsidR="00F02117" w:rsidRPr="006E35CC">
          <w:rPr>
            <w:rStyle w:val="Hyperlink"/>
            <w:rFonts w:ascii="Times New Roman" w:hAnsi="Times New Roman"/>
            <w:b/>
          </w:rPr>
          <w:t>3.1.1.</w:t>
        </w:r>
        <w:r w:rsidR="00F02117">
          <w:rPr>
            <w:rFonts w:eastAsiaTheme="minorEastAsia" w:cstheme="minorBidi"/>
            <w:sz w:val="22"/>
            <w:szCs w:val="22"/>
            <w:lang w:val="en-US"/>
          </w:rPr>
          <w:tab/>
        </w:r>
        <w:r w:rsidR="00F02117" w:rsidRPr="006E35CC">
          <w:rPr>
            <w:rStyle w:val="Hyperlink"/>
            <w:rFonts w:ascii="Times New Roman" w:hAnsi="Times New Roman"/>
            <w:b/>
          </w:rPr>
          <w:t>Lược đồ User-case:</w:t>
        </w:r>
        <w:r w:rsidR="00F02117">
          <w:rPr>
            <w:webHidden/>
          </w:rPr>
          <w:tab/>
        </w:r>
        <w:r>
          <w:rPr>
            <w:webHidden/>
          </w:rPr>
          <w:fldChar w:fldCharType="begin"/>
        </w:r>
        <w:r w:rsidR="00F02117">
          <w:rPr>
            <w:webHidden/>
          </w:rPr>
          <w:instrText xml:space="preserve"> PAGEREF _Toc266247098 \h </w:instrText>
        </w:r>
        <w:r>
          <w:rPr>
            <w:webHidden/>
          </w:rPr>
        </w:r>
        <w:r>
          <w:rPr>
            <w:webHidden/>
          </w:rPr>
          <w:fldChar w:fldCharType="separate"/>
        </w:r>
        <w:r w:rsidR="00F02117">
          <w:rPr>
            <w:webHidden/>
          </w:rPr>
          <w:t>44</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099" w:history="1">
        <w:r w:rsidR="00F02117" w:rsidRPr="006E35CC">
          <w:rPr>
            <w:rStyle w:val="Hyperlink"/>
            <w:rFonts w:ascii="Times New Roman" w:hAnsi="Times New Roman"/>
            <w:b/>
          </w:rPr>
          <w:t>3.1.2.</w:t>
        </w:r>
        <w:r w:rsidR="00F02117">
          <w:rPr>
            <w:rFonts w:eastAsiaTheme="minorEastAsia" w:cstheme="minorBidi"/>
            <w:sz w:val="22"/>
            <w:szCs w:val="22"/>
            <w:lang w:val="en-US"/>
          </w:rPr>
          <w:tab/>
        </w:r>
        <w:r w:rsidR="00F02117" w:rsidRPr="006E35CC">
          <w:rPr>
            <w:rStyle w:val="Hyperlink"/>
            <w:rFonts w:ascii="Times New Roman" w:hAnsi="Times New Roman"/>
            <w:b/>
          </w:rPr>
          <w:t>Danh sách các Actor</w:t>
        </w:r>
        <w:r w:rsidR="00F02117">
          <w:rPr>
            <w:webHidden/>
          </w:rPr>
          <w:tab/>
        </w:r>
        <w:r>
          <w:rPr>
            <w:webHidden/>
          </w:rPr>
          <w:fldChar w:fldCharType="begin"/>
        </w:r>
        <w:r w:rsidR="00F02117">
          <w:rPr>
            <w:webHidden/>
          </w:rPr>
          <w:instrText xml:space="preserve"> PAGEREF _Toc266247099 \h </w:instrText>
        </w:r>
        <w:r>
          <w:rPr>
            <w:webHidden/>
          </w:rPr>
        </w:r>
        <w:r>
          <w:rPr>
            <w:webHidden/>
          </w:rPr>
          <w:fldChar w:fldCharType="separate"/>
        </w:r>
        <w:r w:rsidR="00F02117">
          <w:rPr>
            <w:webHidden/>
          </w:rPr>
          <w:t>45</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00" w:history="1">
        <w:r w:rsidR="00F02117" w:rsidRPr="006E35CC">
          <w:rPr>
            <w:rStyle w:val="Hyperlink"/>
            <w:rFonts w:ascii="Times New Roman" w:hAnsi="Times New Roman"/>
            <w:b/>
          </w:rPr>
          <w:t>3.1.3.</w:t>
        </w:r>
        <w:r w:rsidR="00F02117">
          <w:rPr>
            <w:rFonts w:eastAsiaTheme="minorEastAsia" w:cstheme="minorBidi"/>
            <w:sz w:val="22"/>
            <w:szCs w:val="22"/>
            <w:lang w:val="en-US"/>
          </w:rPr>
          <w:tab/>
        </w:r>
        <w:r w:rsidR="00F02117" w:rsidRPr="006E35CC">
          <w:rPr>
            <w:rStyle w:val="Hyperlink"/>
            <w:rFonts w:ascii="Times New Roman" w:hAnsi="Times New Roman"/>
            <w:b/>
          </w:rPr>
          <w:t>Danh sách các Use-case</w:t>
        </w:r>
        <w:r w:rsidR="00F02117">
          <w:rPr>
            <w:webHidden/>
          </w:rPr>
          <w:tab/>
        </w:r>
        <w:r>
          <w:rPr>
            <w:webHidden/>
          </w:rPr>
          <w:fldChar w:fldCharType="begin"/>
        </w:r>
        <w:r w:rsidR="00F02117">
          <w:rPr>
            <w:webHidden/>
          </w:rPr>
          <w:instrText xml:space="preserve"> PAGEREF _Toc266247100 \h </w:instrText>
        </w:r>
        <w:r>
          <w:rPr>
            <w:webHidden/>
          </w:rPr>
        </w:r>
        <w:r>
          <w:rPr>
            <w:webHidden/>
          </w:rPr>
          <w:fldChar w:fldCharType="separate"/>
        </w:r>
        <w:r w:rsidR="00F02117">
          <w:rPr>
            <w:webHidden/>
          </w:rPr>
          <w:t>45</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101" w:history="1">
        <w:r w:rsidR="00F02117" w:rsidRPr="006E35CC">
          <w:rPr>
            <w:rStyle w:val="Hyperlink"/>
            <w:rFonts w:ascii="Times New Roman" w:hAnsi="Times New Roman"/>
            <w:b/>
          </w:rPr>
          <w:t>3.2.</w:t>
        </w:r>
        <w:r w:rsidR="00F02117">
          <w:rPr>
            <w:rFonts w:eastAsiaTheme="minorEastAsia" w:cstheme="minorBidi"/>
            <w:i w:val="0"/>
            <w:iCs w:val="0"/>
            <w:sz w:val="22"/>
            <w:szCs w:val="22"/>
            <w:lang w:val="en-US"/>
          </w:rPr>
          <w:tab/>
        </w:r>
        <w:r w:rsidR="00F02117" w:rsidRPr="006E35CC">
          <w:rPr>
            <w:rStyle w:val="Hyperlink"/>
            <w:rFonts w:ascii="Times New Roman" w:hAnsi="Times New Roman"/>
            <w:b/>
          </w:rPr>
          <w:t>Thiết kế giao diện</w:t>
        </w:r>
        <w:r w:rsidR="00F02117">
          <w:rPr>
            <w:webHidden/>
          </w:rPr>
          <w:tab/>
        </w:r>
        <w:r>
          <w:rPr>
            <w:webHidden/>
          </w:rPr>
          <w:fldChar w:fldCharType="begin"/>
        </w:r>
        <w:r w:rsidR="00F02117">
          <w:rPr>
            <w:webHidden/>
          </w:rPr>
          <w:instrText xml:space="preserve"> PAGEREF _Toc266247101 \h </w:instrText>
        </w:r>
        <w:r>
          <w:rPr>
            <w:webHidden/>
          </w:rPr>
        </w:r>
        <w:r>
          <w:rPr>
            <w:webHidden/>
          </w:rPr>
          <w:fldChar w:fldCharType="separate"/>
        </w:r>
        <w:r w:rsidR="00F02117">
          <w:rPr>
            <w:webHidden/>
          </w:rPr>
          <w:t>46</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02" w:history="1">
        <w:r w:rsidR="00F02117" w:rsidRPr="006E35CC">
          <w:rPr>
            <w:rStyle w:val="Hyperlink"/>
            <w:rFonts w:ascii="Times New Roman" w:hAnsi="Times New Roman"/>
            <w:b/>
          </w:rPr>
          <w:t>3.2.1.</w:t>
        </w:r>
        <w:r w:rsidR="00F02117">
          <w:rPr>
            <w:rFonts w:eastAsiaTheme="minorEastAsia" w:cstheme="minorBidi"/>
            <w:sz w:val="22"/>
            <w:szCs w:val="22"/>
            <w:lang w:val="en-US"/>
          </w:rPr>
          <w:tab/>
        </w:r>
        <w:r w:rsidR="00F02117" w:rsidRPr="006E35CC">
          <w:rPr>
            <w:rStyle w:val="Hyperlink"/>
            <w:rFonts w:ascii="Times New Roman" w:hAnsi="Times New Roman"/>
            <w:b/>
          </w:rPr>
          <w:t>Cấu trúc các màn hình xử lý chính</w:t>
        </w:r>
        <w:r w:rsidR="00F02117">
          <w:rPr>
            <w:webHidden/>
          </w:rPr>
          <w:tab/>
        </w:r>
        <w:r>
          <w:rPr>
            <w:webHidden/>
          </w:rPr>
          <w:fldChar w:fldCharType="begin"/>
        </w:r>
        <w:r w:rsidR="00F02117">
          <w:rPr>
            <w:webHidden/>
          </w:rPr>
          <w:instrText xml:space="preserve"> PAGEREF _Toc266247102 \h </w:instrText>
        </w:r>
        <w:r>
          <w:rPr>
            <w:webHidden/>
          </w:rPr>
        </w:r>
        <w:r>
          <w:rPr>
            <w:webHidden/>
          </w:rPr>
          <w:fldChar w:fldCharType="separate"/>
        </w:r>
        <w:r w:rsidR="00F02117">
          <w:rPr>
            <w:webHidden/>
          </w:rPr>
          <w:t>46</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03" w:history="1">
        <w:r w:rsidR="00F02117" w:rsidRPr="006E35CC">
          <w:rPr>
            <w:rStyle w:val="Hyperlink"/>
            <w:rFonts w:ascii="Times New Roman" w:hAnsi="Times New Roman"/>
            <w:b/>
          </w:rPr>
          <w:t>3.2.2.</w:t>
        </w:r>
        <w:r w:rsidR="00F02117">
          <w:rPr>
            <w:rFonts w:eastAsiaTheme="minorEastAsia" w:cstheme="minorBidi"/>
            <w:sz w:val="22"/>
            <w:szCs w:val="22"/>
            <w:lang w:val="en-US"/>
          </w:rPr>
          <w:tab/>
        </w:r>
        <w:r w:rsidR="00F02117" w:rsidRPr="006E35CC">
          <w:rPr>
            <w:rStyle w:val="Hyperlink"/>
            <w:rFonts w:ascii="Times New Roman" w:hAnsi="Times New Roman"/>
            <w:b/>
          </w:rPr>
          <w:t>Danh sách các màn hình xử lý chính</w:t>
        </w:r>
        <w:r w:rsidR="00F02117">
          <w:rPr>
            <w:webHidden/>
          </w:rPr>
          <w:tab/>
        </w:r>
        <w:r>
          <w:rPr>
            <w:webHidden/>
          </w:rPr>
          <w:fldChar w:fldCharType="begin"/>
        </w:r>
        <w:r w:rsidR="00F02117">
          <w:rPr>
            <w:webHidden/>
          </w:rPr>
          <w:instrText xml:space="preserve"> PAGEREF _Toc266247103 \h </w:instrText>
        </w:r>
        <w:r>
          <w:rPr>
            <w:webHidden/>
          </w:rPr>
        </w:r>
        <w:r>
          <w:rPr>
            <w:webHidden/>
          </w:rPr>
          <w:fldChar w:fldCharType="separate"/>
        </w:r>
        <w:r w:rsidR="00F02117">
          <w:rPr>
            <w:webHidden/>
          </w:rPr>
          <w:t>46</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04" w:history="1">
        <w:r w:rsidR="00F02117" w:rsidRPr="006E35CC">
          <w:rPr>
            <w:rStyle w:val="Hyperlink"/>
            <w:rFonts w:ascii="Times New Roman" w:hAnsi="Times New Roman"/>
            <w:b/>
          </w:rPr>
          <w:t>3.2.3.</w:t>
        </w:r>
        <w:r w:rsidR="00F02117">
          <w:rPr>
            <w:rFonts w:eastAsiaTheme="minorEastAsia" w:cstheme="minorBidi"/>
            <w:sz w:val="22"/>
            <w:szCs w:val="22"/>
            <w:lang w:val="en-US"/>
          </w:rPr>
          <w:tab/>
        </w:r>
        <w:r w:rsidR="00F02117" w:rsidRPr="006E35CC">
          <w:rPr>
            <w:rStyle w:val="Hyperlink"/>
            <w:rFonts w:ascii="Times New Roman" w:hAnsi="Times New Roman"/>
            <w:b/>
          </w:rPr>
          <w:t>Mô tả chi tiết từng màn hình xử lý chính</w:t>
        </w:r>
        <w:r w:rsidR="00F02117">
          <w:rPr>
            <w:webHidden/>
          </w:rPr>
          <w:tab/>
        </w:r>
        <w:r>
          <w:rPr>
            <w:webHidden/>
          </w:rPr>
          <w:fldChar w:fldCharType="begin"/>
        </w:r>
        <w:r w:rsidR="00F02117">
          <w:rPr>
            <w:webHidden/>
          </w:rPr>
          <w:instrText xml:space="preserve"> PAGEREF _Toc266247104 \h </w:instrText>
        </w:r>
        <w:r>
          <w:rPr>
            <w:webHidden/>
          </w:rPr>
        </w:r>
        <w:r>
          <w:rPr>
            <w:webHidden/>
          </w:rPr>
          <w:fldChar w:fldCharType="separate"/>
        </w:r>
        <w:r w:rsidR="00F02117">
          <w:rPr>
            <w:webHidden/>
          </w:rPr>
          <w:t>46</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05" w:history="1">
        <w:r w:rsidR="00F02117" w:rsidRPr="006E35CC">
          <w:rPr>
            <w:rStyle w:val="Hyperlink"/>
            <w:rFonts w:ascii="Times New Roman" w:hAnsi="Times New Roman"/>
            <w:b/>
          </w:rPr>
          <w:t>3.2.3.1.</w:t>
        </w:r>
        <w:r w:rsidR="00F02117">
          <w:rPr>
            <w:rFonts w:eastAsiaTheme="minorEastAsia" w:cstheme="minorBidi"/>
            <w:sz w:val="22"/>
            <w:szCs w:val="22"/>
            <w:lang w:val="en-US"/>
          </w:rPr>
          <w:tab/>
        </w:r>
        <w:r w:rsidR="00F02117" w:rsidRPr="006E35CC">
          <w:rPr>
            <w:rStyle w:val="Hyperlink"/>
            <w:rFonts w:ascii="Times New Roman" w:hAnsi="Times New Roman"/>
            <w:b/>
          </w:rPr>
          <w:t>Màn hình Đăng nhập:</w:t>
        </w:r>
        <w:r w:rsidR="00F02117">
          <w:rPr>
            <w:webHidden/>
          </w:rPr>
          <w:tab/>
        </w:r>
        <w:r>
          <w:rPr>
            <w:webHidden/>
          </w:rPr>
          <w:fldChar w:fldCharType="begin"/>
        </w:r>
        <w:r w:rsidR="00F02117">
          <w:rPr>
            <w:webHidden/>
          </w:rPr>
          <w:instrText xml:space="preserve"> PAGEREF _Toc266247105 \h </w:instrText>
        </w:r>
        <w:r>
          <w:rPr>
            <w:webHidden/>
          </w:rPr>
        </w:r>
        <w:r>
          <w:rPr>
            <w:webHidden/>
          </w:rPr>
          <w:fldChar w:fldCharType="separate"/>
        </w:r>
        <w:r w:rsidR="00F02117">
          <w:rPr>
            <w:webHidden/>
          </w:rPr>
          <w:t>47</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06" w:history="1">
        <w:r w:rsidR="00F02117" w:rsidRPr="006E35CC">
          <w:rPr>
            <w:rStyle w:val="Hyperlink"/>
            <w:rFonts w:ascii="Times New Roman" w:hAnsi="Times New Roman"/>
            <w:b/>
          </w:rPr>
          <w:t>3.2.3.2.</w:t>
        </w:r>
        <w:r w:rsidR="00F02117">
          <w:rPr>
            <w:rFonts w:eastAsiaTheme="minorEastAsia" w:cstheme="minorBidi"/>
            <w:sz w:val="22"/>
            <w:szCs w:val="22"/>
            <w:lang w:val="en-US"/>
          </w:rPr>
          <w:tab/>
        </w:r>
        <w:r w:rsidR="00F02117" w:rsidRPr="006E35CC">
          <w:rPr>
            <w:rStyle w:val="Hyperlink"/>
            <w:rFonts w:ascii="Times New Roman" w:hAnsi="Times New Roman"/>
            <w:b/>
          </w:rPr>
          <w:t>Trang Báo lỗi:</w:t>
        </w:r>
        <w:r w:rsidR="00F02117">
          <w:rPr>
            <w:webHidden/>
          </w:rPr>
          <w:tab/>
        </w:r>
        <w:r>
          <w:rPr>
            <w:webHidden/>
          </w:rPr>
          <w:fldChar w:fldCharType="begin"/>
        </w:r>
        <w:r w:rsidR="00F02117">
          <w:rPr>
            <w:webHidden/>
          </w:rPr>
          <w:instrText xml:space="preserve"> PAGEREF _Toc266247106 \h </w:instrText>
        </w:r>
        <w:r>
          <w:rPr>
            <w:webHidden/>
          </w:rPr>
        </w:r>
        <w:r>
          <w:rPr>
            <w:webHidden/>
          </w:rPr>
          <w:fldChar w:fldCharType="separate"/>
        </w:r>
        <w:r w:rsidR="00F02117">
          <w:rPr>
            <w:webHidden/>
          </w:rPr>
          <w:t>48</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07" w:history="1">
        <w:r w:rsidR="00F02117" w:rsidRPr="006E35CC">
          <w:rPr>
            <w:rStyle w:val="Hyperlink"/>
            <w:rFonts w:ascii="Times New Roman" w:hAnsi="Times New Roman"/>
            <w:b/>
          </w:rPr>
          <w:t>3.2.3.3.</w:t>
        </w:r>
        <w:r w:rsidR="00F02117">
          <w:rPr>
            <w:rFonts w:eastAsiaTheme="minorEastAsia" w:cstheme="minorBidi"/>
            <w:sz w:val="22"/>
            <w:szCs w:val="22"/>
            <w:lang w:val="en-US"/>
          </w:rPr>
          <w:tab/>
        </w:r>
        <w:r w:rsidR="00F02117" w:rsidRPr="006E35CC">
          <w:rPr>
            <w:rStyle w:val="Hyperlink"/>
            <w:rFonts w:ascii="Times New Roman" w:hAnsi="Times New Roman"/>
            <w:b/>
          </w:rPr>
          <w:t>Trang Nhân viên:</w:t>
        </w:r>
        <w:r w:rsidR="00F02117">
          <w:rPr>
            <w:webHidden/>
          </w:rPr>
          <w:tab/>
        </w:r>
        <w:r>
          <w:rPr>
            <w:webHidden/>
          </w:rPr>
          <w:fldChar w:fldCharType="begin"/>
        </w:r>
        <w:r w:rsidR="00F02117">
          <w:rPr>
            <w:webHidden/>
          </w:rPr>
          <w:instrText xml:space="preserve"> PAGEREF _Toc266247107 \h </w:instrText>
        </w:r>
        <w:r>
          <w:rPr>
            <w:webHidden/>
          </w:rPr>
        </w:r>
        <w:r>
          <w:rPr>
            <w:webHidden/>
          </w:rPr>
          <w:fldChar w:fldCharType="separate"/>
        </w:r>
        <w:r w:rsidR="00F02117">
          <w:rPr>
            <w:webHidden/>
          </w:rPr>
          <w:t>48</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08" w:history="1">
        <w:r w:rsidR="00F02117" w:rsidRPr="006E35CC">
          <w:rPr>
            <w:rStyle w:val="Hyperlink"/>
            <w:rFonts w:ascii="Times New Roman" w:hAnsi="Times New Roman"/>
          </w:rPr>
          <w:t>a)</w:t>
        </w:r>
        <w:r w:rsidR="00F02117">
          <w:rPr>
            <w:rFonts w:eastAsiaTheme="minorEastAsia" w:cstheme="minorBidi"/>
            <w:sz w:val="22"/>
            <w:szCs w:val="22"/>
            <w:lang w:val="en-US"/>
          </w:rPr>
          <w:tab/>
        </w:r>
        <w:r w:rsidR="00F02117" w:rsidRPr="006E35CC">
          <w:rPr>
            <w:rStyle w:val="Hyperlink"/>
            <w:rFonts w:ascii="Times New Roman" w:hAnsi="Times New Roman"/>
            <w:lang w:val="en-US"/>
          </w:rPr>
          <w:t>Màn hình chính</w:t>
        </w:r>
        <w:r w:rsidR="00F02117">
          <w:rPr>
            <w:webHidden/>
          </w:rPr>
          <w:tab/>
        </w:r>
        <w:r>
          <w:rPr>
            <w:webHidden/>
          </w:rPr>
          <w:fldChar w:fldCharType="begin"/>
        </w:r>
        <w:r w:rsidR="00F02117">
          <w:rPr>
            <w:webHidden/>
          </w:rPr>
          <w:instrText xml:space="preserve"> PAGEREF _Toc266247108 \h </w:instrText>
        </w:r>
        <w:r>
          <w:rPr>
            <w:webHidden/>
          </w:rPr>
        </w:r>
        <w:r>
          <w:rPr>
            <w:webHidden/>
          </w:rPr>
          <w:fldChar w:fldCharType="separate"/>
        </w:r>
        <w:r w:rsidR="00F02117">
          <w:rPr>
            <w:webHidden/>
          </w:rPr>
          <w:t>48</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09" w:history="1">
        <w:r w:rsidR="00F02117" w:rsidRPr="006E35CC">
          <w:rPr>
            <w:rStyle w:val="Hyperlink"/>
            <w:rFonts w:ascii="Times New Roman" w:hAnsi="Times New Roman"/>
          </w:rPr>
          <w:t>b)</w:t>
        </w:r>
        <w:r w:rsidR="00F02117">
          <w:rPr>
            <w:rFonts w:eastAsiaTheme="minorEastAsia" w:cstheme="minorBidi"/>
            <w:sz w:val="22"/>
            <w:szCs w:val="22"/>
            <w:lang w:val="en-US"/>
          </w:rPr>
          <w:tab/>
        </w:r>
        <w:r w:rsidR="00F02117" w:rsidRPr="006E35CC">
          <w:rPr>
            <w:rStyle w:val="Hyperlink"/>
            <w:rFonts w:ascii="Times New Roman" w:hAnsi="Times New Roman"/>
            <w:lang w:val="en-US"/>
          </w:rPr>
          <w:t>Thông tin cá nhân:</w:t>
        </w:r>
        <w:r w:rsidR="00F02117">
          <w:rPr>
            <w:webHidden/>
          </w:rPr>
          <w:tab/>
        </w:r>
        <w:r>
          <w:rPr>
            <w:webHidden/>
          </w:rPr>
          <w:fldChar w:fldCharType="begin"/>
        </w:r>
        <w:r w:rsidR="00F02117">
          <w:rPr>
            <w:webHidden/>
          </w:rPr>
          <w:instrText xml:space="preserve"> PAGEREF _Toc266247109 \h </w:instrText>
        </w:r>
        <w:r>
          <w:rPr>
            <w:webHidden/>
          </w:rPr>
        </w:r>
        <w:r>
          <w:rPr>
            <w:webHidden/>
          </w:rPr>
          <w:fldChar w:fldCharType="separate"/>
        </w:r>
        <w:r w:rsidR="00F02117">
          <w:rPr>
            <w:webHidden/>
          </w:rPr>
          <w:t>49</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10" w:history="1">
        <w:r w:rsidR="00F02117" w:rsidRPr="006E35CC">
          <w:rPr>
            <w:rStyle w:val="Hyperlink"/>
            <w:rFonts w:ascii="Times New Roman" w:hAnsi="Times New Roman"/>
            <w:b/>
          </w:rPr>
          <w:t>3.2.3.4.</w:t>
        </w:r>
        <w:r w:rsidR="00F02117">
          <w:rPr>
            <w:rFonts w:eastAsiaTheme="minorEastAsia" w:cstheme="minorBidi"/>
            <w:sz w:val="22"/>
            <w:szCs w:val="22"/>
            <w:lang w:val="en-US"/>
          </w:rPr>
          <w:tab/>
        </w:r>
        <w:r w:rsidR="00F02117" w:rsidRPr="006E35CC">
          <w:rPr>
            <w:rStyle w:val="Hyperlink"/>
            <w:rFonts w:ascii="Times New Roman" w:hAnsi="Times New Roman"/>
            <w:b/>
          </w:rPr>
          <w:t>Trang Quản Lý:</w:t>
        </w:r>
        <w:r w:rsidR="00F02117">
          <w:rPr>
            <w:webHidden/>
          </w:rPr>
          <w:tab/>
        </w:r>
        <w:r>
          <w:rPr>
            <w:webHidden/>
          </w:rPr>
          <w:fldChar w:fldCharType="begin"/>
        </w:r>
        <w:r w:rsidR="00F02117">
          <w:rPr>
            <w:webHidden/>
          </w:rPr>
          <w:instrText xml:space="preserve"> PAGEREF _Toc266247110 \h </w:instrText>
        </w:r>
        <w:r>
          <w:rPr>
            <w:webHidden/>
          </w:rPr>
        </w:r>
        <w:r>
          <w:rPr>
            <w:webHidden/>
          </w:rPr>
          <w:fldChar w:fldCharType="separate"/>
        </w:r>
        <w:r w:rsidR="00F02117">
          <w:rPr>
            <w:webHidden/>
          </w:rPr>
          <w:t>49</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1" w:history="1">
        <w:r w:rsidR="00F02117" w:rsidRPr="006E35CC">
          <w:rPr>
            <w:rStyle w:val="Hyperlink"/>
            <w:rFonts w:ascii="Times New Roman" w:hAnsi="Times New Roman"/>
            <w:lang w:val="en-US"/>
          </w:rPr>
          <w:t>a)</w:t>
        </w:r>
        <w:r w:rsidR="00F02117">
          <w:rPr>
            <w:rFonts w:eastAsiaTheme="minorEastAsia" w:cstheme="minorBidi"/>
            <w:sz w:val="22"/>
            <w:szCs w:val="22"/>
            <w:lang w:val="en-US"/>
          </w:rPr>
          <w:tab/>
        </w:r>
        <w:r w:rsidR="00F02117" w:rsidRPr="006E35CC">
          <w:rPr>
            <w:rStyle w:val="Hyperlink"/>
            <w:rFonts w:ascii="Times New Roman" w:hAnsi="Times New Roman"/>
            <w:lang w:val="en-US"/>
          </w:rPr>
          <w:t>Cập nhật đợt thi:</w:t>
        </w:r>
        <w:r w:rsidR="00F02117">
          <w:rPr>
            <w:webHidden/>
          </w:rPr>
          <w:tab/>
        </w:r>
        <w:r>
          <w:rPr>
            <w:webHidden/>
          </w:rPr>
          <w:fldChar w:fldCharType="begin"/>
        </w:r>
        <w:r w:rsidR="00F02117">
          <w:rPr>
            <w:webHidden/>
          </w:rPr>
          <w:instrText xml:space="preserve"> PAGEREF _Toc266247111 \h </w:instrText>
        </w:r>
        <w:r>
          <w:rPr>
            <w:webHidden/>
          </w:rPr>
        </w:r>
        <w:r>
          <w:rPr>
            <w:webHidden/>
          </w:rPr>
          <w:fldChar w:fldCharType="separate"/>
        </w:r>
        <w:r w:rsidR="00F02117">
          <w:rPr>
            <w:webHidden/>
          </w:rPr>
          <w:t>49</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2" w:history="1">
        <w:r w:rsidR="00F02117" w:rsidRPr="006E35CC">
          <w:rPr>
            <w:rStyle w:val="Hyperlink"/>
            <w:rFonts w:ascii="Times New Roman" w:hAnsi="Times New Roman"/>
            <w:lang w:val="en-US"/>
          </w:rPr>
          <w:t>b)</w:t>
        </w:r>
        <w:r w:rsidR="00F02117">
          <w:rPr>
            <w:rFonts w:eastAsiaTheme="minorEastAsia" w:cstheme="minorBidi"/>
            <w:sz w:val="22"/>
            <w:szCs w:val="22"/>
            <w:lang w:val="en-US"/>
          </w:rPr>
          <w:tab/>
        </w:r>
        <w:r w:rsidR="00F02117" w:rsidRPr="006E35CC">
          <w:rPr>
            <w:rStyle w:val="Hyperlink"/>
            <w:rFonts w:ascii="Times New Roman" w:hAnsi="Times New Roman"/>
            <w:lang w:val="en-US"/>
          </w:rPr>
          <w:t>Thống kê Lược Đồ Gantt:</w:t>
        </w:r>
        <w:r w:rsidR="00F02117">
          <w:rPr>
            <w:webHidden/>
          </w:rPr>
          <w:tab/>
        </w:r>
        <w:r>
          <w:rPr>
            <w:webHidden/>
          </w:rPr>
          <w:fldChar w:fldCharType="begin"/>
        </w:r>
        <w:r w:rsidR="00F02117">
          <w:rPr>
            <w:webHidden/>
          </w:rPr>
          <w:instrText xml:space="preserve"> PAGEREF _Toc266247112 \h </w:instrText>
        </w:r>
        <w:r>
          <w:rPr>
            <w:webHidden/>
          </w:rPr>
        </w:r>
        <w:r>
          <w:rPr>
            <w:webHidden/>
          </w:rPr>
          <w:fldChar w:fldCharType="separate"/>
        </w:r>
        <w:r w:rsidR="00F02117">
          <w:rPr>
            <w:webHidden/>
          </w:rPr>
          <w:t>50</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3" w:history="1">
        <w:r w:rsidR="00F02117" w:rsidRPr="006E35CC">
          <w:rPr>
            <w:rStyle w:val="Hyperlink"/>
            <w:rFonts w:ascii="Times New Roman" w:hAnsi="Times New Roman"/>
          </w:rPr>
          <w:t>c)</w:t>
        </w:r>
        <w:r w:rsidR="00F02117">
          <w:rPr>
            <w:rFonts w:eastAsiaTheme="minorEastAsia" w:cstheme="minorBidi"/>
            <w:sz w:val="22"/>
            <w:szCs w:val="22"/>
            <w:lang w:val="en-US"/>
          </w:rPr>
          <w:tab/>
        </w:r>
        <w:r w:rsidR="00F02117" w:rsidRPr="006E35CC">
          <w:rPr>
            <w:rStyle w:val="Hyperlink"/>
            <w:rFonts w:ascii="Times New Roman" w:hAnsi="Times New Roman"/>
            <w:lang w:val="en-US"/>
          </w:rPr>
          <w:t>Cập nhật nhân viên:</w:t>
        </w:r>
        <w:r w:rsidR="00F02117">
          <w:rPr>
            <w:webHidden/>
          </w:rPr>
          <w:tab/>
        </w:r>
        <w:r>
          <w:rPr>
            <w:webHidden/>
          </w:rPr>
          <w:fldChar w:fldCharType="begin"/>
        </w:r>
        <w:r w:rsidR="00F02117">
          <w:rPr>
            <w:webHidden/>
          </w:rPr>
          <w:instrText xml:space="preserve"> PAGEREF _Toc266247113 \h </w:instrText>
        </w:r>
        <w:r>
          <w:rPr>
            <w:webHidden/>
          </w:rPr>
        </w:r>
        <w:r>
          <w:rPr>
            <w:webHidden/>
          </w:rPr>
          <w:fldChar w:fldCharType="separate"/>
        </w:r>
        <w:r w:rsidR="00F02117">
          <w:rPr>
            <w:webHidden/>
          </w:rPr>
          <w:t>51</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4" w:history="1">
        <w:r w:rsidR="00F02117" w:rsidRPr="006E35CC">
          <w:rPr>
            <w:rStyle w:val="Hyperlink"/>
            <w:rFonts w:ascii="Times New Roman" w:hAnsi="Times New Roman"/>
          </w:rPr>
          <w:t>d)</w:t>
        </w:r>
        <w:r w:rsidR="00F02117">
          <w:rPr>
            <w:rFonts w:eastAsiaTheme="minorEastAsia" w:cstheme="minorBidi"/>
            <w:sz w:val="22"/>
            <w:szCs w:val="22"/>
            <w:lang w:val="en-US"/>
          </w:rPr>
          <w:tab/>
        </w:r>
        <w:r w:rsidR="00F02117" w:rsidRPr="006E35CC">
          <w:rPr>
            <w:rStyle w:val="Hyperlink"/>
            <w:rFonts w:ascii="Times New Roman" w:hAnsi="Times New Roman"/>
            <w:lang w:val="en-US"/>
          </w:rPr>
          <w:t>Phân công theo đợt thi</w:t>
        </w:r>
        <w:r w:rsidR="00F02117">
          <w:rPr>
            <w:webHidden/>
          </w:rPr>
          <w:tab/>
        </w:r>
        <w:r>
          <w:rPr>
            <w:webHidden/>
          </w:rPr>
          <w:fldChar w:fldCharType="begin"/>
        </w:r>
        <w:r w:rsidR="00F02117">
          <w:rPr>
            <w:webHidden/>
          </w:rPr>
          <w:instrText xml:space="preserve"> PAGEREF _Toc266247114 \h </w:instrText>
        </w:r>
        <w:r>
          <w:rPr>
            <w:webHidden/>
          </w:rPr>
        </w:r>
        <w:r>
          <w:rPr>
            <w:webHidden/>
          </w:rPr>
          <w:fldChar w:fldCharType="separate"/>
        </w:r>
        <w:r w:rsidR="00F02117">
          <w:rPr>
            <w:webHidden/>
          </w:rPr>
          <w:t>52</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5" w:history="1">
        <w:r w:rsidR="00F02117" w:rsidRPr="006E35CC">
          <w:rPr>
            <w:rStyle w:val="Hyperlink"/>
            <w:rFonts w:ascii="Times New Roman" w:hAnsi="Times New Roman"/>
          </w:rPr>
          <w:t>e)</w:t>
        </w:r>
        <w:r w:rsidR="00F02117">
          <w:rPr>
            <w:rFonts w:eastAsiaTheme="minorEastAsia" w:cstheme="minorBidi"/>
            <w:sz w:val="22"/>
            <w:szCs w:val="22"/>
            <w:lang w:val="en-US"/>
          </w:rPr>
          <w:tab/>
        </w:r>
        <w:r w:rsidR="00F02117" w:rsidRPr="006E35CC">
          <w:rPr>
            <w:rStyle w:val="Hyperlink"/>
            <w:rFonts w:ascii="Times New Roman" w:hAnsi="Times New Roman"/>
            <w:lang w:val="en-US"/>
          </w:rPr>
          <w:t>Phân công theo kỳ</w:t>
        </w:r>
        <w:r w:rsidR="00F02117">
          <w:rPr>
            <w:webHidden/>
          </w:rPr>
          <w:tab/>
        </w:r>
        <w:r>
          <w:rPr>
            <w:webHidden/>
          </w:rPr>
          <w:fldChar w:fldCharType="begin"/>
        </w:r>
        <w:r w:rsidR="00F02117">
          <w:rPr>
            <w:webHidden/>
          </w:rPr>
          <w:instrText xml:space="preserve"> PAGEREF _Toc266247115 \h </w:instrText>
        </w:r>
        <w:r>
          <w:rPr>
            <w:webHidden/>
          </w:rPr>
        </w:r>
        <w:r>
          <w:rPr>
            <w:webHidden/>
          </w:rPr>
          <w:fldChar w:fldCharType="separate"/>
        </w:r>
        <w:r w:rsidR="00F02117">
          <w:rPr>
            <w:webHidden/>
          </w:rPr>
          <w:t>53</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6" w:history="1">
        <w:r w:rsidR="00F02117" w:rsidRPr="006E35CC">
          <w:rPr>
            <w:rStyle w:val="Hyperlink"/>
            <w:rFonts w:ascii="Times New Roman" w:hAnsi="Times New Roman"/>
          </w:rPr>
          <w:t>f)</w:t>
        </w:r>
        <w:r w:rsidR="00F02117">
          <w:rPr>
            <w:rFonts w:eastAsiaTheme="minorEastAsia" w:cstheme="minorBidi"/>
            <w:sz w:val="22"/>
            <w:szCs w:val="22"/>
            <w:lang w:val="en-US"/>
          </w:rPr>
          <w:tab/>
        </w:r>
        <w:r w:rsidR="00F02117" w:rsidRPr="006E35CC">
          <w:rPr>
            <w:rStyle w:val="Hyperlink"/>
            <w:rFonts w:ascii="Times New Roman" w:hAnsi="Times New Roman"/>
            <w:lang w:val="en-US"/>
          </w:rPr>
          <w:t>Thống kê chi tiết</w:t>
        </w:r>
        <w:r w:rsidR="00F02117">
          <w:rPr>
            <w:webHidden/>
          </w:rPr>
          <w:tab/>
        </w:r>
        <w:r>
          <w:rPr>
            <w:webHidden/>
          </w:rPr>
          <w:fldChar w:fldCharType="begin"/>
        </w:r>
        <w:r w:rsidR="00F02117">
          <w:rPr>
            <w:webHidden/>
          </w:rPr>
          <w:instrText xml:space="preserve"> PAGEREF _Toc266247116 \h </w:instrText>
        </w:r>
        <w:r>
          <w:rPr>
            <w:webHidden/>
          </w:rPr>
        </w:r>
        <w:r>
          <w:rPr>
            <w:webHidden/>
          </w:rPr>
          <w:fldChar w:fldCharType="separate"/>
        </w:r>
        <w:r w:rsidR="00F02117">
          <w:rPr>
            <w:webHidden/>
          </w:rPr>
          <w:t>53</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7" w:history="1">
        <w:r w:rsidR="00F02117" w:rsidRPr="006E35CC">
          <w:rPr>
            <w:rStyle w:val="Hyperlink"/>
            <w:rFonts w:ascii="Times New Roman" w:hAnsi="Times New Roman"/>
            <w:lang w:val="en-US"/>
          </w:rPr>
          <w:t>g)</w:t>
        </w:r>
        <w:r w:rsidR="00F02117">
          <w:rPr>
            <w:rFonts w:eastAsiaTheme="minorEastAsia" w:cstheme="minorBidi"/>
            <w:sz w:val="22"/>
            <w:szCs w:val="22"/>
            <w:lang w:val="en-US"/>
          </w:rPr>
          <w:tab/>
        </w:r>
        <w:r w:rsidR="00F02117" w:rsidRPr="006E35CC">
          <w:rPr>
            <w:rStyle w:val="Hyperlink"/>
            <w:rFonts w:ascii="Times New Roman" w:hAnsi="Times New Roman"/>
            <w:lang w:val="en-US"/>
          </w:rPr>
          <w:t>Thống kê so sánh</w:t>
        </w:r>
        <w:r w:rsidR="00F02117">
          <w:rPr>
            <w:webHidden/>
          </w:rPr>
          <w:tab/>
        </w:r>
        <w:r>
          <w:rPr>
            <w:webHidden/>
          </w:rPr>
          <w:fldChar w:fldCharType="begin"/>
        </w:r>
        <w:r w:rsidR="00F02117">
          <w:rPr>
            <w:webHidden/>
          </w:rPr>
          <w:instrText xml:space="preserve"> PAGEREF _Toc266247117 \h </w:instrText>
        </w:r>
        <w:r>
          <w:rPr>
            <w:webHidden/>
          </w:rPr>
        </w:r>
        <w:r>
          <w:rPr>
            <w:webHidden/>
          </w:rPr>
          <w:fldChar w:fldCharType="separate"/>
        </w:r>
        <w:r w:rsidR="00F02117">
          <w:rPr>
            <w:webHidden/>
          </w:rPr>
          <w:t>54</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8" w:history="1">
        <w:r w:rsidR="00F02117" w:rsidRPr="006E35CC">
          <w:rPr>
            <w:rStyle w:val="Hyperlink"/>
            <w:rFonts w:ascii="Times New Roman" w:hAnsi="Times New Roman"/>
          </w:rPr>
          <w:t>h)</w:t>
        </w:r>
        <w:r w:rsidR="00F02117">
          <w:rPr>
            <w:rFonts w:eastAsiaTheme="minorEastAsia" w:cstheme="minorBidi"/>
            <w:sz w:val="22"/>
            <w:szCs w:val="22"/>
            <w:lang w:val="en-US"/>
          </w:rPr>
          <w:tab/>
        </w:r>
        <w:r w:rsidR="00F02117" w:rsidRPr="006E35CC">
          <w:rPr>
            <w:rStyle w:val="Hyperlink"/>
            <w:rFonts w:ascii="Times New Roman" w:hAnsi="Times New Roman"/>
            <w:lang w:val="en-US"/>
          </w:rPr>
          <w:t>Thống kê tổng hợp</w:t>
        </w:r>
        <w:r w:rsidR="00F02117">
          <w:rPr>
            <w:webHidden/>
          </w:rPr>
          <w:tab/>
        </w:r>
        <w:r>
          <w:rPr>
            <w:webHidden/>
          </w:rPr>
          <w:fldChar w:fldCharType="begin"/>
        </w:r>
        <w:r w:rsidR="00F02117">
          <w:rPr>
            <w:webHidden/>
          </w:rPr>
          <w:instrText xml:space="preserve"> PAGEREF _Toc266247118 \h </w:instrText>
        </w:r>
        <w:r>
          <w:rPr>
            <w:webHidden/>
          </w:rPr>
        </w:r>
        <w:r>
          <w:rPr>
            <w:webHidden/>
          </w:rPr>
          <w:fldChar w:fldCharType="separate"/>
        </w:r>
        <w:r w:rsidR="00F02117">
          <w:rPr>
            <w:webHidden/>
          </w:rPr>
          <w:t>55</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19" w:history="1">
        <w:r w:rsidR="00F02117" w:rsidRPr="006E35CC">
          <w:rPr>
            <w:rStyle w:val="Hyperlink"/>
            <w:rFonts w:ascii="Times New Roman" w:hAnsi="Times New Roman"/>
            <w:lang w:val="en-US"/>
          </w:rPr>
          <w:t>i)</w:t>
        </w:r>
        <w:r w:rsidR="00F02117">
          <w:rPr>
            <w:rFonts w:eastAsiaTheme="minorEastAsia" w:cstheme="minorBidi"/>
            <w:sz w:val="22"/>
            <w:szCs w:val="22"/>
            <w:lang w:val="en-US"/>
          </w:rPr>
          <w:tab/>
        </w:r>
        <w:r w:rsidR="00F02117" w:rsidRPr="006E35CC">
          <w:rPr>
            <w:rStyle w:val="Hyperlink"/>
            <w:rFonts w:ascii="Times New Roman" w:hAnsi="Times New Roman"/>
            <w:lang w:val="en-US"/>
          </w:rPr>
          <w:t>Thêm tiêu chí thống kê</w:t>
        </w:r>
        <w:r w:rsidR="00F02117">
          <w:rPr>
            <w:webHidden/>
          </w:rPr>
          <w:tab/>
        </w:r>
        <w:r>
          <w:rPr>
            <w:webHidden/>
          </w:rPr>
          <w:fldChar w:fldCharType="begin"/>
        </w:r>
        <w:r w:rsidR="00F02117">
          <w:rPr>
            <w:webHidden/>
          </w:rPr>
          <w:instrText xml:space="preserve"> PAGEREF _Toc266247119 \h </w:instrText>
        </w:r>
        <w:r>
          <w:rPr>
            <w:webHidden/>
          </w:rPr>
        </w:r>
        <w:r>
          <w:rPr>
            <w:webHidden/>
          </w:rPr>
          <w:fldChar w:fldCharType="separate"/>
        </w:r>
        <w:r w:rsidR="00F02117">
          <w:rPr>
            <w:webHidden/>
          </w:rPr>
          <w:t>56</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20" w:history="1">
        <w:r w:rsidR="00F02117" w:rsidRPr="006E35CC">
          <w:rPr>
            <w:rStyle w:val="Hyperlink"/>
            <w:rFonts w:ascii="Times New Roman" w:hAnsi="Times New Roman"/>
            <w:lang w:val="en-US"/>
          </w:rPr>
          <w:t>j)</w:t>
        </w:r>
        <w:r w:rsidR="00F02117">
          <w:rPr>
            <w:rFonts w:eastAsiaTheme="minorEastAsia" w:cstheme="minorBidi"/>
            <w:sz w:val="22"/>
            <w:szCs w:val="22"/>
            <w:lang w:val="en-US"/>
          </w:rPr>
          <w:tab/>
        </w:r>
        <w:r w:rsidR="00F02117" w:rsidRPr="006E35CC">
          <w:rPr>
            <w:rStyle w:val="Hyperlink"/>
            <w:rFonts w:ascii="Times New Roman" w:hAnsi="Times New Roman"/>
            <w:lang w:val="en-US"/>
          </w:rPr>
          <w:t>Thay đổi thời gian thực hiện công việc theo đợt thi</w:t>
        </w:r>
        <w:r w:rsidR="00F02117">
          <w:rPr>
            <w:webHidden/>
          </w:rPr>
          <w:tab/>
        </w:r>
        <w:r>
          <w:rPr>
            <w:webHidden/>
          </w:rPr>
          <w:fldChar w:fldCharType="begin"/>
        </w:r>
        <w:r w:rsidR="00F02117">
          <w:rPr>
            <w:webHidden/>
          </w:rPr>
          <w:instrText xml:space="preserve"> PAGEREF _Toc266247120 \h </w:instrText>
        </w:r>
        <w:r>
          <w:rPr>
            <w:webHidden/>
          </w:rPr>
        </w:r>
        <w:r>
          <w:rPr>
            <w:webHidden/>
          </w:rPr>
          <w:fldChar w:fldCharType="separate"/>
        </w:r>
        <w:r w:rsidR="00F02117">
          <w:rPr>
            <w:webHidden/>
          </w:rPr>
          <w:t>57</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21" w:history="1">
        <w:r w:rsidR="00F02117" w:rsidRPr="006E35CC">
          <w:rPr>
            <w:rStyle w:val="Hyperlink"/>
            <w:rFonts w:ascii="Times New Roman" w:hAnsi="Times New Roman"/>
            <w:lang w:val="en-US"/>
          </w:rPr>
          <w:t>k)</w:t>
        </w:r>
        <w:r w:rsidR="00F02117">
          <w:rPr>
            <w:rFonts w:eastAsiaTheme="minorEastAsia" w:cstheme="minorBidi"/>
            <w:sz w:val="22"/>
            <w:szCs w:val="22"/>
            <w:lang w:val="en-US"/>
          </w:rPr>
          <w:tab/>
        </w:r>
        <w:r w:rsidR="00F02117" w:rsidRPr="006E35CC">
          <w:rPr>
            <w:rStyle w:val="Hyperlink"/>
            <w:rFonts w:ascii="Times New Roman" w:hAnsi="Times New Roman"/>
            <w:lang w:val="en-US"/>
          </w:rPr>
          <w:t>Thay đổi thời gian thực hiện công việc</w:t>
        </w:r>
        <w:r w:rsidR="00F02117">
          <w:rPr>
            <w:webHidden/>
          </w:rPr>
          <w:tab/>
        </w:r>
        <w:r>
          <w:rPr>
            <w:webHidden/>
          </w:rPr>
          <w:fldChar w:fldCharType="begin"/>
        </w:r>
        <w:r w:rsidR="00F02117">
          <w:rPr>
            <w:webHidden/>
          </w:rPr>
          <w:instrText xml:space="preserve"> PAGEREF _Toc266247121 \h </w:instrText>
        </w:r>
        <w:r>
          <w:rPr>
            <w:webHidden/>
          </w:rPr>
        </w:r>
        <w:r>
          <w:rPr>
            <w:webHidden/>
          </w:rPr>
          <w:fldChar w:fldCharType="separate"/>
        </w:r>
        <w:r w:rsidR="00F02117">
          <w:rPr>
            <w:webHidden/>
          </w:rPr>
          <w:t>58</w:t>
        </w:r>
        <w:r>
          <w:rPr>
            <w:webHidden/>
          </w:rPr>
          <w:fldChar w:fldCharType="end"/>
        </w:r>
      </w:hyperlink>
    </w:p>
    <w:p w:rsidR="00F02117" w:rsidRDefault="00D737D5">
      <w:pPr>
        <w:pStyle w:val="TOC5"/>
        <w:tabs>
          <w:tab w:val="left" w:pos="1320"/>
          <w:tab w:val="right" w:leader="dot" w:pos="9017"/>
        </w:tabs>
        <w:rPr>
          <w:rFonts w:eastAsiaTheme="minorEastAsia" w:cstheme="minorBidi"/>
          <w:sz w:val="22"/>
          <w:szCs w:val="22"/>
          <w:lang w:val="en-US"/>
        </w:rPr>
      </w:pPr>
      <w:hyperlink w:anchor="_Toc266247122" w:history="1">
        <w:r w:rsidR="00F02117" w:rsidRPr="006E35CC">
          <w:rPr>
            <w:rStyle w:val="Hyperlink"/>
            <w:rFonts w:ascii="Times New Roman" w:hAnsi="Times New Roman"/>
            <w:lang w:val="en-US"/>
          </w:rPr>
          <w:t>l)</w:t>
        </w:r>
        <w:r w:rsidR="00F02117">
          <w:rPr>
            <w:rFonts w:eastAsiaTheme="minorEastAsia" w:cstheme="minorBidi"/>
            <w:sz w:val="22"/>
            <w:szCs w:val="22"/>
            <w:lang w:val="en-US"/>
          </w:rPr>
          <w:tab/>
        </w:r>
        <w:r w:rsidR="00F02117" w:rsidRPr="006E35CC">
          <w:rPr>
            <w:rStyle w:val="Hyperlink"/>
            <w:rFonts w:ascii="Times New Roman" w:hAnsi="Times New Roman"/>
            <w:lang w:val="en-US"/>
          </w:rPr>
          <w:t>Xem bản báo cáo kết quả công việc của nhân viên</w:t>
        </w:r>
        <w:r w:rsidR="00F02117">
          <w:rPr>
            <w:webHidden/>
          </w:rPr>
          <w:tab/>
        </w:r>
        <w:r>
          <w:rPr>
            <w:webHidden/>
          </w:rPr>
          <w:fldChar w:fldCharType="begin"/>
        </w:r>
        <w:r w:rsidR="00F02117">
          <w:rPr>
            <w:webHidden/>
          </w:rPr>
          <w:instrText xml:space="preserve"> PAGEREF _Toc266247122 \h </w:instrText>
        </w:r>
        <w:r>
          <w:rPr>
            <w:webHidden/>
          </w:rPr>
        </w:r>
        <w:r>
          <w:rPr>
            <w:webHidden/>
          </w:rPr>
          <w:fldChar w:fldCharType="separate"/>
        </w:r>
        <w:r w:rsidR="00F02117">
          <w:rPr>
            <w:webHidden/>
          </w:rPr>
          <w:t>58</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123" w:history="1">
        <w:r w:rsidR="00F02117" w:rsidRPr="006E35CC">
          <w:rPr>
            <w:rStyle w:val="Hyperlink"/>
            <w:rFonts w:ascii="Times New Roman" w:hAnsi="Times New Roman"/>
            <w:lang w:val="en-US"/>
          </w:rPr>
          <w:t>4.</w:t>
        </w:r>
        <w:r w:rsidR="00F02117">
          <w:rPr>
            <w:rFonts w:eastAsiaTheme="minorEastAsia" w:cstheme="minorBidi"/>
            <w:b w:val="0"/>
            <w:bCs w:val="0"/>
            <w:sz w:val="22"/>
            <w:szCs w:val="22"/>
            <w:lang w:val="en-US"/>
          </w:rPr>
          <w:tab/>
        </w:r>
        <w:r w:rsidR="00F02117" w:rsidRPr="006E35CC">
          <w:rPr>
            <w:rStyle w:val="Hyperlink"/>
            <w:rFonts w:ascii="Times New Roman" w:hAnsi="Times New Roman"/>
            <w:lang w:val="en-US"/>
          </w:rPr>
          <w:t>Giải pháp kĩ thuật</w:t>
        </w:r>
        <w:r w:rsidR="00F02117">
          <w:rPr>
            <w:webHidden/>
          </w:rPr>
          <w:tab/>
        </w:r>
        <w:r>
          <w:rPr>
            <w:webHidden/>
          </w:rPr>
          <w:fldChar w:fldCharType="begin"/>
        </w:r>
        <w:r w:rsidR="00F02117">
          <w:rPr>
            <w:webHidden/>
          </w:rPr>
          <w:instrText xml:space="preserve"> PAGEREF _Toc266247123 \h </w:instrText>
        </w:r>
        <w:r>
          <w:rPr>
            <w:webHidden/>
          </w:rPr>
        </w:r>
        <w:r>
          <w:rPr>
            <w:webHidden/>
          </w:rPr>
          <w:fldChar w:fldCharType="separate"/>
        </w:r>
        <w:r w:rsidR="00F02117">
          <w:rPr>
            <w:webHidden/>
          </w:rPr>
          <w:t>59</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124" w:history="1">
        <w:r w:rsidR="00F02117" w:rsidRPr="006E35CC">
          <w:rPr>
            <w:rStyle w:val="Hyperlink"/>
            <w:rFonts w:ascii="Times New Roman" w:hAnsi="Times New Roman"/>
            <w:b/>
          </w:rPr>
          <w:t>4.1.</w:t>
        </w:r>
        <w:r w:rsidR="00F02117">
          <w:rPr>
            <w:rFonts w:eastAsiaTheme="minorEastAsia" w:cstheme="minorBidi"/>
            <w:i w:val="0"/>
            <w:iCs w:val="0"/>
            <w:sz w:val="22"/>
            <w:szCs w:val="22"/>
            <w:lang w:val="en-US"/>
          </w:rPr>
          <w:tab/>
        </w:r>
        <w:r w:rsidR="00F02117" w:rsidRPr="006E35CC">
          <w:rPr>
            <w:rStyle w:val="Hyperlink"/>
            <w:rFonts w:ascii="Times New Roman" w:hAnsi="Times New Roman"/>
            <w:b/>
          </w:rPr>
          <w:t>Đối với chức năng hiển thị luồng công việc dạng sơ đồ:</w:t>
        </w:r>
        <w:r w:rsidR="00F02117">
          <w:rPr>
            <w:webHidden/>
          </w:rPr>
          <w:tab/>
        </w:r>
        <w:r>
          <w:rPr>
            <w:webHidden/>
          </w:rPr>
          <w:fldChar w:fldCharType="begin"/>
        </w:r>
        <w:r w:rsidR="00F02117">
          <w:rPr>
            <w:webHidden/>
          </w:rPr>
          <w:instrText xml:space="preserve"> PAGEREF _Toc266247124 \h </w:instrText>
        </w:r>
        <w:r>
          <w:rPr>
            <w:webHidden/>
          </w:rPr>
        </w:r>
        <w:r>
          <w:rPr>
            <w:webHidden/>
          </w:rPr>
          <w:fldChar w:fldCharType="separate"/>
        </w:r>
        <w:r w:rsidR="00F02117">
          <w:rPr>
            <w:webHidden/>
          </w:rPr>
          <w:t>59</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125" w:history="1">
        <w:r w:rsidR="00F02117" w:rsidRPr="006E35CC">
          <w:rPr>
            <w:rStyle w:val="Hyperlink"/>
            <w:rFonts w:ascii="Times New Roman" w:hAnsi="Times New Roman"/>
            <w:b/>
          </w:rPr>
          <w:t>4.2.</w:t>
        </w:r>
        <w:r w:rsidR="00F02117">
          <w:rPr>
            <w:rFonts w:eastAsiaTheme="minorEastAsia" w:cstheme="minorBidi"/>
            <w:i w:val="0"/>
            <w:iCs w:val="0"/>
            <w:sz w:val="22"/>
            <w:szCs w:val="22"/>
            <w:lang w:val="en-US"/>
          </w:rPr>
          <w:tab/>
        </w:r>
        <w:r w:rsidR="00F02117" w:rsidRPr="006E35CC">
          <w:rPr>
            <w:rStyle w:val="Hyperlink"/>
            <w:rFonts w:ascii="Times New Roman" w:hAnsi="Times New Roman"/>
            <w:b/>
          </w:rPr>
          <w:t>Đối với chức năng thống kê tình trạng các đợt thi đang tiến hành:</w:t>
        </w:r>
        <w:r w:rsidR="00F02117">
          <w:rPr>
            <w:webHidden/>
          </w:rPr>
          <w:tab/>
        </w:r>
        <w:r>
          <w:rPr>
            <w:webHidden/>
          </w:rPr>
          <w:fldChar w:fldCharType="begin"/>
        </w:r>
        <w:r w:rsidR="00F02117">
          <w:rPr>
            <w:webHidden/>
          </w:rPr>
          <w:instrText xml:space="preserve"> PAGEREF _Toc266247125 \h </w:instrText>
        </w:r>
        <w:r>
          <w:rPr>
            <w:webHidden/>
          </w:rPr>
        </w:r>
        <w:r>
          <w:rPr>
            <w:webHidden/>
          </w:rPr>
          <w:fldChar w:fldCharType="separate"/>
        </w:r>
        <w:r w:rsidR="00F02117">
          <w:rPr>
            <w:webHidden/>
          </w:rPr>
          <w:t>60</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26" w:history="1">
        <w:r w:rsidR="00F02117" w:rsidRPr="006E35CC">
          <w:rPr>
            <w:rStyle w:val="Hyperlink"/>
            <w:rFonts w:ascii="Times New Roman" w:hAnsi="Times New Roman"/>
          </w:rPr>
          <w:t>Chương 5</w:t>
        </w:r>
        <w:r w:rsidR="00F02117">
          <w:rPr>
            <w:webHidden/>
          </w:rPr>
          <w:tab/>
        </w:r>
        <w:r>
          <w:rPr>
            <w:webHidden/>
          </w:rPr>
          <w:fldChar w:fldCharType="begin"/>
        </w:r>
        <w:r w:rsidR="00F02117">
          <w:rPr>
            <w:webHidden/>
          </w:rPr>
          <w:instrText xml:space="preserve"> PAGEREF _Toc266247126 \h </w:instrText>
        </w:r>
        <w:r>
          <w:rPr>
            <w:webHidden/>
          </w:rPr>
        </w:r>
        <w:r>
          <w:rPr>
            <w:webHidden/>
          </w:rPr>
          <w:fldChar w:fldCharType="separate"/>
        </w:r>
        <w:r w:rsidR="00F02117">
          <w:rPr>
            <w:webHidden/>
          </w:rPr>
          <w:t>61</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27" w:history="1">
        <w:r w:rsidR="00F02117" w:rsidRPr="006E35CC">
          <w:rPr>
            <w:rStyle w:val="Hyperlink"/>
            <w:rFonts w:ascii="Times New Roman" w:hAnsi="Times New Roman"/>
          </w:rPr>
          <w:t>Tổng kết</w:t>
        </w:r>
        <w:r w:rsidR="00F02117">
          <w:rPr>
            <w:webHidden/>
          </w:rPr>
          <w:tab/>
        </w:r>
        <w:r>
          <w:rPr>
            <w:webHidden/>
          </w:rPr>
          <w:fldChar w:fldCharType="begin"/>
        </w:r>
        <w:r w:rsidR="00F02117">
          <w:rPr>
            <w:webHidden/>
          </w:rPr>
          <w:instrText xml:space="preserve"> PAGEREF _Toc266247127 \h </w:instrText>
        </w:r>
        <w:r>
          <w:rPr>
            <w:webHidden/>
          </w:rPr>
        </w:r>
        <w:r>
          <w:rPr>
            <w:webHidden/>
          </w:rPr>
          <w:fldChar w:fldCharType="separate"/>
        </w:r>
        <w:r w:rsidR="00F02117">
          <w:rPr>
            <w:webHidden/>
          </w:rPr>
          <w:t>61</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128" w:history="1">
        <w:r w:rsidR="00F02117" w:rsidRPr="006E35CC">
          <w:rPr>
            <w:rStyle w:val="Hyperlink"/>
            <w:rFonts w:ascii="Times New Roman" w:hAnsi="Times New Roman"/>
          </w:rPr>
          <w:t>1.</w:t>
        </w:r>
        <w:r w:rsidR="00F02117">
          <w:rPr>
            <w:rFonts w:eastAsiaTheme="minorEastAsia" w:cstheme="minorBidi"/>
            <w:b w:val="0"/>
            <w:bCs w:val="0"/>
            <w:sz w:val="22"/>
            <w:szCs w:val="22"/>
            <w:lang w:val="en-US"/>
          </w:rPr>
          <w:tab/>
        </w:r>
        <w:r w:rsidR="00F02117" w:rsidRPr="006E35CC">
          <w:rPr>
            <w:rStyle w:val="Hyperlink"/>
            <w:rFonts w:ascii="Times New Roman" w:hAnsi="Times New Roman"/>
          </w:rPr>
          <w:t>Tóm tắt công việc đã làm</w:t>
        </w:r>
        <w:r w:rsidR="00F02117">
          <w:rPr>
            <w:webHidden/>
          </w:rPr>
          <w:tab/>
        </w:r>
        <w:r>
          <w:rPr>
            <w:webHidden/>
          </w:rPr>
          <w:fldChar w:fldCharType="begin"/>
        </w:r>
        <w:r w:rsidR="00F02117">
          <w:rPr>
            <w:webHidden/>
          </w:rPr>
          <w:instrText xml:space="preserve"> PAGEREF _Toc266247128 \h </w:instrText>
        </w:r>
        <w:r>
          <w:rPr>
            <w:webHidden/>
          </w:rPr>
        </w:r>
        <w:r>
          <w:rPr>
            <w:webHidden/>
          </w:rPr>
          <w:fldChar w:fldCharType="separate"/>
        </w:r>
        <w:r w:rsidR="00F02117">
          <w:rPr>
            <w:webHidden/>
          </w:rPr>
          <w:t>61</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29" w:history="1">
        <w:r w:rsidR="00F02117" w:rsidRPr="006E35CC">
          <w:rPr>
            <w:rStyle w:val="Hyperlink"/>
            <w:rFonts w:ascii="Times New Roman" w:hAnsi="Times New Roman"/>
          </w:rPr>
          <w:t>2. Đặc điểm của Công việc</w:t>
        </w:r>
        <w:r w:rsidR="00F02117">
          <w:rPr>
            <w:webHidden/>
          </w:rPr>
          <w:tab/>
        </w:r>
        <w:r>
          <w:rPr>
            <w:webHidden/>
          </w:rPr>
          <w:fldChar w:fldCharType="begin"/>
        </w:r>
        <w:r w:rsidR="00F02117">
          <w:rPr>
            <w:webHidden/>
          </w:rPr>
          <w:instrText xml:space="preserve"> PAGEREF _Toc266247129 \h </w:instrText>
        </w:r>
        <w:r>
          <w:rPr>
            <w:webHidden/>
          </w:rPr>
        </w:r>
        <w:r>
          <w:rPr>
            <w:webHidden/>
          </w:rPr>
          <w:fldChar w:fldCharType="separate"/>
        </w:r>
        <w:r w:rsidR="00F02117">
          <w:rPr>
            <w:webHidden/>
          </w:rPr>
          <w:t>61</w:t>
        </w:r>
        <w:r>
          <w:rPr>
            <w:webHidden/>
          </w:rPr>
          <w:fldChar w:fldCharType="end"/>
        </w:r>
      </w:hyperlink>
    </w:p>
    <w:p w:rsidR="00F02117" w:rsidRDefault="00D737D5">
      <w:pPr>
        <w:pStyle w:val="TOC2"/>
        <w:tabs>
          <w:tab w:val="right" w:leader="dot" w:pos="9017"/>
        </w:tabs>
        <w:rPr>
          <w:rFonts w:eastAsiaTheme="minorEastAsia" w:cstheme="minorBidi"/>
          <w:i w:val="0"/>
          <w:iCs w:val="0"/>
          <w:sz w:val="22"/>
          <w:szCs w:val="22"/>
          <w:lang w:val="en-US"/>
        </w:rPr>
      </w:pPr>
      <w:hyperlink w:anchor="_Toc266247130" w:history="1">
        <w:r w:rsidR="00F02117" w:rsidRPr="006E35CC">
          <w:rPr>
            <w:rStyle w:val="Hyperlink"/>
            <w:rFonts w:ascii="Times New Roman" w:hAnsi="Times New Roman"/>
          </w:rPr>
          <w:t>2.1. Nội dung</w:t>
        </w:r>
        <w:r w:rsidR="00F02117">
          <w:rPr>
            <w:webHidden/>
          </w:rPr>
          <w:tab/>
        </w:r>
        <w:r>
          <w:rPr>
            <w:webHidden/>
          </w:rPr>
          <w:fldChar w:fldCharType="begin"/>
        </w:r>
        <w:r w:rsidR="00F02117">
          <w:rPr>
            <w:webHidden/>
          </w:rPr>
          <w:instrText xml:space="preserve"> PAGEREF _Toc266247130 \h </w:instrText>
        </w:r>
        <w:r>
          <w:rPr>
            <w:webHidden/>
          </w:rPr>
        </w:r>
        <w:r>
          <w:rPr>
            <w:webHidden/>
          </w:rPr>
          <w:fldChar w:fldCharType="separate"/>
        </w:r>
        <w:r w:rsidR="00F02117">
          <w:rPr>
            <w:webHidden/>
          </w:rPr>
          <w:t>61</w:t>
        </w:r>
        <w:r>
          <w:rPr>
            <w:webHidden/>
          </w:rPr>
          <w:fldChar w:fldCharType="end"/>
        </w:r>
      </w:hyperlink>
    </w:p>
    <w:p w:rsidR="00F02117" w:rsidRDefault="00D737D5">
      <w:pPr>
        <w:pStyle w:val="TOC2"/>
        <w:tabs>
          <w:tab w:val="right" w:leader="dot" w:pos="9017"/>
        </w:tabs>
        <w:rPr>
          <w:rFonts w:eastAsiaTheme="minorEastAsia" w:cstheme="minorBidi"/>
          <w:i w:val="0"/>
          <w:iCs w:val="0"/>
          <w:sz w:val="22"/>
          <w:szCs w:val="22"/>
          <w:lang w:val="en-US"/>
        </w:rPr>
      </w:pPr>
      <w:hyperlink w:anchor="_Toc266247131" w:history="1">
        <w:r w:rsidR="00F02117" w:rsidRPr="006E35CC">
          <w:rPr>
            <w:rStyle w:val="Hyperlink"/>
            <w:rFonts w:ascii="Times New Roman" w:hAnsi="Times New Roman"/>
          </w:rPr>
          <w:t>2.</w:t>
        </w:r>
        <w:r w:rsidR="00F02117" w:rsidRPr="006E35CC">
          <w:rPr>
            <w:rStyle w:val="Hyperlink"/>
            <w:rFonts w:ascii="Times New Roman" w:hAnsi="Times New Roman"/>
            <w:lang w:val="en-US"/>
          </w:rPr>
          <w:t>2</w:t>
        </w:r>
        <w:r w:rsidR="00F02117" w:rsidRPr="006E35CC">
          <w:rPr>
            <w:rStyle w:val="Hyperlink"/>
            <w:rFonts w:ascii="Times New Roman" w:hAnsi="Times New Roman"/>
          </w:rPr>
          <w:t>. Hướng phát triển nhằm giải quyết những hạn chế về mặt nội dung</w:t>
        </w:r>
        <w:r w:rsidR="00F02117">
          <w:rPr>
            <w:webHidden/>
          </w:rPr>
          <w:tab/>
        </w:r>
        <w:r>
          <w:rPr>
            <w:webHidden/>
          </w:rPr>
          <w:fldChar w:fldCharType="begin"/>
        </w:r>
        <w:r w:rsidR="00F02117">
          <w:rPr>
            <w:webHidden/>
          </w:rPr>
          <w:instrText xml:space="preserve"> PAGEREF _Toc266247131 \h </w:instrText>
        </w:r>
        <w:r>
          <w:rPr>
            <w:webHidden/>
          </w:rPr>
        </w:r>
        <w:r>
          <w:rPr>
            <w:webHidden/>
          </w:rPr>
          <w:fldChar w:fldCharType="separate"/>
        </w:r>
        <w:r w:rsidR="00F02117">
          <w:rPr>
            <w:webHidden/>
          </w:rPr>
          <w:t>63</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32" w:history="1">
        <w:r w:rsidR="00F02117" w:rsidRPr="006E35CC">
          <w:rPr>
            <w:rStyle w:val="Hyperlink"/>
            <w:rFonts w:ascii="Times New Roman" w:hAnsi="Times New Roman"/>
            <w:lang w:val="en-US"/>
          </w:rPr>
          <w:t>LỜI KẾT</w:t>
        </w:r>
        <w:r w:rsidR="00F02117">
          <w:rPr>
            <w:webHidden/>
          </w:rPr>
          <w:tab/>
        </w:r>
        <w:r>
          <w:rPr>
            <w:webHidden/>
          </w:rPr>
          <w:fldChar w:fldCharType="begin"/>
        </w:r>
        <w:r w:rsidR="00F02117">
          <w:rPr>
            <w:webHidden/>
          </w:rPr>
          <w:instrText xml:space="preserve"> PAGEREF _Toc266247132 \h </w:instrText>
        </w:r>
        <w:r>
          <w:rPr>
            <w:webHidden/>
          </w:rPr>
        </w:r>
        <w:r>
          <w:rPr>
            <w:webHidden/>
          </w:rPr>
          <w:fldChar w:fldCharType="separate"/>
        </w:r>
        <w:r w:rsidR="00F02117">
          <w:rPr>
            <w:webHidden/>
          </w:rPr>
          <w:t>64</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33" w:history="1">
        <w:r w:rsidR="00F02117" w:rsidRPr="006E35CC">
          <w:rPr>
            <w:rStyle w:val="Hyperlink"/>
            <w:rFonts w:ascii="Times New Roman" w:hAnsi="Times New Roman"/>
            <w:lang w:val="en-US"/>
          </w:rPr>
          <w:t>PHỤ LỤC</w:t>
        </w:r>
        <w:r w:rsidR="00F02117">
          <w:rPr>
            <w:webHidden/>
          </w:rPr>
          <w:tab/>
        </w:r>
        <w:r>
          <w:rPr>
            <w:webHidden/>
          </w:rPr>
          <w:fldChar w:fldCharType="begin"/>
        </w:r>
        <w:r w:rsidR="00F02117">
          <w:rPr>
            <w:webHidden/>
          </w:rPr>
          <w:instrText xml:space="preserve"> PAGEREF _Toc266247133 \h </w:instrText>
        </w:r>
        <w:r>
          <w:rPr>
            <w:webHidden/>
          </w:rPr>
        </w:r>
        <w:r>
          <w:rPr>
            <w:webHidden/>
          </w:rPr>
          <w:fldChar w:fldCharType="separate"/>
        </w:r>
        <w:r w:rsidR="00F02117">
          <w:rPr>
            <w:webHidden/>
          </w:rPr>
          <w:t>65</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34" w:history="1">
        <w:r w:rsidR="00F02117" w:rsidRPr="006E35CC">
          <w:rPr>
            <w:rStyle w:val="Hyperlink"/>
            <w:rFonts w:ascii="Times New Roman" w:hAnsi="Times New Roman"/>
            <w:lang w:val="en-US"/>
          </w:rPr>
          <w:t>1. Các sản phẩm ứng dụng sử dụng XPDL</w:t>
        </w:r>
        <w:r w:rsidR="00F02117">
          <w:rPr>
            <w:webHidden/>
          </w:rPr>
          <w:tab/>
        </w:r>
        <w:r>
          <w:rPr>
            <w:webHidden/>
          </w:rPr>
          <w:fldChar w:fldCharType="begin"/>
        </w:r>
        <w:r w:rsidR="00F02117">
          <w:rPr>
            <w:webHidden/>
          </w:rPr>
          <w:instrText xml:space="preserve"> PAGEREF _Toc266247134 \h </w:instrText>
        </w:r>
        <w:r>
          <w:rPr>
            <w:webHidden/>
          </w:rPr>
        </w:r>
        <w:r>
          <w:rPr>
            <w:webHidden/>
          </w:rPr>
          <w:fldChar w:fldCharType="separate"/>
        </w:r>
        <w:r w:rsidR="00F02117">
          <w:rPr>
            <w:webHidden/>
          </w:rPr>
          <w:t>65</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35" w:history="1">
        <w:r w:rsidR="00F02117" w:rsidRPr="006E35CC">
          <w:rPr>
            <w:rStyle w:val="Hyperlink"/>
            <w:rFonts w:ascii="Times New Roman" w:hAnsi="Times New Roman"/>
            <w:lang w:val="en-US"/>
          </w:rPr>
          <w:t>2. XML Schema</w:t>
        </w:r>
        <w:r w:rsidR="00F02117">
          <w:rPr>
            <w:webHidden/>
          </w:rPr>
          <w:tab/>
        </w:r>
        <w:r>
          <w:rPr>
            <w:webHidden/>
          </w:rPr>
          <w:fldChar w:fldCharType="begin"/>
        </w:r>
        <w:r w:rsidR="00F02117">
          <w:rPr>
            <w:webHidden/>
          </w:rPr>
          <w:instrText xml:space="preserve"> PAGEREF _Toc266247135 \h </w:instrText>
        </w:r>
        <w:r>
          <w:rPr>
            <w:webHidden/>
          </w:rPr>
        </w:r>
        <w:r>
          <w:rPr>
            <w:webHidden/>
          </w:rPr>
          <w:fldChar w:fldCharType="separate"/>
        </w:r>
        <w:r w:rsidR="00F02117">
          <w:rPr>
            <w:webHidden/>
          </w:rPr>
          <w:t>67</w:t>
        </w:r>
        <w:r>
          <w:rPr>
            <w:webHidden/>
          </w:rPr>
          <w:fldChar w:fldCharType="end"/>
        </w:r>
      </w:hyperlink>
    </w:p>
    <w:p w:rsidR="00F02117" w:rsidRDefault="00D737D5">
      <w:pPr>
        <w:pStyle w:val="TOC1"/>
        <w:tabs>
          <w:tab w:val="right" w:leader="dot" w:pos="9017"/>
        </w:tabs>
        <w:rPr>
          <w:rFonts w:eastAsiaTheme="minorEastAsia" w:cstheme="minorBidi"/>
          <w:b w:val="0"/>
          <w:bCs w:val="0"/>
          <w:sz w:val="22"/>
          <w:szCs w:val="22"/>
          <w:lang w:val="en-US"/>
        </w:rPr>
      </w:pPr>
      <w:hyperlink w:anchor="_Toc266247136" w:history="1">
        <w:r w:rsidR="00F02117" w:rsidRPr="006E35CC">
          <w:rPr>
            <w:rStyle w:val="Hyperlink"/>
            <w:rFonts w:ascii="Times New Roman" w:hAnsi="Times New Roman"/>
            <w:lang w:val="en-US"/>
          </w:rPr>
          <w:t>3. Định dạng mẫu tập tin Designer trong WF</w:t>
        </w:r>
        <w:r w:rsidR="00F02117">
          <w:rPr>
            <w:webHidden/>
          </w:rPr>
          <w:tab/>
        </w:r>
        <w:r>
          <w:rPr>
            <w:webHidden/>
          </w:rPr>
          <w:fldChar w:fldCharType="begin"/>
        </w:r>
        <w:r w:rsidR="00F02117">
          <w:rPr>
            <w:webHidden/>
          </w:rPr>
          <w:instrText xml:space="preserve"> PAGEREF _Toc266247136 \h </w:instrText>
        </w:r>
        <w:r>
          <w:rPr>
            <w:webHidden/>
          </w:rPr>
        </w:r>
        <w:r>
          <w:rPr>
            <w:webHidden/>
          </w:rPr>
          <w:fldChar w:fldCharType="separate"/>
        </w:r>
        <w:r w:rsidR="00F02117">
          <w:rPr>
            <w:webHidden/>
          </w:rPr>
          <w:t>73</w:t>
        </w:r>
        <w:r>
          <w:rPr>
            <w:webHidden/>
          </w:rPr>
          <w:fldChar w:fldCharType="end"/>
        </w:r>
      </w:hyperlink>
    </w:p>
    <w:p w:rsidR="00F02117" w:rsidRDefault="00D737D5">
      <w:pPr>
        <w:pStyle w:val="TOC1"/>
        <w:tabs>
          <w:tab w:val="left" w:pos="440"/>
          <w:tab w:val="right" w:leader="dot" w:pos="9017"/>
        </w:tabs>
        <w:rPr>
          <w:rFonts w:eastAsiaTheme="minorEastAsia" w:cstheme="minorBidi"/>
          <w:b w:val="0"/>
          <w:bCs w:val="0"/>
          <w:sz w:val="22"/>
          <w:szCs w:val="22"/>
          <w:lang w:val="en-US"/>
        </w:rPr>
      </w:pPr>
      <w:hyperlink w:anchor="_Toc266247137" w:history="1">
        <w:r w:rsidR="00F02117" w:rsidRPr="006E35CC">
          <w:rPr>
            <w:rStyle w:val="Hyperlink"/>
            <w:rFonts w:ascii="Times New Roman" w:hAnsi="Times New Roman"/>
          </w:rPr>
          <w:t>3.</w:t>
        </w:r>
        <w:r w:rsidR="00F02117">
          <w:rPr>
            <w:rFonts w:eastAsiaTheme="minorEastAsia" w:cstheme="minorBidi"/>
            <w:b w:val="0"/>
            <w:bCs w:val="0"/>
            <w:sz w:val="22"/>
            <w:szCs w:val="22"/>
            <w:lang w:val="en-US"/>
          </w:rPr>
          <w:tab/>
        </w:r>
        <w:r w:rsidR="00F02117" w:rsidRPr="006E35CC">
          <w:rPr>
            <w:rStyle w:val="Hyperlink"/>
            <w:rFonts w:ascii="Times New Roman" w:hAnsi="Times New Roman"/>
            <w:i/>
          </w:rPr>
          <w:t xml:space="preserve">WfMC </w:t>
        </w:r>
        <w:r w:rsidR="00F02117" w:rsidRPr="006E35CC">
          <w:rPr>
            <w:rStyle w:val="Hyperlink"/>
            <w:rFonts w:ascii="Times New Roman" w:hAnsi="Times New Roman"/>
          </w:rPr>
          <w:t>vs. WWF - Các tiêu chuẩn:</w:t>
        </w:r>
        <w:r w:rsidR="00F02117">
          <w:rPr>
            <w:webHidden/>
          </w:rPr>
          <w:tab/>
        </w:r>
        <w:r>
          <w:rPr>
            <w:webHidden/>
          </w:rPr>
          <w:fldChar w:fldCharType="begin"/>
        </w:r>
        <w:r w:rsidR="00F02117">
          <w:rPr>
            <w:webHidden/>
          </w:rPr>
          <w:instrText xml:space="preserve"> PAGEREF _Toc266247137 \h </w:instrText>
        </w:r>
        <w:r>
          <w:rPr>
            <w:webHidden/>
          </w:rPr>
        </w:r>
        <w:r>
          <w:rPr>
            <w:webHidden/>
          </w:rPr>
          <w:fldChar w:fldCharType="separate"/>
        </w:r>
        <w:r w:rsidR="00F02117">
          <w:rPr>
            <w:webHidden/>
          </w:rPr>
          <w:t>76</w:t>
        </w:r>
        <w:r>
          <w:rPr>
            <w:webHidden/>
          </w:rPr>
          <w:fldChar w:fldCharType="end"/>
        </w:r>
      </w:hyperlink>
    </w:p>
    <w:p w:rsidR="00F02117" w:rsidRDefault="00D737D5">
      <w:pPr>
        <w:pStyle w:val="TOC2"/>
        <w:tabs>
          <w:tab w:val="right" w:leader="dot" w:pos="9017"/>
        </w:tabs>
        <w:rPr>
          <w:rFonts w:eastAsiaTheme="minorEastAsia" w:cstheme="minorBidi"/>
          <w:i w:val="0"/>
          <w:iCs w:val="0"/>
          <w:sz w:val="22"/>
          <w:szCs w:val="22"/>
          <w:lang w:val="en-US"/>
        </w:rPr>
      </w:pPr>
      <w:hyperlink w:anchor="_Toc266247138" w:history="1">
        <w:r w:rsidR="00F02117" w:rsidRPr="006E35CC">
          <w:rPr>
            <w:rStyle w:val="Hyperlink"/>
            <w:rFonts w:ascii="Times New Roman" w:hAnsi="Times New Roman"/>
            <w:b/>
            <w:lang w:val="en-US"/>
          </w:rPr>
          <w:t xml:space="preserve">3.1. </w:t>
        </w:r>
        <w:r w:rsidR="00F02117" w:rsidRPr="006E35CC">
          <w:rPr>
            <w:rStyle w:val="Hyperlink"/>
            <w:rFonts w:ascii="Times New Roman" w:hAnsi="Times New Roman"/>
            <w:b/>
          </w:rPr>
          <w:t>Biểu diễn mô hình Workflow:</w:t>
        </w:r>
        <w:r w:rsidR="00F02117">
          <w:rPr>
            <w:webHidden/>
          </w:rPr>
          <w:tab/>
        </w:r>
        <w:r>
          <w:rPr>
            <w:webHidden/>
          </w:rPr>
          <w:fldChar w:fldCharType="begin"/>
        </w:r>
        <w:r w:rsidR="00F02117">
          <w:rPr>
            <w:webHidden/>
          </w:rPr>
          <w:instrText xml:space="preserve"> PAGEREF _Toc266247138 \h </w:instrText>
        </w:r>
        <w:r>
          <w:rPr>
            <w:webHidden/>
          </w:rPr>
        </w:r>
        <w:r>
          <w:rPr>
            <w:webHidden/>
          </w:rPr>
          <w:fldChar w:fldCharType="separate"/>
        </w:r>
        <w:r w:rsidR="00F02117">
          <w:rPr>
            <w:webHidden/>
          </w:rPr>
          <w:t>76</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39" w:history="1">
        <w:r w:rsidR="00F02117" w:rsidRPr="006E35CC">
          <w:rPr>
            <w:rStyle w:val="Hyperlink"/>
            <w:rFonts w:ascii="Times New Roman" w:hAnsi="Times New Roman"/>
            <w:b/>
            <w:i/>
            <w:lang w:val="en-US"/>
          </w:rPr>
          <w:t>3.1.1.</w:t>
        </w:r>
        <w:r w:rsidR="00F02117">
          <w:rPr>
            <w:rFonts w:eastAsiaTheme="minorEastAsia" w:cstheme="minorBidi"/>
            <w:sz w:val="22"/>
            <w:szCs w:val="22"/>
            <w:lang w:val="en-US"/>
          </w:rPr>
          <w:tab/>
        </w:r>
        <w:r w:rsidR="00F02117" w:rsidRPr="006E35CC">
          <w:rPr>
            <w:rStyle w:val="Hyperlink"/>
            <w:rFonts w:ascii="Times New Roman" w:hAnsi="Times New Roman"/>
            <w:b/>
            <w:i/>
            <w:lang w:val="en-US"/>
          </w:rPr>
          <w:t>WfMC: XPDL và Wf-XML:</w:t>
        </w:r>
        <w:r w:rsidR="00F02117">
          <w:rPr>
            <w:webHidden/>
          </w:rPr>
          <w:tab/>
        </w:r>
        <w:r>
          <w:rPr>
            <w:webHidden/>
          </w:rPr>
          <w:fldChar w:fldCharType="begin"/>
        </w:r>
        <w:r w:rsidR="00F02117">
          <w:rPr>
            <w:webHidden/>
          </w:rPr>
          <w:instrText xml:space="preserve"> PAGEREF _Toc266247139 \h </w:instrText>
        </w:r>
        <w:r>
          <w:rPr>
            <w:webHidden/>
          </w:rPr>
        </w:r>
        <w:r>
          <w:rPr>
            <w:webHidden/>
          </w:rPr>
          <w:fldChar w:fldCharType="separate"/>
        </w:r>
        <w:r w:rsidR="00F02117">
          <w:rPr>
            <w:webHidden/>
          </w:rPr>
          <w:t>76</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0" w:history="1">
        <w:r w:rsidR="00F02117" w:rsidRPr="006E35CC">
          <w:rPr>
            <w:rStyle w:val="Hyperlink"/>
            <w:rFonts w:ascii="Times New Roman" w:hAnsi="Times New Roman"/>
            <w:b/>
            <w:i/>
          </w:rPr>
          <w:t>3.1.1.1.</w:t>
        </w:r>
        <w:r w:rsidR="00F02117">
          <w:rPr>
            <w:rFonts w:eastAsiaTheme="minorEastAsia" w:cstheme="minorBidi"/>
            <w:sz w:val="22"/>
            <w:szCs w:val="22"/>
            <w:lang w:val="en-US"/>
          </w:rPr>
          <w:tab/>
        </w:r>
        <w:r w:rsidR="00F02117" w:rsidRPr="006E35CC">
          <w:rPr>
            <w:rStyle w:val="Hyperlink"/>
            <w:rFonts w:ascii="Times New Roman" w:hAnsi="Times New Roman"/>
            <w:b/>
            <w:i/>
          </w:rPr>
          <w:t>XPDL</w:t>
        </w:r>
        <w:r w:rsidR="00F02117" w:rsidRPr="006E35CC">
          <w:rPr>
            <w:rStyle w:val="Hyperlink"/>
            <w:rFonts w:ascii="Times New Roman" w:hAnsi="Times New Roman"/>
            <w:b/>
          </w:rPr>
          <w:t>:</w:t>
        </w:r>
        <w:r w:rsidR="00F02117">
          <w:rPr>
            <w:webHidden/>
          </w:rPr>
          <w:tab/>
        </w:r>
        <w:r>
          <w:rPr>
            <w:webHidden/>
          </w:rPr>
          <w:fldChar w:fldCharType="begin"/>
        </w:r>
        <w:r w:rsidR="00F02117">
          <w:rPr>
            <w:webHidden/>
          </w:rPr>
          <w:instrText xml:space="preserve"> PAGEREF _Toc266247140 \h </w:instrText>
        </w:r>
        <w:r>
          <w:rPr>
            <w:webHidden/>
          </w:rPr>
        </w:r>
        <w:r>
          <w:rPr>
            <w:webHidden/>
          </w:rPr>
          <w:fldChar w:fldCharType="separate"/>
        </w:r>
        <w:r w:rsidR="00F02117">
          <w:rPr>
            <w:webHidden/>
          </w:rPr>
          <w:t>76</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1" w:history="1">
        <w:r w:rsidR="00F02117" w:rsidRPr="006E35CC">
          <w:rPr>
            <w:rStyle w:val="Hyperlink"/>
            <w:rFonts w:ascii="Times New Roman" w:hAnsi="Times New Roman"/>
            <w:b/>
            <w:i/>
          </w:rPr>
          <w:t>3.1.1.2.</w:t>
        </w:r>
        <w:r w:rsidR="00F02117">
          <w:rPr>
            <w:rFonts w:eastAsiaTheme="minorEastAsia" w:cstheme="minorBidi"/>
            <w:sz w:val="22"/>
            <w:szCs w:val="22"/>
            <w:lang w:val="en-US"/>
          </w:rPr>
          <w:tab/>
        </w:r>
        <w:r w:rsidR="00F02117" w:rsidRPr="006E35CC">
          <w:rPr>
            <w:rStyle w:val="Hyperlink"/>
            <w:rFonts w:ascii="Times New Roman" w:hAnsi="Times New Roman"/>
            <w:b/>
            <w:i/>
          </w:rPr>
          <w:t>Wf-XML:</w:t>
        </w:r>
        <w:r w:rsidR="00F02117">
          <w:rPr>
            <w:webHidden/>
          </w:rPr>
          <w:tab/>
        </w:r>
        <w:r>
          <w:rPr>
            <w:webHidden/>
          </w:rPr>
          <w:fldChar w:fldCharType="begin"/>
        </w:r>
        <w:r w:rsidR="00F02117">
          <w:rPr>
            <w:webHidden/>
          </w:rPr>
          <w:instrText xml:space="preserve"> PAGEREF _Toc266247141 \h </w:instrText>
        </w:r>
        <w:r>
          <w:rPr>
            <w:webHidden/>
          </w:rPr>
        </w:r>
        <w:r>
          <w:rPr>
            <w:webHidden/>
          </w:rPr>
          <w:fldChar w:fldCharType="separate"/>
        </w:r>
        <w:r w:rsidR="00F02117">
          <w:rPr>
            <w:webHidden/>
          </w:rPr>
          <w:t>77</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42" w:history="1">
        <w:r w:rsidR="00F02117" w:rsidRPr="006E35CC">
          <w:rPr>
            <w:rStyle w:val="Hyperlink"/>
            <w:rFonts w:ascii="Times New Roman" w:hAnsi="Times New Roman"/>
            <w:b/>
            <w:lang w:val="en-US"/>
          </w:rPr>
          <w:t>3.1.2.</w:t>
        </w:r>
        <w:r w:rsidR="00F02117">
          <w:rPr>
            <w:rFonts w:eastAsiaTheme="minorEastAsia" w:cstheme="minorBidi"/>
            <w:sz w:val="22"/>
            <w:szCs w:val="22"/>
            <w:lang w:val="en-US"/>
          </w:rPr>
          <w:tab/>
        </w:r>
        <w:r w:rsidR="00F02117" w:rsidRPr="006E35CC">
          <w:rPr>
            <w:rStyle w:val="Hyperlink"/>
            <w:rFonts w:ascii="Times New Roman" w:hAnsi="Times New Roman"/>
            <w:b/>
            <w:lang w:val="en-US"/>
          </w:rPr>
          <w:t>WF: C#, VB hay XAML</w:t>
        </w:r>
        <w:r w:rsidR="00F02117">
          <w:rPr>
            <w:webHidden/>
          </w:rPr>
          <w:tab/>
        </w:r>
        <w:r>
          <w:rPr>
            <w:webHidden/>
          </w:rPr>
          <w:fldChar w:fldCharType="begin"/>
        </w:r>
        <w:r w:rsidR="00F02117">
          <w:rPr>
            <w:webHidden/>
          </w:rPr>
          <w:instrText xml:space="preserve"> PAGEREF _Toc266247142 \h </w:instrText>
        </w:r>
        <w:r>
          <w:rPr>
            <w:webHidden/>
          </w:rPr>
        </w:r>
        <w:r>
          <w:rPr>
            <w:webHidden/>
          </w:rPr>
          <w:fldChar w:fldCharType="separate"/>
        </w:r>
        <w:r w:rsidR="00F02117">
          <w:rPr>
            <w:webHidden/>
          </w:rPr>
          <w:t>77</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3" w:history="1">
        <w:r w:rsidR="00F02117" w:rsidRPr="006E35CC">
          <w:rPr>
            <w:rStyle w:val="Hyperlink"/>
            <w:rFonts w:ascii="Times New Roman" w:hAnsi="Times New Roman"/>
            <w:b/>
            <w:i/>
          </w:rPr>
          <w:t>3.1.2.1.</w:t>
        </w:r>
        <w:r w:rsidR="00F02117">
          <w:rPr>
            <w:rFonts w:eastAsiaTheme="minorEastAsia" w:cstheme="minorBidi"/>
            <w:sz w:val="22"/>
            <w:szCs w:val="22"/>
            <w:lang w:val="en-US"/>
          </w:rPr>
          <w:tab/>
        </w:r>
        <w:r w:rsidR="00F02117" w:rsidRPr="006E35CC">
          <w:rPr>
            <w:rStyle w:val="Hyperlink"/>
            <w:rFonts w:ascii="Times New Roman" w:hAnsi="Times New Roman"/>
            <w:b/>
          </w:rPr>
          <w:t>C#, VB.net:</w:t>
        </w:r>
        <w:r w:rsidR="00F02117">
          <w:rPr>
            <w:webHidden/>
          </w:rPr>
          <w:tab/>
        </w:r>
        <w:r>
          <w:rPr>
            <w:webHidden/>
          </w:rPr>
          <w:fldChar w:fldCharType="begin"/>
        </w:r>
        <w:r w:rsidR="00F02117">
          <w:rPr>
            <w:webHidden/>
          </w:rPr>
          <w:instrText xml:space="preserve"> PAGEREF _Toc266247143 \h </w:instrText>
        </w:r>
        <w:r>
          <w:rPr>
            <w:webHidden/>
          </w:rPr>
        </w:r>
        <w:r>
          <w:rPr>
            <w:webHidden/>
          </w:rPr>
          <w:fldChar w:fldCharType="separate"/>
        </w:r>
        <w:r w:rsidR="00F02117">
          <w:rPr>
            <w:webHidden/>
          </w:rPr>
          <w:t>77</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4" w:history="1">
        <w:r w:rsidR="00F02117" w:rsidRPr="006E35CC">
          <w:rPr>
            <w:rStyle w:val="Hyperlink"/>
            <w:rFonts w:ascii="Times New Roman" w:hAnsi="Times New Roman"/>
            <w:b/>
            <w:i/>
            <w:lang w:val="en-US"/>
          </w:rPr>
          <w:t>3.1.2.2.</w:t>
        </w:r>
        <w:r w:rsidR="00F02117">
          <w:rPr>
            <w:rFonts w:eastAsiaTheme="minorEastAsia" w:cstheme="minorBidi"/>
            <w:sz w:val="22"/>
            <w:szCs w:val="22"/>
            <w:lang w:val="en-US"/>
          </w:rPr>
          <w:tab/>
        </w:r>
        <w:r w:rsidR="00F02117" w:rsidRPr="006E35CC">
          <w:rPr>
            <w:rStyle w:val="Hyperlink"/>
            <w:rFonts w:ascii="Times New Roman" w:hAnsi="Times New Roman"/>
            <w:b/>
            <w:i/>
            <w:lang w:val="en-US"/>
          </w:rPr>
          <w:t>XAML</w:t>
        </w:r>
        <w:r w:rsidR="00F02117" w:rsidRPr="006E35CC">
          <w:rPr>
            <w:rStyle w:val="Hyperlink"/>
            <w:rFonts w:ascii="Times New Roman" w:hAnsi="Times New Roman"/>
            <w:b/>
            <w:lang w:val="en-US"/>
          </w:rPr>
          <w:t>:</w:t>
        </w:r>
        <w:r w:rsidR="00F02117">
          <w:rPr>
            <w:webHidden/>
          </w:rPr>
          <w:tab/>
        </w:r>
        <w:r>
          <w:rPr>
            <w:webHidden/>
          </w:rPr>
          <w:fldChar w:fldCharType="begin"/>
        </w:r>
        <w:r w:rsidR="00F02117">
          <w:rPr>
            <w:webHidden/>
          </w:rPr>
          <w:instrText xml:space="preserve"> PAGEREF _Toc266247144 \h </w:instrText>
        </w:r>
        <w:r>
          <w:rPr>
            <w:webHidden/>
          </w:rPr>
        </w:r>
        <w:r>
          <w:rPr>
            <w:webHidden/>
          </w:rPr>
          <w:fldChar w:fldCharType="separate"/>
        </w:r>
        <w:r w:rsidR="00F02117">
          <w:rPr>
            <w:webHidden/>
          </w:rPr>
          <w:t>78</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45" w:history="1">
        <w:r w:rsidR="00F02117" w:rsidRPr="006E35CC">
          <w:rPr>
            <w:rStyle w:val="Hyperlink"/>
            <w:rFonts w:ascii="Times New Roman" w:hAnsi="Times New Roman"/>
            <w:b/>
          </w:rPr>
          <w:t>3.1.3.</w:t>
        </w:r>
        <w:r w:rsidR="00F02117">
          <w:rPr>
            <w:rFonts w:eastAsiaTheme="minorEastAsia" w:cstheme="minorBidi"/>
            <w:sz w:val="22"/>
            <w:szCs w:val="22"/>
            <w:lang w:val="en-US"/>
          </w:rPr>
          <w:tab/>
        </w:r>
        <w:r w:rsidR="00F02117" w:rsidRPr="006E35CC">
          <w:rPr>
            <w:rStyle w:val="Hyperlink"/>
            <w:rFonts w:ascii="Times New Roman" w:hAnsi="Times New Roman"/>
            <w:b/>
          </w:rPr>
          <w:t>So sánh:</w:t>
        </w:r>
        <w:r w:rsidR="00F02117">
          <w:rPr>
            <w:webHidden/>
          </w:rPr>
          <w:tab/>
        </w:r>
        <w:r>
          <w:rPr>
            <w:webHidden/>
          </w:rPr>
          <w:fldChar w:fldCharType="begin"/>
        </w:r>
        <w:r w:rsidR="00F02117">
          <w:rPr>
            <w:webHidden/>
          </w:rPr>
          <w:instrText xml:space="preserve"> PAGEREF _Toc266247145 \h </w:instrText>
        </w:r>
        <w:r>
          <w:rPr>
            <w:webHidden/>
          </w:rPr>
        </w:r>
        <w:r>
          <w:rPr>
            <w:webHidden/>
          </w:rPr>
          <w:fldChar w:fldCharType="separate"/>
        </w:r>
        <w:r w:rsidR="00F02117">
          <w:rPr>
            <w:webHidden/>
          </w:rPr>
          <w:t>79</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146" w:history="1">
        <w:r w:rsidR="00F02117" w:rsidRPr="006E35CC">
          <w:rPr>
            <w:rStyle w:val="Hyperlink"/>
            <w:rFonts w:ascii="Times New Roman" w:hAnsi="Times New Roman"/>
            <w:b/>
            <w:lang w:val="en-US"/>
          </w:rPr>
          <w:t>3.2.</w:t>
        </w:r>
        <w:r w:rsidR="00F02117">
          <w:rPr>
            <w:rFonts w:eastAsiaTheme="minorEastAsia" w:cstheme="minorBidi"/>
            <w:i w:val="0"/>
            <w:iCs w:val="0"/>
            <w:sz w:val="22"/>
            <w:szCs w:val="22"/>
            <w:lang w:val="en-US"/>
          </w:rPr>
          <w:tab/>
        </w:r>
        <w:r w:rsidR="00F02117" w:rsidRPr="006E35CC">
          <w:rPr>
            <w:rStyle w:val="Hyperlink"/>
            <w:rFonts w:ascii="Times New Roman" w:hAnsi="Times New Roman"/>
            <w:b/>
            <w:lang w:val="en-US"/>
          </w:rPr>
          <w:t>Các loại workflow</w:t>
        </w:r>
        <w:r w:rsidR="00F02117">
          <w:rPr>
            <w:webHidden/>
          </w:rPr>
          <w:tab/>
        </w:r>
        <w:r>
          <w:rPr>
            <w:webHidden/>
          </w:rPr>
          <w:fldChar w:fldCharType="begin"/>
        </w:r>
        <w:r w:rsidR="00F02117">
          <w:rPr>
            <w:webHidden/>
          </w:rPr>
          <w:instrText xml:space="preserve"> PAGEREF _Toc266247146 \h </w:instrText>
        </w:r>
        <w:r>
          <w:rPr>
            <w:webHidden/>
          </w:rPr>
        </w:r>
        <w:r>
          <w:rPr>
            <w:webHidden/>
          </w:rPr>
          <w:fldChar w:fldCharType="separate"/>
        </w:r>
        <w:r w:rsidR="00F02117">
          <w:rPr>
            <w:webHidden/>
          </w:rPr>
          <w:t>80</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47" w:history="1">
        <w:r w:rsidR="00F02117" w:rsidRPr="006E35CC">
          <w:rPr>
            <w:rStyle w:val="Hyperlink"/>
            <w:rFonts w:ascii="Times New Roman" w:hAnsi="Times New Roman"/>
            <w:b/>
            <w:i/>
            <w:lang w:val="en-US"/>
          </w:rPr>
          <w:t>3.2.1.</w:t>
        </w:r>
        <w:r w:rsidR="00F02117">
          <w:rPr>
            <w:rFonts w:eastAsiaTheme="minorEastAsia" w:cstheme="minorBidi"/>
            <w:sz w:val="22"/>
            <w:szCs w:val="22"/>
            <w:lang w:val="en-US"/>
          </w:rPr>
          <w:tab/>
        </w:r>
        <w:r w:rsidR="00F02117" w:rsidRPr="006E35CC">
          <w:rPr>
            <w:rStyle w:val="Hyperlink"/>
            <w:rFonts w:ascii="Times New Roman" w:hAnsi="Times New Roman"/>
            <w:b/>
            <w:i/>
            <w:lang w:val="en-US"/>
          </w:rPr>
          <w:t>Theo WfMC</w:t>
        </w:r>
        <w:r w:rsidR="00F02117">
          <w:rPr>
            <w:webHidden/>
          </w:rPr>
          <w:tab/>
        </w:r>
        <w:r>
          <w:rPr>
            <w:webHidden/>
          </w:rPr>
          <w:fldChar w:fldCharType="begin"/>
        </w:r>
        <w:r w:rsidR="00F02117">
          <w:rPr>
            <w:webHidden/>
          </w:rPr>
          <w:instrText xml:space="preserve"> PAGEREF _Toc266247147 \h </w:instrText>
        </w:r>
        <w:r>
          <w:rPr>
            <w:webHidden/>
          </w:rPr>
        </w:r>
        <w:r>
          <w:rPr>
            <w:webHidden/>
          </w:rPr>
          <w:fldChar w:fldCharType="separate"/>
        </w:r>
        <w:r w:rsidR="00F02117">
          <w:rPr>
            <w:webHidden/>
          </w:rPr>
          <w:t>80</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8" w:history="1">
        <w:r w:rsidR="00F02117" w:rsidRPr="006E35CC">
          <w:rPr>
            <w:rStyle w:val="Hyperlink"/>
            <w:rFonts w:ascii="Times New Roman" w:hAnsi="Times New Roman"/>
            <w:b/>
            <w:bCs/>
            <w:i/>
          </w:rPr>
          <w:t>3.2.1.1.</w:t>
        </w:r>
        <w:r w:rsidR="00F02117">
          <w:rPr>
            <w:rFonts w:eastAsiaTheme="minorEastAsia" w:cstheme="minorBidi"/>
            <w:sz w:val="22"/>
            <w:szCs w:val="22"/>
            <w:lang w:val="en-US"/>
          </w:rPr>
          <w:tab/>
        </w:r>
        <w:r w:rsidR="00F02117" w:rsidRPr="006E35CC">
          <w:rPr>
            <w:rStyle w:val="Hyperlink"/>
            <w:rFonts w:ascii="Times New Roman" w:hAnsi="Times New Roman"/>
            <w:b/>
            <w:bCs/>
            <w:i/>
          </w:rPr>
          <w:t>Production</w:t>
        </w:r>
        <w:r w:rsidR="00F02117" w:rsidRPr="006E35CC">
          <w:rPr>
            <w:rStyle w:val="Hyperlink"/>
            <w:rFonts w:ascii="Times New Roman" w:hAnsi="Times New Roman"/>
            <w:b/>
            <w:bCs/>
          </w:rPr>
          <w:t>:</w:t>
        </w:r>
        <w:r w:rsidR="00F02117">
          <w:rPr>
            <w:webHidden/>
          </w:rPr>
          <w:tab/>
        </w:r>
        <w:r>
          <w:rPr>
            <w:webHidden/>
          </w:rPr>
          <w:fldChar w:fldCharType="begin"/>
        </w:r>
        <w:r w:rsidR="00F02117">
          <w:rPr>
            <w:webHidden/>
          </w:rPr>
          <w:instrText xml:space="preserve"> PAGEREF _Toc266247148 \h </w:instrText>
        </w:r>
        <w:r>
          <w:rPr>
            <w:webHidden/>
          </w:rPr>
        </w:r>
        <w:r>
          <w:rPr>
            <w:webHidden/>
          </w:rPr>
          <w:fldChar w:fldCharType="separate"/>
        </w:r>
        <w:r w:rsidR="00F02117">
          <w:rPr>
            <w:webHidden/>
          </w:rPr>
          <w:t>80</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49" w:history="1">
        <w:r w:rsidR="00F02117" w:rsidRPr="006E35CC">
          <w:rPr>
            <w:rStyle w:val="Hyperlink"/>
            <w:rFonts w:ascii="Times New Roman" w:hAnsi="Times New Roman"/>
            <w:b/>
            <w:bCs/>
            <w:i/>
          </w:rPr>
          <w:t>3.2.1.2.</w:t>
        </w:r>
        <w:r w:rsidR="00F02117">
          <w:rPr>
            <w:rFonts w:eastAsiaTheme="minorEastAsia" w:cstheme="minorBidi"/>
            <w:sz w:val="22"/>
            <w:szCs w:val="22"/>
            <w:lang w:val="en-US"/>
          </w:rPr>
          <w:tab/>
        </w:r>
        <w:r w:rsidR="00F02117" w:rsidRPr="006E35CC">
          <w:rPr>
            <w:rStyle w:val="Hyperlink"/>
            <w:rFonts w:ascii="Times New Roman" w:hAnsi="Times New Roman"/>
            <w:b/>
            <w:bCs/>
            <w:i/>
          </w:rPr>
          <w:t>Administrative</w:t>
        </w:r>
        <w:r w:rsidR="00F02117" w:rsidRPr="006E35CC">
          <w:rPr>
            <w:rStyle w:val="Hyperlink"/>
            <w:rFonts w:ascii="Times New Roman" w:hAnsi="Times New Roman"/>
            <w:b/>
            <w:bCs/>
          </w:rPr>
          <w:t>:</w:t>
        </w:r>
        <w:r w:rsidR="00F02117">
          <w:rPr>
            <w:webHidden/>
          </w:rPr>
          <w:tab/>
        </w:r>
        <w:r>
          <w:rPr>
            <w:webHidden/>
          </w:rPr>
          <w:fldChar w:fldCharType="begin"/>
        </w:r>
        <w:r w:rsidR="00F02117">
          <w:rPr>
            <w:webHidden/>
          </w:rPr>
          <w:instrText xml:space="preserve"> PAGEREF _Toc266247149 \h </w:instrText>
        </w:r>
        <w:r>
          <w:rPr>
            <w:webHidden/>
          </w:rPr>
        </w:r>
        <w:r>
          <w:rPr>
            <w:webHidden/>
          </w:rPr>
          <w:fldChar w:fldCharType="separate"/>
        </w:r>
        <w:r w:rsidR="00F02117">
          <w:rPr>
            <w:webHidden/>
          </w:rPr>
          <w:t>81</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50" w:history="1">
        <w:r w:rsidR="00F02117" w:rsidRPr="006E35CC">
          <w:rPr>
            <w:rStyle w:val="Hyperlink"/>
            <w:rFonts w:ascii="Times New Roman" w:hAnsi="Times New Roman"/>
            <w:b/>
            <w:bCs/>
            <w:i/>
          </w:rPr>
          <w:t>3.2.1.3.</w:t>
        </w:r>
        <w:r w:rsidR="00F02117">
          <w:rPr>
            <w:rFonts w:eastAsiaTheme="minorEastAsia" w:cstheme="minorBidi"/>
            <w:sz w:val="22"/>
            <w:szCs w:val="22"/>
            <w:lang w:val="en-US"/>
          </w:rPr>
          <w:tab/>
        </w:r>
        <w:r w:rsidR="00F02117" w:rsidRPr="006E35CC">
          <w:rPr>
            <w:rStyle w:val="Hyperlink"/>
            <w:rFonts w:ascii="Times New Roman" w:hAnsi="Times New Roman"/>
            <w:b/>
            <w:bCs/>
            <w:i/>
          </w:rPr>
          <w:t>Collaborative</w:t>
        </w:r>
        <w:r w:rsidR="00F02117" w:rsidRPr="006E35CC">
          <w:rPr>
            <w:rStyle w:val="Hyperlink"/>
            <w:rFonts w:ascii="Times New Roman" w:hAnsi="Times New Roman"/>
            <w:b/>
            <w:bCs/>
          </w:rPr>
          <w:t>:</w:t>
        </w:r>
        <w:r w:rsidR="00F02117">
          <w:rPr>
            <w:webHidden/>
          </w:rPr>
          <w:tab/>
        </w:r>
        <w:r>
          <w:rPr>
            <w:webHidden/>
          </w:rPr>
          <w:fldChar w:fldCharType="begin"/>
        </w:r>
        <w:r w:rsidR="00F02117">
          <w:rPr>
            <w:webHidden/>
          </w:rPr>
          <w:instrText xml:space="preserve"> PAGEREF _Toc266247150 \h </w:instrText>
        </w:r>
        <w:r>
          <w:rPr>
            <w:webHidden/>
          </w:rPr>
        </w:r>
        <w:r>
          <w:rPr>
            <w:webHidden/>
          </w:rPr>
          <w:fldChar w:fldCharType="separate"/>
        </w:r>
        <w:r w:rsidR="00F02117">
          <w:rPr>
            <w:webHidden/>
          </w:rPr>
          <w:t>81</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51" w:history="1">
        <w:r w:rsidR="00F02117" w:rsidRPr="006E35CC">
          <w:rPr>
            <w:rStyle w:val="Hyperlink"/>
            <w:rFonts w:ascii="Times New Roman" w:hAnsi="Times New Roman"/>
            <w:b/>
            <w:bCs/>
            <w:i/>
          </w:rPr>
          <w:t>3.2.1.4.</w:t>
        </w:r>
        <w:r w:rsidR="00F02117">
          <w:rPr>
            <w:rFonts w:eastAsiaTheme="minorEastAsia" w:cstheme="minorBidi"/>
            <w:sz w:val="22"/>
            <w:szCs w:val="22"/>
            <w:lang w:val="en-US"/>
          </w:rPr>
          <w:tab/>
        </w:r>
        <w:r w:rsidR="00F02117" w:rsidRPr="006E35CC">
          <w:rPr>
            <w:rStyle w:val="Hyperlink"/>
            <w:rFonts w:ascii="Times New Roman" w:hAnsi="Times New Roman"/>
            <w:b/>
            <w:bCs/>
            <w:i/>
          </w:rPr>
          <w:t>Ad-Hoc:</w:t>
        </w:r>
        <w:r w:rsidR="00F02117">
          <w:rPr>
            <w:webHidden/>
          </w:rPr>
          <w:tab/>
        </w:r>
        <w:r>
          <w:rPr>
            <w:webHidden/>
          </w:rPr>
          <w:fldChar w:fldCharType="begin"/>
        </w:r>
        <w:r w:rsidR="00F02117">
          <w:rPr>
            <w:webHidden/>
          </w:rPr>
          <w:instrText xml:space="preserve"> PAGEREF _Toc266247151 \h </w:instrText>
        </w:r>
        <w:r>
          <w:rPr>
            <w:webHidden/>
          </w:rPr>
        </w:r>
        <w:r>
          <w:rPr>
            <w:webHidden/>
          </w:rPr>
          <w:fldChar w:fldCharType="separate"/>
        </w:r>
        <w:r w:rsidR="00F02117">
          <w:rPr>
            <w:webHidden/>
          </w:rPr>
          <w:t>81</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52" w:history="1">
        <w:r w:rsidR="00F02117" w:rsidRPr="006E35CC">
          <w:rPr>
            <w:rStyle w:val="Hyperlink"/>
            <w:rFonts w:ascii="Times New Roman" w:hAnsi="Times New Roman"/>
            <w:b/>
            <w:i/>
            <w:lang w:val="en-US"/>
          </w:rPr>
          <w:t>3.2.2.</w:t>
        </w:r>
        <w:r w:rsidR="00F02117">
          <w:rPr>
            <w:rFonts w:eastAsiaTheme="minorEastAsia" w:cstheme="minorBidi"/>
            <w:sz w:val="22"/>
            <w:szCs w:val="22"/>
            <w:lang w:val="en-US"/>
          </w:rPr>
          <w:tab/>
        </w:r>
        <w:r w:rsidR="00F02117" w:rsidRPr="006E35CC">
          <w:rPr>
            <w:rStyle w:val="Hyperlink"/>
            <w:rFonts w:ascii="Times New Roman" w:hAnsi="Times New Roman"/>
            <w:b/>
            <w:i/>
            <w:lang w:val="en-US"/>
          </w:rPr>
          <w:t>Theo WF</w:t>
        </w:r>
        <w:r w:rsidR="00F02117">
          <w:rPr>
            <w:webHidden/>
          </w:rPr>
          <w:tab/>
        </w:r>
        <w:r>
          <w:rPr>
            <w:webHidden/>
          </w:rPr>
          <w:fldChar w:fldCharType="begin"/>
        </w:r>
        <w:r w:rsidR="00F02117">
          <w:rPr>
            <w:webHidden/>
          </w:rPr>
          <w:instrText xml:space="preserve"> PAGEREF _Toc266247152 \h </w:instrText>
        </w:r>
        <w:r>
          <w:rPr>
            <w:webHidden/>
          </w:rPr>
        </w:r>
        <w:r>
          <w:rPr>
            <w:webHidden/>
          </w:rPr>
          <w:fldChar w:fldCharType="separate"/>
        </w:r>
        <w:r w:rsidR="00F02117">
          <w:rPr>
            <w:webHidden/>
          </w:rPr>
          <w:t>81</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53" w:history="1">
        <w:r w:rsidR="00F02117" w:rsidRPr="006E35CC">
          <w:rPr>
            <w:rStyle w:val="Hyperlink"/>
            <w:rFonts w:ascii="Times New Roman" w:hAnsi="Times New Roman"/>
            <w:b/>
            <w:i/>
            <w:lang w:val="en-US"/>
          </w:rPr>
          <w:t>3.2.2.1.</w:t>
        </w:r>
        <w:r w:rsidR="00F02117">
          <w:rPr>
            <w:rFonts w:eastAsiaTheme="minorEastAsia" w:cstheme="minorBidi"/>
            <w:sz w:val="22"/>
            <w:szCs w:val="22"/>
            <w:lang w:val="en-US"/>
          </w:rPr>
          <w:tab/>
        </w:r>
        <w:r w:rsidR="00F02117" w:rsidRPr="006E35CC">
          <w:rPr>
            <w:rStyle w:val="Hyperlink"/>
            <w:rFonts w:ascii="Times New Roman" w:hAnsi="Times New Roman"/>
            <w:b/>
            <w:i/>
            <w:lang w:val="en-US"/>
          </w:rPr>
          <w:t>Sequential Workflow (Workflow tuần tự):</w:t>
        </w:r>
        <w:r w:rsidR="00F02117">
          <w:rPr>
            <w:webHidden/>
          </w:rPr>
          <w:tab/>
        </w:r>
        <w:r>
          <w:rPr>
            <w:webHidden/>
          </w:rPr>
          <w:fldChar w:fldCharType="begin"/>
        </w:r>
        <w:r w:rsidR="00F02117">
          <w:rPr>
            <w:webHidden/>
          </w:rPr>
          <w:instrText xml:space="preserve"> PAGEREF _Toc266247153 \h </w:instrText>
        </w:r>
        <w:r>
          <w:rPr>
            <w:webHidden/>
          </w:rPr>
        </w:r>
        <w:r>
          <w:rPr>
            <w:webHidden/>
          </w:rPr>
          <w:fldChar w:fldCharType="separate"/>
        </w:r>
        <w:r w:rsidR="00F02117">
          <w:rPr>
            <w:webHidden/>
          </w:rPr>
          <w:t>81</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54" w:history="1">
        <w:r w:rsidR="00F02117" w:rsidRPr="006E35CC">
          <w:rPr>
            <w:rStyle w:val="Hyperlink"/>
            <w:rFonts w:ascii="Times New Roman" w:hAnsi="Times New Roman"/>
            <w:b/>
            <w:i/>
            <w:lang w:val="en-US"/>
          </w:rPr>
          <w:t>3.2.2.2.</w:t>
        </w:r>
        <w:r w:rsidR="00F02117">
          <w:rPr>
            <w:rFonts w:eastAsiaTheme="minorEastAsia" w:cstheme="minorBidi"/>
            <w:sz w:val="22"/>
            <w:szCs w:val="22"/>
            <w:lang w:val="en-US"/>
          </w:rPr>
          <w:tab/>
        </w:r>
        <w:r w:rsidR="00F02117" w:rsidRPr="006E35CC">
          <w:rPr>
            <w:rStyle w:val="Hyperlink"/>
            <w:rFonts w:ascii="Times New Roman" w:hAnsi="Times New Roman"/>
            <w:b/>
            <w:i/>
            <w:lang w:val="en-US"/>
          </w:rPr>
          <w:t>State-Machine Workflow (Workflow trạng thái):</w:t>
        </w:r>
        <w:r w:rsidR="00F02117">
          <w:rPr>
            <w:webHidden/>
          </w:rPr>
          <w:tab/>
        </w:r>
        <w:r>
          <w:rPr>
            <w:webHidden/>
          </w:rPr>
          <w:fldChar w:fldCharType="begin"/>
        </w:r>
        <w:r w:rsidR="00F02117">
          <w:rPr>
            <w:webHidden/>
          </w:rPr>
          <w:instrText xml:space="preserve"> PAGEREF _Toc266247154 \h </w:instrText>
        </w:r>
        <w:r>
          <w:rPr>
            <w:webHidden/>
          </w:rPr>
        </w:r>
        <w:r>
          <w:rPr>
            <w:webHidden/>
          </w:rPr>
          <w:fldChar w:fldCharType="separate"/>
        </w:r>
        <w:r w:rsidR="00F02117">
          <w:rPr>
            <w:webHidden/>
          </w:rPr>
          <w:t>81</w:t>
        </w:r>
        <w:r>
          <w:rPr>
            <w:webHidden/>
          </w:rPr>
          <w:fldChar w:fldCharType="end"/>
        </w:r>
      </w:hyperlink>
    </w:p>
    <w:p w:rsidR="00F02117" w:rsidRDefault="00D737D5">
      <w:pPr>
        <w:pStyle w:val="TOC4"/>
        <w:tabs>
          <w:tab w:val="left" w:pos="1540"/>
          <w:tab w:val="right" w:leader="dot" w:pos="9017"/>
        </w:tabs>
        <w:rPr>
          <w:rFonts w:eastAsiaTheme="minorEastAsia" w:cstheme="minorBidi"/>
          <w:sz w:val="22"/>
          <w:szCs w:val="22"/>
          <w:lang w:val="en-US"/>
        </w:rPr>
      </w:pPr>
      <w:hyperlink w:anchor="_Toc266247155" w:history="1">
        <w:r w:rsidR="00F02117" w:rsidRPr="006E35CC">
          <w:rPr>
            <w:rStyle w:val="Hyperlink"/>
            <w:rFonts w:ascii="Times New Roman" w:hAnsi="Times New Roman"/>
            <w:b/>
            <w:i/>
            <w:lang w:val="en-US"/>
          </w:rPr>
          <w:t>3.2.2.3.</w:t>
        </w:r>
        <w:r w:rsidR="00F02117">
          <w:rPr>
            <w:rFonts w:eastAsiaTheme="minorEastAsia" w:cstheme="minorBidi"/>
            <w:sz w:val="22"/>
            <w:szCs w:val="22"/>
            <w:lang w:val="en-US"/>
          </w:rPr>
          <w:tab/>
        </w:r>
        <w:r w:rsidR="00F02117" w:rsidRPr="006E35CC">
          <w:rPr>
            <w:rStyle w:val="Hyperlink"/>
            <w:rFonts w:ascii="Times New Roman" w:hAnsi="Times New Roman"/>
            <w:b/>
            <w:i/>
            <w:lang w:val="en-US"/>
          </w:rPr>
          <w:t>Rules-based Workflow (Workflow dựa vào quy luật):</w:t>
        </w:r>
        <w:r w:rsidR="00F02117">
          <w:rPr>
            <w:webHidden/>
          </w:rPr>
          <w:tab/>
        </w:r>
        <w:r>
          <w:rPr>
            <w:webHidden/>
          </w:rPr>
          <w:fldChar w:fldCharType="begin"/>
        </w:r>
        <w:r w:rsidR="00F02117">
          <w:rPr>
            <w:webHidden/>
          </w:rPr>
          <w:instrText xml:space="preserve"> PAGEREF _Toc266247155 \h </w:instrText>
        </w:r>
        <w:r>
          <w:rPr>
            <w:webHidden/>
          </w:rPr>
        </w:r>
        <w:r>
          <w:rPr>
            <w:webHidden/>
          </w:rPr>
          <w:fldChar w:fldCharType="separate"/>
        </w:r>
        <w:r w:rsidR="00F02117">
          <w:rPr>
            <w:webHidden/>
          </w:rPr>
          <w:t>82</w:t>
        </w:r>
        <w:r>
          <w:rPr>
            <w:webHidden/>
          </w:rPr>
          <w:fldChar w:fldCharType="end"/>
        </w:r>
      </w:hyperlink>
    </w:p>
    <w:p w:rsidR="00F02117" w:rsidRDefault="00D737D5">
      <w:pPr>
        <w:pStyle w:val="TOC2"/>
        <w:tabs>
          <w:tab w:val="left" w:pos="880"/>
          <w:tab w:val="right" w:leader="dot" w:pos="9017"/>
        </w:tabs>
        <w:rPr>
          <w:rFonts w:eastAsiaTheme="minorEastAsia" w:cstheme="minorBidi"/>
          <w:i w:val="0"/>
          <w:iCs w:val="0"/>
          <w:sz w:val="22"/>
          <w:szCs w:val="22"/>
          <w:lang w:val="en-US"/>
        </w:rPr>
      </w:pPr>
      <w:hyperlink w:anchor="_Toc266247156" w:history="1">
        <w:r w:rsidR="00F02117" w:rsidRPr="006E35CC">
          <w:rPr>
            <w:rStyle w:val="Hyperlink"/>
            <w:rFonts w:ascii="Times New Roman" w:hAnsi="Times New Roman"/>
            <w:b/>
          </w:rPr>
          <w:t>3.3.</w:t>
        </w:r>
        <w:r w:rsidR="00F02117">
          <w:rPr>
            <w:rFonts w:eastAsiaTheme="minorEastAsia" w:cstheme="minorBidi"/>
            <w:i w:val="0"/>
            <w:iCs w:val="0"/>
            <w:sz w:val="22"/>
            <w:szCs w:val="22"/>
            <w:lang w:val="en-US"/>
          </w:rPr>
          <w:tab/>
        </w:r>
        <w:r w:rsidR="00F02117" w:rsidRPr="006E35CC">
          <w:rPr>
            <w:rStyle w:val="Hyperlink"/>
            <w:rFonts w:ascii="Times New Roman" w:hAnsi="Times New Roman"/>
            <w:b/>
          </w:rPr>
          <w:t>WF có thể xử lý các trường hợp workflow theo WfMC như thế nào?</w:t>
        </w:r>
        <w:r w:rsidR="00F02117">
          <w:rPr>
            <w:webHidden/>
          </w:rPr>
          <w:tab/>
        </w:r>
        <w:r>
          <w:rPr>
            <w:webHidden/>
          </w:rPr>
          <w:fldChar w:fldCharType="begin"/>
        </w:r>
        <w:r w:rsidR="00F02117">
          <w:rPr>
            <w:webHidden/>
          </w:rPr>
          <w:instrText xml:space="preserve"> PAGEREF _Toc266247156 \h </w:instrText>
        </w:r>
        <w:r>
          <w:rPr>
            <w:webHidden/>
          </w:rPr>
        </w:r>
        <w:r>
          <w:rPr>
            <w:webHidden/>
          </w:rPr>
          <w:fldChar w:fldCharType="separate"/>
        </w:r>
        <w:r w:rsidR="00F02117">
          <w:rPr>
            <w:webHidden/>
          </w:rPr>
          <w:t>82</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57" w:history="1">
        <w:r w:rsidR="00F02117" w:rsidRPr="006E35CC">
          <w:rPr>
            <w:rStyle w:val="Hyperlink"/>
            <w:rFonts w:ascii="Times New Roman" w:hAnsi="Times New Roman"/>
            <w:b/>
            <w:i/>
          </w:rPr>
          <w:t>3.3.1.</w:t>
        </w:r>
        <w:r w:rsidR="00F02117">
          <w:rPr>
            <w:rFonts w:eastAsiaTheme="minorEastAsia" w:cstheme="minorBidi"/>
            <w:sz w:val="22"/>
            <w:szCs w:val="22"/>
            <w:lang w:val="en-US"/>
          </w:rPr>
          <w:tab/>
        </w:r>
        <w:r w:rsidR="00F02117" w:rsidRPr="006E35CC">
          <w:rPr>
            <w:rStyle w:val="Hyperlink"/>
            <w:rFonts w:ascii="Times New Roman" w:hAnsi="Times New Roman"/>
            <w:b/>
            <w:i/>
          </w:rPr>
          <w:t>Production Workflow:</w:t>
        </w:r>
        <w:r w:rsidR="00F02117">
          <w:rPr>
            <w:webHidden/>
          </w:rPr>
          <w:tab/>
        </w:r>
        <w:r>
          <w:rPr>
            <w:webHidden/>
          </w:rPr>
          <w:fldChar w:fldCharType="begin"/>
        </w:r>
        <w:r w:rsidR="00F02117">
          <w:rPr>
            <w:webHidden/>
          </w:rPr>
          <w:instrText xml:space="preserve"> PAGEREF _Toc266247157 \h </w:instrText>
        </w:r>
        <w:r>
          <w:rPr>
            <w:webHidden/>
          </w:rPr>
        </w:r>
        <w:r>
          <w:rPr>
            <w:webHidden/>
          </w:rPr>
          <w:fldChar w:fldCharType="separate"/>
        </w:r>
        <w:r w:rsidR="00F02117">
          <w:rPr>
            <w:webHidden/>
          </w:rPr>
          <w:t>82</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58" w:history="1">
        <w:r w:rsidR="00F02117" w:rsidRPr="006E35CC">
          <w:rPr>
            <w:rStyle w:val="Hyperlink"/>
            <w:rFonts w:ascii="Times New Roman" w:hAnsi="Times New Roman"/>
            <w:b/>
            <w:i/>
          </w:rPr>
          <w:t>3.3.2.</w:t>
        </w:r>
        <w:r w:rsidR="00F02117">
          <w:rPr>
            <w:rFonts w:eastAsiaTheme="minorEastAsia" w:cstheme="minorBidi"/>
            <w:sz w:val="22"/>
            <w:szCs w:val="22"/>
            <w:lang w:val="en-US"/>
          </w:rPr>
          <w:tab/>
        </w:r>
        <w:r w:rsidR="00F02117" w:rsidRPr="006E35CC">
          <w:rPr>
            <w:rStyle w:val="Hyperlink"/>
            <w:rFonts w:ascii="Times New Roman" w:hAnsi="Times New Roman"/>
            <w:b/>
            <w:i/>
          </w:rPr>
          <w:t>Administrative Workflow:</w:t>
        </w:r>
        <w:r w:rsidR="00F02117">
          <w:rPr>
            <w:webHidden/>
          </w:rPr>
          <w:tab/>
        </w:r>
        <w:r>
          <w:rPr>
            <w:webHidden/>
          </w:rPr>
          <w:fldChar w:fldCharType="begin"/>
        </w:r>
        <w:r w:rsidR="00F02117">
          <w:rPr>
            <w:webHidden/>
          </w:rPr>
          <w:instrText xml:space="preserve"> PAGEREF _Toc266247158 \h </w:instrText>
        </w:r>
        <w:r>
          <w:rPr>
            <w:webHidden/>
          </w:rPr>
        </w:r>
        <w:r>
          <w:rPr>
            <w:webHidden/>
          </w:rPr>
          <w:fldChar w:fldCharType="separate"/>
        </w:r>
        <w:r w:rsidR="00F02117">
          <w:rPr>
            <w:webHidden/>
          </w:rPr>
          <w:t>82</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59" w:history="1">
        <w:r w:rsidR="00F02117" w:rsidRPr="006E35CC">
          <w:rPr>
            <w:rStyle w:val="Hyperlink"/>
            <w:rFonts w:ascii="Times New Roman" w:hAnsi="Times New Roman"/>
            <w:b/>
          </w:rPr>
          <w:t>3.3.3.</w:t>
        </w:r>
        <w:r w:rsidR="00F02117">
          <w:rPr>
            <w:rFonts w:eastAsiaTheme="minorEastAsia" w:cstheme="minorBidi"/>
            <w:sz w:val="22"/>
            <w:szCs w:val="22"/>
            <w:lang w:val="en-US"/>
          </w:rPr>
          <w:tab/>
        </w:r>
        <w:r w:rsidR="00F02117" w:rsidRPr="006E35CC">
          <w:rPr>
            <w:rStyle w:val="Hyperlink"/>
            <w:rFonts w:ascii="Times New Roman" w:hAnsi="Times New Roman"/>
            <w:b/>
            <w:i/>
          </w:rPr>
          <w:t>Collaborative Workflow:</w:t>
        </w:r>
        <w:r w:rsidR="00F02117">
          <w:rPr>
            <w:webHidden/>
          </w:rPr>
          <w:tab/>
        </w:r>
        <w:r>
          <w:rPr>
            <w:webHidden/>
          </w:rPr>
          <w:fldChar w:fldCharType="begin"/>
        </w:r>
        <w:r w:rsidR="00F02117">
          <w:rPr>
            <w:webHidden/>
          </w:rPr>
          <w:instrText xml:space="preserve"> PAGEREF _Toc266247159 \h </w:instrText>
        </w:r>
        <w:r>
          <w:rPr>
            <w:webHidden/>
          </w:rPr>
        </w:r>
        <w:r>
          <w:rPr>
            <w:webHidden/>
          </w:rPr>
          <w:fldChar w:fldCharType="separate"/>
        </w:r>
        <w:r w:rsidR="00F02117">
          <w:rPr>
            <w:webHidden/>
          </w:rPr>
          <w:t>83</w:t>
        </w:r>
        <w:r>
          <w:rPr>
            <w:webHidden/>
          </w:rPr>
          <w:fldChar w:fldCharType="end"/>
        </w:r>
      </w:hyperlink>
    </w:p>
    <w:p w:rsidR="00F02117" w:rsidRDefault="00D737D5">
      <w:pPr>
        <w:pStyle w:val="TOC3"/>
        <w:tabs>
          <w:tab w:val="left" w:pos="1320"/>
          <w:tab w:val="right" w:leader="dot" w:pos="9017"/>
        </w:tabs>
        <w:rPr>
          <w:rFonts w:eastAsiaTheme="minorEastAsia" w:cstheme="minorBidi"/>
          <w:sz w:val="22"/>
          <w:szCs w:val="22"/>
          <w:lang w:val="en-US"/>
        </w:rPr>
      </w:pPr>
      <w:hyperlink w:anchor="_Toc266247160" w:history="1">
        <w:r w:rsidR="00F02117" w:rsidRPr="006E35CC">
          <w:rPr>
            <w:rStyle w:val="Hyperlink"/>
            <w:rFonts w:ascii="Times New Roman" w:hAnsi="Times New Roman"/>
            <w:b/>
            <w:i/>
          </w:rPr>
          <w:t>3.3.4.</w:t>
        </w:r>
        <w:r w:rsidR="00F02117">
          <w:rPr>
            <w:rFonts w:eastAsiaTheme="minorEastAsia" w:cstheme="minorBidi"/>
            <w:sz w:val="22"/>
            <w:szCs w:val="22"/>
            <w:lang w:val="en-US"/>
          </w:rPr>
          <w:tab/>
        </w:r>
        <w:r w:rsidR="00F02117" w:rsidRPr="006E35CC">
          <w:rPr>
            <w:rStyle w:val="Hyperlink"/>
            <w:rFonts w:ascii="Times New Roman" w:hAnsi="Times New Roman"/>
            <w:b/>
            <w:i/>
          </w:rPr>
          <w:t>Ad-hoc:</w:t>
        </w:r>
        <w:r w:rsidR="00F02117">
          <w:rPr>
            <w:webHidden/>
          </w:rPr>
          <w:tab/>
        </w:r>
        <w:r>
          <w:rPr>
            <w:webHidden/>
          </w:rPr>
          <w:fldChar w:fldCharType="begin"/>
        </w:r>
        <w:r w:rsidR="00F02117">
          <w:rPr>
            <w:webHidden/>
          </w:rPr>
          <w:instrText xml:space="preserve"> PAGEREF _Toc266247160 \h </w:instrText>
        </w:r>
        <w:r>
          <w:rPr>
            <w:webHidden/>
          </w:rPr>
        </w:r>
        <w:r>
          <w:rPr>
            <w:webHidden/>
          </w:rPr>
          <w:fldChar w:fldCharType="separate"/>
        </w:r>
        <w:r w:rsidR="00F02117">
          <w:rPr>
            <w:webHidden/>
          </w:rPr>
          <w:t>83</w:t>
        </w:r>
        <w:r>
          <w:rPr>
            <w:webHidden/>
          </w:rPr>
          <w:fldChar w:fldCharType="end"/>
        </w:r>
      </w:hyperlink>
    </w:p>
    <w:p w:rsidR="00495093" w:rsidRPr="00495093" w:rsidRDefault="00D737D5"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fldChar w:fldCharType="end"/>
      </w:r>
    </w:p>
    <w:p w:rsidR="00643CE2" w:rsidRDefault="00643CE2">
      <w:pPr>
        <w:spacing w:after="0" w:line="240" w:lineRule="auto"/>
        <w:rPr>
          <w:rFonts w:ascii="Times New Roman" w:hAnsi="Times New Roman"/>
          <w:b/>
          <w:color w:val="000000"/>
          <w:sz w:val="26"/>
          <w:szCs w:val="26"/>
          <w:lang w:val="en-US"/>
        </w:rPr>
      </w:pPr>
    </w:p>
    <w:p w:rsidR="00643CE2" w:rsidRPr="0033607B" w:rsidRDefault="00643CE2" w:rsidP="0033607B">
      <w:pPr>
        <w:jc w:val="center"/>
        <w:rPr>
          <w:rFonts w:ascii="Times New Roman" w:hAnsi="Times New Roman"/>
          <w:b/>
          <w:lang w:val="en-US"/>
        </w:rPr>
      </w:pPr>
      <w:r w:rsidRPr="0033607B">
        <w:rPr>
          <w:rFonts w:ascii="Times New Roman" w:hAnsi="Times New Roman"/>
          <w:b/>
          <w:lang w:val="en-US"/>
        </w:rPr>
        <w:t>Danh Mục Hình</w:t>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 Quy trình thi và cấp chứng chỉ</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19</w:t>
      </w:r>
      <w:r w:rsidR="00D737D5">
        <w:rPr>
          <w:rFonts w:ascii="Times New Roman" w:hAnsi="Times New Roman"/>
          <w:lang w:val="en-US"/>
        </w:rPr>
        <w:fldChar w:fldCharType="end"/>
      </w:r>
    </w:p>
    <w:p w:rsidR="00643CE2" w:rsidRPr="0013472E" w:rsidRDefault="00643CE2" w:rsidP="00E4162F">
      <w:pPr>
        <w:tabs>
          <w:tab w:val="right" w:pos="0"/>
          <w:tab w:val="right" w:leader="dot" w:pos="9360"/>
        </w:tabs>
        <w:rPr>
          <w:rFonts w:ascii="Times New Roman" w:hAnsi="Times New Roman"/>
          <w:lang w:val="en-US"/>
        </w:rPr>
      </w:pPr>
      <w:r w:rsidRPr="0013472E">
        <w:rPr>
          <w:rFonts w:ascii="Times New Roman" w:hAnsi="Times New Roman"/>
          <w:lang w:val="en-US"/>
        </w:rPr>
        <w:t>H2. Quy trình tổ chức thi</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h2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20</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H3. Quy trình cấp chứng chỉ</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h3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22</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H4. Nhiều đợt thi có thể diễn ra song song</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h4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23</w:t>
      </w:r>
      <w:r w:rsidR="00D737D5">
        <w:rPr>
          <w:rFonts w:ascii="Times New Roman" w:hAnsi="Times New Roman"/>
          <w:lang w:val="en-US"/>
        </w:rPr>
        <w:fldChar w:fldCharType="end"/>
      </w:r>
    </w:p>
    <w:p w:rsidR="00E4162F"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H5. Biểu diễn quy trình dưới dạng sơ đồ Gantt</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h5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27</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H6. Kiến trúc WF</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h6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32</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H7. Cấu trúc luồng công việc</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h7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32</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H8. Mô hình dữ liệu quan niệm</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h8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35</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H9. Mô hình xử lý tổng quát</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h9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39</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H10. Mô hình xử lý Quản lý Nhân viên</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h10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41</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H11. Mô hình xử lý Quản lý Quy trình</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h11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41</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H12. Mô hình xử lý Thống kê</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h12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42</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 xml:space="preserve">H13. Mô hình xử lý Thực thi quy trình </w:t>
      </w:r>
      <w:r w:rsidR="00E4162F">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h13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43</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H14. Mô hình dữ liệu mức vật lý</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h14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44</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lastRenderedPageBreak/>
        <w:t>H15. Lược đồ Use-case</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h15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45</w:t>
      </w:r>
      <w:r w:rsidR="00D737D5">
        <w:rPr>
          <w:rFonts w:ascii="Times New Roman" w:hAnsi="Times New Roman"/>
          <w:lang w:val="en-US"/>
        </w:rPr>
        <w:fldChar w:fldCharType="end"/>
      </w:r>
    </w:p>
    <w:p w:rsidR="00643CE2" w:rsidRPr="0013472E" w:rsidRDefault="00643CE2" w:rsidP="00643CE2">
      <w:pPr>
        <w:tabs>
          <w:tab w:val="right" w:pos="0"/>
          <w:tab w:val="right" w:leader="dot" w:pos="9360"/>
        </w:tabs>
        <w:rPr>
          <w:rFonts w:ascii="Times New Roman" w:hAnsi="Times New Roman"/>
          <w:lang w:val="en-US"/>
        </w:rPr>
      </w:pPr>
      <w:r w:rsidRPr="0013472E">
        <w:rPr>
          <w:rFonts w:ascii="Times New Roman" w:hAnsi="Times New Roman"/>
          <w:lang w:val="en-US"/>
        </w:rPr>
        <w:t>H16. Cấu trúc màn hình chính</w:t>
      </w:r>
      <w:r w:rsidRPr="0013472E">
        <w:rPr>
          <w:rFonts w:ascii="Times New Roman" w:hAnsi="Times New Roman"/>
          <w:lang w:val="en-US"/>
        </w:rPr>
        <w:tab/>
      </w:r>
      <w:r w:rsidR="00D737D5">
        <w:rPr>
          <w:rFonts w:ascii="Times New Roman" w:hAnsi="Times New Roman"/>
          <w:lang w:val="en-US"/>
        </w:rPr>
        <w:fldChar w:fldCharType="begin"/>
      </w:r>
      <w:r w:rsidR="00E4162F">
        <w:rPr>
          <w:rFonts w:ascii="Times New Roman" w:hAnsi="Times New Roman"/>
          <w:lang w:val="en-US"/>
        </w:rPr>
        <w:instrText xml:space="preserve"> PAGEREF h16 \h </w:instrText>
      </w:r>
      <w:r w:rsidR="00D737D5">
        <w:rPr>
          <w:rFonts w:ascii="Times New Roman" w:hAnsi="Times New Roman"/>
          <w:lang w:val="en-US"/>
        </w:rPr>
      </w:r>
      <w:r w:rsidR="00D737D5">
        <w:rPr>
          <w:rFonts w:ascii="Times New Roman" w:hAnsi="Times New Roman"/>
          <w:lang w:val="en-US"/>
        </w:rPr>
        <w:fldChar w:fldCharType="separate"/>
      </w:r>
      <w:r w:rsidR="00E4162F">
        <w:rPr>
          <w:rFonts w:ascii="Times New Roman" w:hAnsi="Times New Roman"/>
          <w:lang w:val="en-US"/>
        </w:rPr>
        <w:t>44</w:t>
      </w:r>
      <w:r w:rsidR="00D737D5">
        <w:rPr>
          <w:rFonts w:ascii="Times New Roman" w:hAnsi="Times New Roman"/>
          <w:lang w:val="en-US"/>
        </w:rPr>
        <w:fldChar w:fldCharType="end"/>
      </w:r>
    </w:p>
    <w:p w:rsidR="00AD09BC" w:rsidRDefault="00AD09BC" w:rsidP="00784A8E">
      <w:pPr>
        <w:ind w:firstLine="270"/>
        <w:jc w:val="both"/>
        <w:rPr>
          <w:rFonts w:ascii="Times New Roman" w:hAnsi="Times New Roman"/>
          <w:b/>
          <w:color w:val="000000"/>
          <w:sz w:val="26"/>
          <w:szCs w:val="26"/>
          <w:lang w:val="en-US"/>
        </w:rPr>
      </w:pPr>
    </w:p>
    <w:p w:rsidR="0067202B" w:rsidRDefault="0067202B" w:rsidP="0033607B">
      <w:pPr>
        <w:ind w:firstLine="270"/>
        <w:jc w:val="center"/>
        <w:rPr>
          <w:rFonts w:ascii="Times New Roman" w:hAnsi="Times New Roman"/>
          <w:b/>
          <w:color w:val="000000"/>
          <w:sz w:val="26"/>
          <w:szCs w:val="26"/>
          <w:lang w:val="en-US"/>
        </w:rPr>
      </w:pPr>
      <w:r>
        <w:rPr>
          <w:rFonts w:ascii="Times New Roman" w:hAnsi="Times New Roman"/>
          <w:b/>
          <w:color w:val="000000"/>
          <w:sz w:val="26"/>
          <w:szCs w:val="26"/>
          <w:lang w:val="en-US"/>
        </w:rPr>
        <w:t>Danh mục màn hình giao diện</w:t>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w:t>
      </w:r>
      <w:r w:rsidRPr="0013472E">
        <w:rPr>
          <w:rFonts w:ascii="Times New Roman" w:hAnsi="Times New Roman"/>
          <w:lang w:val="en-US"/>
        </w:rPr>
        <w:t>. Màn hình đăng nhập</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47</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M2</w:t>
      </w:r>
      <w:r w:rsidRPr="0013472E">
        <w:rPr>
          <w:rFonts w:ascii="Times New Roman" w:hAnsi="Times New Roman"/>
          <w:lang w:val="en-US"/>
        </w:rPr>
        <w:t>. Trang báo lỗi</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M2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48</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M3</w:t>
      </w:r>
      <w:r w:rsidRPr="0013472E">
        <w:rPr>
          <w:rFonts w:ascii="Times New Roman" w:hAnsi="Times New Roman"/>
          <w:lang w:val="en-US"/>
        </w:rPr>
        <w:t>. Màn hình chính trang nhân viên</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M3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48</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M4</w:t>
      </w:r>
      <w:r w:rsidRPr="0013472E">
        <w:rPr>
          <w:rFonts w:ascii="Times New Roman" w:hAnsi="Times New Roman"/>
          <w:lang w:val="en-US"/>
        </w:rPr>
        <w:t>. Thông tin cá nhân nhân viên</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m5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50</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M5</w:t>
      </w:r>
      <w:r w:rsidRPr="0013472E">
        <w:rPr>
          <w:rFonts w:ascii="Times New Roman" w:hAnsi="Times New Roman"/>
          <w:lang w:val="en-US"/>
        </w:rPr>
        <w:t>. Màn hình cập nhật đợt thi</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m5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50</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M6</w:t>
      </w:r>
      <w:r w:rsidRPr="0013472E">
        <w:rPr>
          <w:rFonts w:ascii="Times New Roman" w:hAnsi="Times New Roman"/>
          <w:lang w:val="en-US"/>
        </w:rPr>
        <w:t>. Màn hình thống kê lượt đồ Gantt</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m6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51</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M7</w:t>
      </w:r>
      <w:r w:rsidRPr="0013472E">
        <w:rPr>
          <w:rFonts w:ascii="Times New Roman" w:hAnsi="Times New Roman"/>
          <w:lang w:val="en-US"/>
        </w:rPr>
        <w:t>. Màn hình cập nhật nhân viên</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M7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52</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M8</w:t>
      </w:r>
      <w:r w:rsidRPr="0013472E">
        <w:rPr>
          <w:rFonts w:ascii="Times New Roman" w:hAnsi="Times New Roman"/>
          <w:lang w:val="en-US"/>
        </w:rPr>
        <w:t>. Màn hình phân công theo đợt thi</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M8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52</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M9</w:t>
      </w:r>
      <w:r w:rsidRPr="0013472E">
        <w:rPr>
          <w:rFonts w:ascii="Times New Roman" w:hAnsi="Times New Roman"/>
          <w:lang w:val="en-US"/>
        </w:rPr>
        <w:t>. Màn hình phân công theo kì</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M9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53</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M10</w:t>
      </w:r>
      <w:r w:rsidRPr="0013472E">
        <w:rPr>
          <w:rFonts w:ascii="Times New Roman" w:hAnsi="Times New Roman"/>
          <w:lang w:val="en-US"/>
        </w:rPr>
        <w:t>. Màn hình thống kê chi tiết đợt thi</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M10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54</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M11</w:t>
      </w:r>
      <w:r w:rsidRPr="0013472E">
        <w:rPr>
          <w:rFonts w:ascii="Times New Roman" w:hAnsi="Times New Roman"/>
          <w:lang w:val="en-US"/>
        </w:rPr>
        <w:t>. Màn hình thống kê so sánh</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M11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55</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M12</w:t>
      </w:r>
      <w:r w:rsidRPr="0013472E">
        <w:rPr>
          <w:rFonts w:ascii="Times New Roman" w:hAnsi="Times New Roman"/>
          <w:lang w:val="en-US"/>
        </w:rPr>
        <w:t>. Màn hình thống kê tổng hợp</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M12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56</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M13</w:t>
      </w:r>
      <w:r w:rsidRPr="0013472E">
        <w:rPr>
          <w:rFonts w:ascii="Times New Roman" w:hAnsi="Times New Roman"/>
          <w:lang w:val="en-US"/>
        </w:rPr>
        <w:t>. Màn hình thêm tiêu chí thống kê</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M13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57</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M14</w:t>
      </w:r>
      <w:r w:rsidRPr="0013472E">
        <w:rPr>
          <w:rFonts w:ascii="Times New Roman" w:hAnsi="Times New Roman"/>
          <w:lang w:val="en-US"/>
        </w:rPr>
        <w:t>. Màn hình thay đổi thời gian thực hiện công việc theo đợt thi</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M14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58</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M15</w:t>
      </w:r>
      <w:r w:rsidRPr="0013472E">
        <w:rPr>
          <w:rFonts w:ascii="Times New Roman" w:hAnsi="Times New Roman"/>
          <w:lang w:val="en-US"/>
        </w:rPr>
        <w:t>. Màn hình thay đổi thời gian thực hiện công việc tổng thể</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h15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45</w:t>
      </w:r>
      <w:r w:rsidR="00D737D5">
        <w:rPr>
          <w:rFonts w:ascii="Times New Roman" w:hAnsi="Times New Roman"/>
          <w:lang w:val="en-US"/>
        </w:rPr>
        <w:fldChar w:fldCharType="end"/>
      </w:r>
    </w:p>
    <w:p w:rsidR="0067202B" w:rsidRPr="0013472E" w:rsidRDefault="0067202B" w:rsidP="0067202B">
      <w:pPr>
        <w:tabs>
          <w:tab w:val="right" w:pos="0"/>
          <w:tab w:val="right" w:leader="dot" w:pos="9360"/>
        </w:tabs>
        <w:rPr>
          <w:rFonts w:ascii="Times New Roman" w:hAnsi="Times New Roman"/>
          <w:lang w:val="en-US"/>
        </w:rPr>
      </w:pPr>
      <w:r>
        <w:rPr>
          <w:rFonts w:ascii="Times New Roman" w:hAnsi="Times New Roman"/>
          <w:lang w:val="en-US"/>
        </w:rPr>
        <w:t>M16</w:t>
      </w:r>
      <w:r w:rsidRPr="0013472E">
        <w:rPr>
          <w:rFonts w:ascii="Times New Roman" w:hAnsi="Times New Roman"/>
          <w:lang w:val="en-US"/>
        </w:rPr>
        <w:t>. Màn hình xem báo cáo của nhân viên</w:t>
      </w:r>
      <w:r w:rsidRPr="0013472E">
        <w:rPr>
          <w:rFonts w:ascii="Times New Roman" w:hAnsi="Times New Roman"/>
          <w:lang w:val="en-US"/>
        </w:rPr>
        <w:tab/>
      </w:r>
      <w:r w:rsidR="00D737D5">
        <w:rPr>
          <w:rFonts w:ascii="Times New Roman" w:hAnsi="Times New Roman"/>
          <w:lang w:val="en-US"/>
        </w:rPr>
        <w:fldChar w:fldCharType="begin"/>
      </w:r>
      <w:r w:rsidR="000B1AEE">
        <w:rPr>
          <w:rFonts w:ascii="Times New Roman" w:hAnsi="Times New Roman"/>
          <w:lang w:val="en-US"/>
        </w:rPr>
        <w:instrText xml:space="preserve"> PAGEREF M16 \h </w:instrText>
      </w:r>
      <w:r w:rsidR="00D737D5">
        <w:rPr>
          <w:rFonts w:ascii="Times New Roman" w:hAnsi="Times New Roman"/>
          <w:lang w:val="en-US"/>
        </w:rPr>
      </w:r>
      <w:r w:rsidR="00D737D5">
        <w:rPr>
          <w:rFonts w:ascii="Times New Roman" w:hAnsi="Times New Roman"/>
          <w:lang w:val="en-US"/>
        </w:rPr>
        <w:fldChar w:fldCharType="separate"/>
      </w:r>
      <w:r w:rsidR="000B1AEE">
        <w:rPr>
          <w:rFonts w:ascii="Times New Roman" w:hAnsi="Times New Roman"/>
          <w:lang w:val="en-US"/>
        </w:rPr>
        <w:t>59</w:t>
      </w:r>
      <w:r w:rsidR="00D737D5">
        <w:rPr>
          <w:rFonts w:ascii="Times New Roman" w:hAnsi="Times New Roman"/>
          <w:lang w:val="en-US"/>
        </w:rPr>
        <w:fldChar w:fldCharType="end"/>
      </w:r>
    </w:p>
    <w:p w:rsidR="0067202B" w:rsidRDefault="0067202B" w:rsidP="0067202B">
      <w:pPr>
        <w:rPr>
          <w:rFonts w:ascii="Times New Roman" w:hAnsi="Times New Roman"/>
          <w:lang w:val="en-US"/>
        </w:rPr>
      </w:pPr>
    </w:p>
    <w:p w:rsidR="0067202B" w:rsidRDefault="0067202B" w:rsidP="0067202B">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br w:type="page"/>
      </w:r>
    </w:p>
    <w:p w:rsidR="00555FC7" w:rsidRDefault="00555FC7" w:rsidP="00555FC7">
      <w:pPr>
        <w:ind w:firstLine="270"/>
        <w:rPr>
          <w:rFonts w:ascii="Times New Roman" w:hAnsi="Times New Roman"/>
          <w:b/>
          <w:color w:val="000000"/>
          <w:sz w:val="28"/>
          <w:szCs w:val="26"/>
          <w:lang w:val="en-US"/>
        </w:rPr>
      </w:pPr>
      <w:r>
        <w:rPr>
          <w:rFonts w:ascii="Times New Roman" w:hAnsi="Times New Roman"/>
          <w:b/>
          <w:color w:val="000000"/>
          <w:sz w:val="28"/>
          <w:szCs w:val="26"/>
          <w:lang w:val="en-US"/>
        </w:rPr>
        <w:lastRenderedPageBreak/>
        <w:t>LỜI NÓI ĐẦU</w:t>
      </w:r>
    </w:p>
    <w:p w:rsidR="00555FC7" w:rsidRDefault="00555FC7" w:rsidP="00555FC7">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 ngày càng phát triển và chiếm vị trí quan trọng trong nhiều lĩnh vực như giáo dục, quốc phòng, sản xuất, thương mại v.v... Với khả năng đáp ứng nhiều yêu cầu khác nhau của các ngành công nghiệp, đồng thời với sự bùng nổ của Internet và Công nghệ Phần mềm, Công nghệ Thông tin đang ngày càng được ứng dụng rộng rãi. Ngày nay, các doanh nghiệp đang dần tin học hóa một phần hoặc toàn bộ các thành phần, các hoạt động để có thể giải phóng tối đa tài nguyên lao động, tăng cường tài nguyên chất xám. Cũng nhờ đó mà chất lượng và năng suất công việc cũng tăng vọt, một người có thể đảm đương nhiều vai trò và công việc hơn. Không những thế, Công nghệ Thông tin còn giúp các doanh nghiệp có thể gắn kết với nhau và trao đổi thông tin dễ dàng hơn, mở rộng thị trường một cách nhanh chóng và hiệu quả, linh hoạt trong các hoạt động quản lý,  khai thác tốt hơn các nguồn thông tin, v.v…</w:t>
      </w:r>
    </w:p>
    <w:p w:rsidR="00555FC7" w:rsidRDefault="00555FC7" w:rsidP="00555FC7">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Từ các nghiệp vụ chuyên môn cho đến các nghiệp vụ quản lý, Công nghệ Phần mềm đã trợ giúp nhiều doanh nghiệp một cách đắc lực và ngày càng mạnh mẽ hơn. Người thư kí không cần phải sử dụng đến những máy đánh chữ mà cứ mỗi lần sai lại phải bỏ đi một tờ giấy và làm lại từ đầu. Các phần mềm soạn thảo và định dạng văn bản giúp họ có thể tạo ra văn bản đẹp hơn, trình bày bắt mắt hơn, khi gặp lỗi có thể sửa ngay trên văn bản; đồng thời có thể in, lưu trữ, bảo mật văn bản v.v… Đặc biệt, với người quản lý, dưới sự trợ giúp của Công nghệ Phần mềm, giờ đây không cần phải đi khắp nơi, tốn rất nhiều thời gian để điều khiển hoạt động và kiểm soát các công việc trong doanh nghiệp. Chỉ cần ngồi dưới máy vi tính, tất cả các thông tin cần thiết sẽ được cập nhật tự động; những bảng thống kê được máy tính lập trong nháy mắt, người quản lý có thể nắm bắt hoạt động của doanh nghiệp và nhanh chóng kiểm soát, đưa ra giải pháp kịp thời khi có sự cố.</w:t>
      </w:r>
    </w:p>
    <w:p w:rsidR="00555FC7" w:rsidRDefault="00555FC7" w:rsidP="00555FC7">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Hơn nữa, với sự phát triển ngày càng nhanh của Công nghệ Thông tin, các phần mềm trợ giúp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riêng của từng công ty. Đó chính là những phần mềm quản lý luồng công việc. Những sản phẩm này có khả năng mô hình hóa luồng công việc, tạo ra sự nhất quán và tăng hiệu quả công việc cho riêng từng quy trình cụ thể. Những phần mềm thuộc loại này thỏa mãn được nhiều nhu cầu của doanh nghiệp nên ngày càng phát triển mạnh hơn và theo nhiều hướng khác nhau. Các chuẩn cho sự quản lý theo quy trình được tạo ra, theo đó, các nền tảng công nghệ đáp ứng các chuẩn này cũng được ra đời.</w:t>
      </w:r>
    </w:p>
    <w:p w:rsidR="00555FC7" w:rsidRDefault="00555FC7" w:rsidP="00555FC7">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hầu như không thể cho phép xảy ra bất cứ sai sót nào. Công tác quản lý đối với các lĩnh vực này thật sự là một công việc khó khăn và nhạy cảm với các rủi ro. Tuy nhiên, hoạt động của công việc quản lý từ trước đến nay đa số đều được thực hiện thủ công, người quản lý phải tiếp xúc từng nhân viên (gặp trực tiếp, qua mạng liên lạc,qua hồ sơ...) mới có thể lấy đầy đủ thông tin, và phải tự tính toán thống kê thông qua một số chương trình nhỏ hỗ trợ tính toán... Những công việc này vốn tốn rất nhiều thời gian và công sức. Vì thế, việc xây dựng một chương trình hoàn thiện theo xu hướng phát triển chung của thế giới, hỗ trợ tối đa cho người quản lý là một trong những nhu cầu cần được giải quyết.</w:t>
      </w:r>
    </w:p>
    <w:p w:rsidR="00555FC7" w:rsidRDefault="00555FC7" w:rsidP="00555FC7">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hiện nay, những phần mềm xây dựng theo hướng này chưa nhiều, và thường tốn rất nhiều chi phí trong khi nhu cầu sở hữu ứng dụng như trên đối với doanh nghiệp cũng ngày càng tăng. Đặc biệt khi phần mềm luồng công việc này có thể giải quyết bài toán quy trình doanh nghiệp một cách hiệu quả,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555FC7" w:rsidRDefault="00555FC7" w:rsidP="00555FC7">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nhằm quản lý </w:t>
      </w:r>
      <w:r>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Pr>
          <w:rFonts w:ascii="Times New Roman" w:hAnsi="Times New Roman"/>
          <w:sz w:val="26"/>
          <w:szCs w:val="26"/>
        </w:rPr>
        <w:t>cấp ch</w:t>
      </w:r>
      <w:r>
        <w:rPr>
          <w:rFonts w:ascii="Times New Roman" w:hAnsi="Times New Roman"/>
          <w:sz w:val="26"/>
          <w:szCs w:val="26"/>
          <w:lang w:val="en-US"/>
        </w:rPr>
        <w:t>ứn</w:t>
      </w:r>
      <w:r>
        <w:rPr>
          <w:rFonts w:ascii="Times New Roman" w:hAnsi="Times New Roman"/>
          <w:sz w:val="26"/>
          <w:szCs w:val="26"/>
        </w:rPr>
        <w:t>g chỉ cho người thi</w:t>
      </w:r>
      <w:r>
        <w:rPr>
          <w:rFonts w:ascii="Times New Roman" w:hAnsi="Times New Roman"/>
          <w:sz w:val="26"/>
          <w:szCs w:val="26"/>
          <w:lang w:val="en-US"/>
        </w:rPr>
        <w:t xml:space="preserve"> </w:t>
      </w:r>
      <w:r>
        <w:rPr>
          <w:rFonts w:ascii="Times New Roman" w:hAnsi="Times New Roman"/>
          <w:color w:val="000000"/>
          <w:sz w:val="26"/>
          <w:szCs w:val="26"/>
          <w:lang w:val="en-US"/>
        </w:rPr>
        <w:t>dựa trên nền tảng đã chọn, chứ không xây dựng các phần mềm nhỏ minh họa. Vì vậy nội dung chính của luận văn sẽ bàn về nội dung của phần mềm và các hướng giải quyết.</w:t>
      </w:r>
    </w:p>
    <w:p w:rsidR="00555FC7" w:rsidRDefault="00555FC7" w:rsidP="00555FC7"/>
    <w:p w:rsidR="00555FC7" w:rsidRDefault="00555FC7">
      <w:pPr>
        <w:spacing w:after="0" w:line="240" w:lineRule="auto"/>
        <w:rPr>
          <w:rFonts w:ascii="Times New Roman" w:hAnsi="Times New Roman"/>
          <w:lang w:val="en-US"/>
        </w:rPr>
      </w:pPr>
      <w:r>
        <w:rPr>
          <w:rFonts w:ascii="Times New Roman" w:hAnsi="Times New Roman"/>
          <w:lang w:val="en-US"/>
        </w:rPr>
        <w:br w:type="page"/>
      </w:r>
    </w:p>
    <w:p w:rsidR="0067202B" w:rsidRPr="0013472E" w:rsidRDefault="0067202B" w:rsidP="0067202B">
      <w:pPr>
        <w:rPr>
          <w:rFonts w:ascii="Times New Roman" w:hAnsi="Times New Roman"/>
          <w:lang w:val="en-US"/>
        </w:rPr>
      </w:pPr>
    </w:p>
    <w:p w:rsidR="0067202B" w:rsidRPr="0013472E" w:rsidRDefault="0067202B" w:rsidP="0067202B">
      <w:pPr>
        <w:rPr>
          <w:rFonts w:ascii="Times New Roman" w:hAnsi="Times New Roman"/>
          <w:lang w:val="en-US"/>
        </w:rPr>
      </w:pPr>
    </w:p>
    <w:p w:rsidR="0067202B" w:rsidRPr="00C900E0" w:rsidRDefault="0067202B" w:rsidP="00784A8E">
      <w:pPr>
        <w:ind w:firstLine="270"/>
        <w:jc w:val="both"/>
        <w:rPr>
          <w:rFonts w:ascii="Times New Roman" w:hAnsi="Times New Roman"/>
          <w:b/>
          <w:color w:val="000000"/>
          <w:sz w:val="26"/>
          <w:szCs w:val="26"/>
          <w:lang w:val="en-US"/>
        </w:rPr>
      </w:pPr>
    </w:p>
    <w:p w:rsidR="00AD09BC" w:rsidRPr="00C42BF8" w:rsidRDefault="00AD09BC" w:rsidP="00410E53">
      <w:pPr>
        <w:pStyle w:val="Heading1"/>
        <w:rPr>
          <w:rFonts w:ascii="Times New Roman" w:hAnsi="Times New Roman"/>
          <w:color w:val="000000"/>
          <w:sz w:val="26"/>
          <w:szCs w:val="26"/>
        </w:rPr>
      </w:pPr>
      <w:bookmarkStart w:id="0" w:name="_Toc263796531"/>
      <w:bookmarkStart w:id="1" w:name="_Toc266246071"/>
      <w:bookmarkStart w:id="2" w:name="_Toc266247027"/>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0"/>
      <w:bookmarkEnd w:id="1"/>
      <w:bookmarkEnd w:id="2"/>
    </w:p>
    <w:p w:rsidR="00AD09BC" w:rsidRPr="00C42BF8" w:rsidRDefault="00AD09BC" w:rsidP="00410E53">
      <w:pPr>
        <w:pStyle w:val="Heading1"/>
        <w:rPr>
          <w:rFonts w:ascii="Times New Roman" w:hAnsi="Times New Roman"/>
          <w:color w:val="000000"/>
          <w:sz w:val="32"/>
          <w:szCs w:val="26"/>
          <w:lang w:val="en-US"/>
        </w:rPr>
      </w:pPr>
      <w:bookmarkStart w:id="3" w:name="_Toc266246072"/>
      <w:bookmarkStart w:id="4" w:name="_Toc266247028"/>
      <w:r>
        <w:rPr>
          <w:rFonts w:ascii="Times New Roman" w:hAnsi="Times New Roman"/>
          <w:color w:val="000000"/>
          <w:sz w:val="32"/>
          <w:szCs w:val="26"/>
          <w:lang w:val="en-US"/>
        </w:rPr>
        <w:t xml:space="preserve">Đề </w:t>
      </w:r>
      <w:r w:rsidR="00410E53">
        <w:rPr>
          <w:rFonts w:ascii="Times New Roman" w:hAnsi="Times New Roman"/>
          <w:color w:val="000000"/>
          <w:sz w:val="32"/>
          <w:szCs w:val="26"/>
          <w:lang w:val="en-US"/>
        </w:rPr>
        <w:t>Dẫn Đề Tài</w:t>
      </w:r>
      <w:bookmarkEnd w:id="3"/>
      <w:bookmarkEnd w:id="4"/>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5" w:name="_Toc263796533"/>
      <w:bookmarkStart w:id="6" w:name="_Toc266246073"/>
      <w:bookmarkStart w:id="7" w:name="_Toc266247029"/>
      <w:r w:rsidRPr="00226605">
        <w:rPr>
          <w:rFonts w:ascii="Times New Roman" w:hAnsi="Times New Roman"/>
          <w:color w:val="000000"/>
          <w:sz w:val="26"/>
          <w:szCs w:val="26"/>
          <w:lang w:val="en-US"/>
        </w:rPr>
        <w:t>Chủ đề</w:t>
      </w:r>
      <w:bookmarkEnd w:id="5"/>
      <w:bookmarkEnd w:id="6"/>
      <w:bookmarkEnd w:id="7"/>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 xml:space="preserve">Hiện nay, ứng dụng của công nghệ thông tin, đặc biệt là công nghệ phần mềm và </w:t>
      </w:r>
      <w:r w:rsidR="005A40F3">
        <w:rPr>
          <w:rFonts w:ascii="Times New Roman" w:hAnsi="Times New Roman"/>
          <w:color w:val="000000"/>
          <w:sz w:val="26"/>
          <w:szCs w:val="26"/>
          <w:lang w:val="en-US"/>
        </w:rPr>
        <w:t>ứng dụng</w:t>
      </w:r>
      <w:r w:rsidRPr="00784A8E">
        <w:rPr>
          <w:rFonts w:ascii="Times New Roman" w:hAnsi="Times New Roman"/>
          <w:color w:val="000000"/>
          <w:sz w:val="26"/>
          <w:szCs w:val="26"/>
          <w:lang w:val="en-US"/>
        </w:rPr>
        <w:t xml:space="preserve">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w:t>
      </w:r>
      <w:r w:rsidRPr="00784A8E">
        <w:rPr>
          <w:rFonts w:ascii="Times New Roman" w:hAnsi="Times New Roman"/>
          <w:sz w:val="26"/>
          <w:szCs w:val="26"/>
          <w:lang w:val="en-US"/>
        </w:rPr>
        <w:lastRenderedPageBreak/>
        <w:t xml:space="preserve">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w:t>
      </w:r>
      <w:r w:rsidR="005A40F3">
        <w:rPr>
          <w:rFonts w:ascii="Times New Roman" w:hAnsi="Times New Roman"/>
          <w:sz w:val="26"/>
          <w:szCs w:val="26"/>
          <w:lang w:val="en-US"/>
        </w:rPr>
        <w:t>ứng dụng</w:t>
      </w:r>
      <w:r w:rsidRPr="00784A8E">
        <w:rPr>
          <w:rFonts w:ascii="Times New Roman" w:hAnsi="Times New Roman"/>
          <w:sz w:val="26"/>
          <w:szCs w:val="26"/>
          <w:lang w:val="en-US"/>
        </w:rPr>
        <w:t xml:space="preserve">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w:t>
      </w:r>
      <w:r w:rsidR="005A40F3">
        <w:rPr>
          <w:rFonts w:ascii="Times New Roman" w:hAnsi="Times New Roman"/>
          <w:sz w:val="26"/>
          <w:szCs w:val="26"/>
          <w:lang w:val="en-US"/>
        </w:rPr>
        <w:t>ứng dụng</w:t>
      </w:r>
      <w:r w:rsidRPr="00784A8E">
        <w:rPr>
          <w:rFonts w:ascii="Times New Roman" w:hAnsi="Times New Roman"/>
          <w:sz w:val="26"/>
          <w:szCs w:val="26"/>
          <w:lang w:val="en-US"/>
        </w:rPr>
        <w:t xml:space="preserve">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8" w:name="_Toc263796534"/>
      <w:bookmarkStart w:id="9" w:name="_Toc266246074"/>
      <w:bookmarkStart w:id="10" w:name="_Toc266247030"/>
      <w:r w:rsidRPr="003956AE">
        <w:rPr>
          <w:rFonts w:ascii="Times New Roman" w:hAnsi="Times New Roman"/>
          <w:color w:val="000000"/>
          <w:sz w:val="26"/>
          <w:szCs w:val="26"/>
          <w:lang w:val="en-US"/>
        </w:rPr>
        <w:t>Yêu cầu của ứng dụng</w:t>
      </w:r>
      <w:bookmarkEnd w:id="8"/>
      <w:bookmarkEnd w:id="9"/>
      <w:bookmarkEnd w:id="10"/>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r w:rsidR="00490BB9">
        <w:rPr>
          <w:rFonts w:ascii="Times New Roman" w:hAnsi="Times New Roman"/>
          <w:color w:val="000000"/>
          <w:sz w:val="26"/>
          <w:szCs w:val="26"/>
          <w:lang w:val="en-US"/>
        </w:rPr>
        <w:t xml:space="preserve"> và trong thời hạn quy định</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Ngoài ra, để hỗ trợ tối đa cho người quản lý, nhằm mục đích hỗ trợ người quản lý trong công việc của mình,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r w:rsidR="00490BB9">
        <w:rPr>
          <w:rFonts w:ascii="Times New Roman" w:hAnsi="Times New Roman"/>
          <w:color w:val="000000"/>
          <w:sz w:val="26"/>
          <w:szCs w:val="26"/>
          <w:lang w:val="en-US"/>
        </w:rPr>
        <w:t xml:space="preserve"> trên tổng thể các quy trình công việc đang được thực thi</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r w:rsidR="003A3888">
        <w:rPr>
          <w:rFonts w:ascii="Times New Roman" w:hAnsi="Times New Roman"/>
          <w:color w:val="000000"/>
          <w:sz w:val="26"/>
          <w:szCs w:val="26"/>
          <w:lang w:val="en-US"/>
        </w:rPr>
        <w:t>thể hiện</w:t>
      </w:r>
      <w:r w:rsidRPr="003D22F6">
        <w:rPr>
          <w:rFonts w:ascii="Times New Roman" w:hAnsi="Times New Roman"/>
          <w:color w:val="000000"/>
          <w:sz w:val="26"/>
          <w:szCs w:val="26"/>
          <w:lang w:val="en-US"/>
        </w:rPr>
        <w:t xml:space="preserve"> luồng công việc</w:t>
      </w:r>
      <w:r w:rsidR="00297E90">
        <w:rPr>
          <w:rStyle w:val="FootnoteReference"/>
          <w:rFonts w:ascii="Times New Roman" w:hAnsi="Times New Roman"/>
          <w:color w:val="000000"/>
          <w:sz w:val="26"/>
          <w:szCs w:val="26"/>
          <w:lang w:val="en-US"/>
        </w:rPr>
        <w:footnoteReference w:id="1"/>
      </w:r>
      <w:r w:rsidRPr="003D22F6">
        <w:rPr>
          <w:rFonts w:ascii="Times New Roman" w:hAnsi="Times New Roman"/>
          <w:color w:val="000000"/>
          <w:sz w:val="26"/>
          <w:szCs w:val="26"/>
          <w:lang w:val="en-US"/>
        </w:rPr>
        <w:t xml:space="preserve"> (</w:t>
      </w:r>
      <w:r w:rsidRPr="00490BB9">
        <w:rPr>
          <w:rFonts w:ascii="Times New Roman" w:hAnsi="Times New Roman"/>
          <w:i/>
          <w:color w:val="000000"/>
          <w:sz w:val="26"/>
          <w:szCs w:val="26"/>
          <w:lang w:val="en-US"/>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Cuối cùng,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phải đảm bảo các yêu cầu cơ bản của một phần mềm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5A40F3"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xml:space="preserve"> Thông tin</w:t>
      </w:r>
      <w:r w:rsidR="00AD09BC"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00AD09BC"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11" w:name="_Toc263796535"/>
      <w:bookmarkStart w:id="12" w:name="_Toc266246075"/>
      <w:bookmarkStart w:id="13" w:name="_Toc266247031"/>
      <w:r w:rsidRPr="00795992">
        <w:rPr>
          <w:rFonts w:ascii="Times New Roman" w:hAnsi="Times New Roman"/>
          <w:color w:val="000000"/>
          <w:sz w:val="26"/>
          <w:szCs w:val="26"/>
          <w:lang w:val="en-US"/>
        </w:rPr>
        <w:t>Nội dung cần thực hiện để đáp ứng yêu cầu trên:</w:t>
      </w:r>
      <w:bookmarkEnd w:id="11"/>
      <w:bookmarkEnd w:id="12"/>
      <w:bookmarkEnd w:id="13"/>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14" w:name="_Toc263796536"/>
      <w:bookmarkStart w:id="15" w:name="_Toc266246076"/>
      <w:bookmarkStart w:id="16" w:name="_Toc266247032"/>
      <w:r w:rsidRPr="00795992">
        <w:rPr>
          <w:rFonts w:ascii="Times New Roman" w:hAnsi="Times New Roman"/>
          <w:color w:val="000000"/>
          <w:lang w:val="en-US"/>
        </w:rPr>
        <w:t>Tìm hiểu thực tế ứng dụng</w:t>
      </w:r>
      <w:bookmarkEnd w:id="14"/>
      <w:bookmarkEnd w:id="15"/>
      <w:bookmarkEnd w:id="16"/>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các đơn vị đào tạo chứng chỉ 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17" w:name="_Toc263796537"/>
      <w:bookmarkStart w:id="18" w:name="_Toc266246077"/>
      <w:bookmarkStart w:id="19" w:name="_Toc266247033"/>
      <w:r w:rsidRPr="003C1A0C">
        <w:rPr>
          <w:rFonts w:ascii="Times New Roman" w:hAnsi="Times New Roman"/>
          <w:color w:val="000000"/>
          <w:lang w:val="en-US"/>
        </w:rPr>
        <w:t>Khảo sát và lựa chọn môi trường công nghệ phù hợp</w:t>
      </w:r>
      <w:bookmarkEnd w:id="17"/>
      <w:bookmarkEnd w:id="18"/>
      <w:bookmarkEnd w:id="19"/>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20" w:name="_Toc263796538"/>
      <w:bookmarkStart w:id="21" w:name="_Toc266246078"/>
      <w:bookmarkStart w:id="22" w:name="_Toc266247034"/>
      <w:r w:rsidRPr="003D22F6">
        <w:rPr>
          <w:rFonts w:ascii="Times New Roman" w:hAnsi="Times New Roman"/>
          <w:color w:val="000000"/>
          <w:sz w:val="26"/>
          <w:szCs w:val="26"/>
          <w:lang w:val="en-US"/>
        </w:rPr>
        <w:t>Khảo sát:</w:t>
      </w:r>
      <w:bookmarkEnd w:id="20"/>
      <w:bookmarkEnd w:id="21"/>
      <w:bookmarkEnd w:id="22"/>
      <w:r w:rsidRPr="003D22F6">
        <w:rPr>
          <w:rFonts w:ascii="Times New Roman" w:hAnsi="Times New Roman"/>
          <w:color w:val="000000"/>
          <w:sz w:val="26"/>
          <w:szCs w:val="26"/>
          <w:lang w:val="en-US"/>
        </w:rPr>
        <w:t xml:space="preserve"> </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F02117">
      <w:pPr>
        <w:pStyle w:val="Heading3"/>
        <w:numPr>
          <w:ilvl w:val="2"/>
          <w:numId w:val="19"/>
        </w:numPr>
        <w:rPr>
          <w:rFonts w:ascii="Times New Roman" w:hAnsi="Times New Roman"/>
          <w:i/>
          <w:color w:val="000000"/>
          <w:sz w:val="26"/>
          <w:szCs w:val="26"/>
          <w:lang w:val="en-US"/>
        </w:rPr>
      </w:pPr>
      <w:bookmarkStart w:id="23" w:name="_Toc266246079"/>
      <w:bookmarkStart w:id="24" w:name="_Toc266247035"/>
      <w:r>
        <w:rPr>
          <w:rFonts w:ascii="Times New Roman" w:hAnsi="Times New Roman"/>
          <w:i/>
          <w:color w:val="000000"/>
          <w:sz w:val="26"/>
          <w:szCs w:val="26"/>
          <w:lang w:val="en-US"/>
        </w:rPr>
        <w:lastRenderedPageBreak/>
        <w:t>Nhu cầu</w:t>
      </w:r>
      <w:bookmarkEnd w:id="23"/>
      <w:bookmarkEnd w:id="24"/>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 xml:space="preserve">Như vậy,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xml:space="preserve">, đòi hỏi </w:t>
      </w:r>
      <w:r w:rsidR="005A40F3">
        <w:rPr>
          <w:rFonts w:ascii="Times New Roman" w:hAnsi="Times New Roman"/>
          <w:color w:val="000000"/>
          <w:sz w:val="26"/>
          <w:szCs w:val="26"/>
          <w:lang w:val="en-US"/>
        </w:rPr>
        <w:t>ứng dụng</w:t>
      </w:r>
      <w:r w:rsidRPr="003D22F6">
        <w:rPr>
          <w:rFonts w:ascii="Times New Roman" w:hAnsi="Times New Roman"/>
          <w:color w:val="000000"/>
          <w:sz w:val="26"/>
          <w:szCs w:val="26"/>
          <w:lang w:val="en-US"/>
        </w:rPr>
        <w:t xml:space="preserve"> phải xử lý các công việc đúng với luồng công việc đã được định nghĩa..</w:t>
      </w:r>
    </w:p>
    <w:p w:rsidR="00AD09BC" w:rsidRPr="00B05142" w:rsidRDefault="00AD09BC" w:rsidP="00F02117">
      <w:pPr>
        <w:pStyle w:val="Heading3"/>
        <w:numPr>
          <w:ilvl w:val="2"/>
          <w:numId w:val="19"/>
        </w:numPr>
        <w:rPr>
          <w:rFonts w:ascii="Times New Roman" w:hAnsi="Times New Roman"/>
          <w:i/>
          <w:color w:val="000000"/>
          <w:sz w:val="26"/>
          <w:szCs w:val="26"/>
          <w:lang w:val="en-US"/>
        </w:rPr>
      </w:pPr>
      <w:bookmarkStart w:id="25" w:name="_Toc263796541"/>
      <w:bookmarkStart w:id="26" w:name="_Toc266246080"/>
      <w:bookmarkStart w:id="27" w:name="_Toc266247036"/>
      <w:r w:rsidRPr="00B05142">
        <w:rPr>
          <w:rFonts w:ascii="Times New Roman" w:hAnsi="Times New Roman"/>
          <w:i/>
          <w:color w:val="000000"/>
          <w:sz w:val="26"/>
          <w:szCs w:val="26"/>
          <w:lang w:val="en-US"/>
        </w:rPr>
        <w:t>Các công nghệ:</w:t>
      </w:r>
      <w:bookmarkEnd w:id="25"/>
      <w:bookmarkEnd w:id="26"/>
      <w:bookmarkEnd w:id="27"/>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00D65105" w:rsidRPr="00D65105">
        <w:rPr>
          <w:rFonts w:ascii="Times New Roman" w:hAnsi="Times New Roman"/>
          <w:i/>
          <w:color w:val="000000"/>
          <w:sz w:val="26"/>
          <w:szCs w:val="26"/>
          <w:lang w:val="en-US"/>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28" w:name="_Toc263796542"/>
      <w:bookmarkStart w:id="29" w:name="_Toc266246081"/>
      <w:bookmarkStart w:id="30" w:name="_Toc266247037"/>
      <w:r w:rsidRPr="00524C6C">
        <w:rPr>
          <w:rFonts w:ascii="Times New Roman" w:hAnsi="Times New Roman"/>
          <w:color w:val="000000"/>
          <w:sz w:val="26"/>
          <w:szCs w:val="26"/>
          <w:lang w:val="en-US"/>
        </w:rPr>
        <w:t>Lựa chọn môi trường:</w:t>
      </w:r>
      <w:bookmarkEnd w:id="28"/>
      <w:bookmarkEnd w:id="29"/>
      <w:bookmarkEnd w:id="30"/>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31" w:name="_Toc263796543"/>
      <w:bookmarkStart w:id="32" w:name="_Toc266246082"/>
      <w:bookmarkStart w:id="33" w:name="_Toc266247038"/>
      <w:r w:rsidRPr="009317B7">
        <w:rPr>
          <w:rFonts w:ascii="Times New Roman" w:hAnsi="Times New Roman"/>
          <w:color w:val="000000"/>
          <w:sz w:val="26"/>
          <w:szCs w:val="26"/>
          <w:lang w:val="en-US"/>
        </w:rPr>
        <w:t>Bố cục khóa luận tốt nghiệp</w:t>
      </w:r>
      <w:bookmarkEnd w:id="31"/>
      <w:bookmarkEnd w:id="32"/>
      <w:bookmarkEnd w:id="33"/>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r w:rsidR="004E486D">
        <w:rPr>
          <w:rFonts w:ascii="Times New Roman" w:hAnsi="Times New Roman"/>
          <w:b/>
          <w:color w:val="000000"/>
          <w:sz w:val="26"/>
          <w:szCs w:val="26"/>
          <w:lang w:val="en-US"/>
        </w:rPr>
        <w:t>Ứ</w:t>
      </w:r>
      <w:r w:rsidRPr="00324DFD">
        <w:rPr>
          <w:rFonts w:ascii="Times New Roman" w:hAnsi="Times New Roman"/>
          <w:b/>
          <w:color w:val="000000"/>
          <w:sz w:val="26"/>
          <w:szCs w:val="26"/>
          <w:lang w:val="en-US"/>
        </w:rPr>
        <w:t>ng dụng</w:t>
      </w:r>
      <w:r w:rsidR="00896913">
        <w:rPr>
          <w:rFonts w:ascii="Times New Roman" w:hAnsi="Times New Roman"/>
          <w:b/>
          <w:color w:val="000000"/>
          <w:sz w:val="26"/>
          <w:szCs w:val="26"/>
          <w:lang w:val="en-US"/>
        </w:rPr>
        <w:t xml:space="preserve">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r w:rsidR="00A86747">
        <w:rPr>
          <w:rFonts w:ascii="Times New Roman" w:hAnsi="Times New Roman"/>
          <w:color w:val="000000"/>
          <w:sz w:val="26"/>
          <w:szCs w:val="26"/>
          <w:lang w:val="en-US"/>
        </w:rPr>
        <w:t xml:space="preserve">mô tả </w:t>
      </w:r>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r w:rsidR="00896913">
        <w:rPr>
          <w:rFonts w:ascii="Times New Roman" w:hAnsi="Times New Roman"/>
          <w:b/>
          <w:color w:val="000000"/>
          <w:sz w:val="26"/>
          <w:szCs w:val="26"/>
          <w:lang w:val="en-US"/>
        </w:rPr>
        <w:t>M</w:t>
      </w:r>
      <w:r w:rsidRPr="00324DFD">
        <w:rPr>
          <w:rFonts w:ascii="Times New Roman" w:hAnsi="Times New Roman"/>
          <w:b/>
          <w:color w:val="000000"/>
          <w:sz w:val="26"/>
          <w:szCs w:val="26"/>
          <w:lang w:val="en-US"/>
        </w:rPr>
        <w:t>ôi trường công nghệ</w:t>
      </w:r>
      <w:r w:rsidR="00896913">
        <w:rPr>
          <w:rFonts w:ascii="Times New Roman" w:hAnsi="Times New Roman"/>
          <w:b/>
          <w:color w:val="000000"/>
          <w:sz w:val="26"/>
          <w:szCs w:val="26"/>
          <w:lang w:val="en-US"/>
        </w:rPr>
        <w:t xml:space="preserve"> để xây dựng một </w:t>
      </w:r>
      <w:r w:rsidR="005A40F3">
        <w:rPr>
          <w:rFonts w:ascii="Times New Roman" w:hAnsi="Times New Roman"/>
          <w:b/>
          <w:color w:val="000000"/>
          <w:sz w:val="26"/>
          <w:szCs w:val="26"/>
          <w:lang w:val="en-US"/>
        </w:rPr>
        <w:t>ứng dụng</w:t>
      </w:r>
      <w:r w:rsidR="00896913">
        <w:rPr>
          <w:rFonts w:ascii="Times New Roman" w:hAnsi="Times New Roman"/>
          <w:b/>
          <w:color w:val="000000"/>
          <w:sz w:val="26"/>
          <w:szCs w:val="26"/>
          <w:lang w:val="en-US"/>
        </w:rPr>
        <w:t xml:space="preserve"> quản lý luồng công việc</w:t>
      </w:r>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sẽ chỉ trình bày </w:t>
      </w:r>
      <w:r w:rsidRPr="00A86747">
        <w:rPr>
          <w:rFonts w:ascii="Times New Roman" w:hAnsi="Times New Roman"/>
          <w:color w:val="000000"/>
          <w:sz w:val="26"/>
          <w:szCs w:val="26"/>
          <w:lang w:val="en-US"/>
        </w:rPr>
        <w:lastRenderedPageBreak/>
        <w:t>lại một phần kiến thức chung và tập trung vào những nội dung mới.</w:t>
      </w:r>
      <w:r w:rsidRPr="00C900E0">
        <w:rPr>
          <w:rFonts w:ascii="Times New Roman" w:hAnsi="Times New Roman"/>
          <w:color w:val="000000"/>
          <w:sz w:val="26"/>
          <w:szCs w:val="26"/>
          <w:lang w:val="en-US"/>
        </w:rPr>
        <w:t xml:space="preserve">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r w:rsidR="00896913">
        <w:rPr>
          <w:rFonts w:ascii="Times New Roman" w:hAnsi="Times New Roman"/>
          <w:b/>
          <w:color w:val="000000"/>
          <w:sz w:val="26"/>
          <w:szCs w:val="26"/>
          <w:lang w:val="en-US"/>
        </w:rPr>
        <w:t>Hiện thực ứng dụng</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34" w:name="_Toc263796544"/>
      <w:r>
        <w:rPr>
          <w:rFonts w:ascii="Times New Roman" w:hAnsi="Times New Roman"/>
          <w:color w:val="000000"/>
          <w:sz w:val="26"/>
          <w:szCs w:val="26"/>
          <w:lang w:val="en-US"/>
        </w:rPr>
        <w:br w:type="page"/>
      </w:r>
    </w:p>
    <w:p w:rsidR="00AD09BC" w:rsidRPr="008C28B6" w:rsidRDefault="00AD09BC" w:rsidP="003A4F61">
      <w:pPr>
        <w:pStyle w:val="Heading1"/>
        <w:rPr>
          <w:rFonts w:ascii="Times New Roman" w:hAnsi="Times New Roman"/>
          <w:color w:val="000000"/>
          <w:sz w:val="26"/>
          <w:szCs w:val="26"/>
          <w:lang w:val="en-US"/>
        </w:rPr>
      </w:pPr>
      <w:bookmarkStart w:id="35" w:name="_Toc266246083"/>
      <w:bookmarkStart w:id="36" w:name="_Toc266247039"/>
      <w:r w:rsidRPr="008C28B6">
        <w:rPr>
          <w:rFonts w:ascii="Times New Roman" w:hAnsi="Times New Roman"/>
          <w:color w:val="000000"/>
          <w:sz w:val="26"/>
          <w:szCs w:val="26"/>
          <w:lang w:val="en-US"/>
        </w:rPr>
        <w:lastRenderedPageBreak/>
        <w:t>Chương 2</w:t>
      </w:r>
      <w:bookmarkEnd w:id="34"/>
      <w:bookmarkEnd w:id="35"/>
      <w:bookmarkEnd w:id="36"/>
    </w:p>
    <w:p w:rsidR="00AD09BC" w:rsidRDefault="002935DF" w:rsidP="003A4F61">
      <w:pPr>
        <w:pStyle w:val="Heading1"/>
        <w:rPr>
          <w:rFonts w:ascii="Times New Roman" w:hAnsi="Times New Roman"/>
          <w:color w:val="000000"/>
          <w:sz w:val="26"/>
          <w:szCs w:val="26"/>
          <w:lang w:val="en-US"/>
        </w:rPr>
      </w:pPr>
      <w:bookmarkStart w:id="37" w:name="_Toc263796545"/>
      <w:bookmarkStart w:id="38" w:name="_Toc266246084"/>
      <w:bookmarkStart w:id="39" w:name="_Toc266247040"/>
      <w:r>
        <w:rPr>
          <w:rFonts w:ascii="Times New Roman" w:hAnsi="Times New Roman"/>
          <w:color w:val="000000"/>
          <w:sz w:val="26"/>
          <w:szCs w:val="26"/>
          <w:lang w:val="en-US"/>
        </w:rPr>
        <w:t>Ứ</w:t>
      </w:r>
      <w:r w:rsidR="00CE7B0A" w:rsidRPr="00CE7B0A">
        <w:rPr>
          <w:rFonts w:ascii="Times New Roman" w:hAnsi="Times New Roman"/>
          <w:color w:val="000000"/>
          <w:sz w:val="26"/>
          <w:szCs w:val="26"/>
          <w:lang w:val="en-US"/>
        </w:rPr>
        <w:t>ng dụng luồng công việc</w:t>
      </w:r>
      <w:bookmarkEnd w:id="37"/>
      <w:bookmarkEnd w:id="38"/>
      <w:bookmarkEnd w:id="39"/>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r w:rsidR="008D3EB5">
        <w:rPr>
          <w:rFonts w:ascii="Times New Roman" w:hAnsi="Times New Roman"/>
          <w:i/>
          <w:sz w:val="26"/>
          <w:lang w:val="en-US"/>
        </w:rPr>
        <w:t xml:space="preserve"> đối với ứng dụng luồng công việc phục vụ cho lĩnh vực này</w:t>
      </w:r>
      <w:r>
        <w:rPr>
          <w:rFonts w:ascii="Times New Roman" w:hAnsi="Times New Roman"/>
          <w:i/>
          <w:sz w:val="26"/>
        </w:rPr>
        <w:t>.</w:t>
      </w:r>
    </w:p>
    <w:p w:rsidR="00AD09BC" w:rsidRPr="003A4F61" w:rsidRDefault="00AD09BC" w:rsidP="003A4F61">
      <w:pPr>
        <w:pStyle w:val="ListParagraph"/>
        <w:numPr>
          <w:ilvl w:val="0"/>
          <w:numId w:val="45"/>
        </w:numPr>
        <w:jc w:val="both"/>
        <w:outlineLvl w:val="0"/>
        <w:rPr>
          <w:rFonts w:ascii="Times New Roman" w:hAnsi="Times New Roman"/>
          <w:b/>
          <w:sz w:val="26"/>
        </w:rPr>
      </w:pPr>
      <w:bookmarkStart w:id="40" w:name="_Toc266246085"/>
      <w:bookmarkStart w:id="41" w:name="_Toc266247041"/>
      <w:r w:rsidRPr="003A4F61">
        <w:rPr>
          <w:rFonts w:ascii="Times New Roman" w:hAnsi="Times New Roman"/>
          <w:b/>
          <w:sz w:val="26"/>
        </w:rPr>
        <w:t>Tổng quan về luồng công việc</w:t>
      </w:r>
      <w:bookmarkEnd w:id="40"/>
      <w:bookmarkEnd w:id="41"/>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w:t>
      </w:r>
      <w:r w:rsidR="00B351B2">
        <w:rPr>
          <w:rFonts w:ascii="Times New Roman" w:hAnsi="Times New Roman"/>
          <w:sz w:val="26"/>
          <w:lang w:val="en-US"/>
        </w:rPr>
        <w:t xml:space="preserve"> và</w:t>
      </w:r>
      <w:r w:rsidR="00B351B2">
        <w:rPr>
          <w:rFonts w:ascii="Times New Roman" w:hAnsi="Times New Roman"/>
          <w:sz w:val="26"/>
        </w:rPr>
        <w:t xml:space="preserve"> </w:t>
      </w:r>
      <w:r>
        <w:rPr>
          <w:rFonts w:ascii="Times New Roman" w:hAnsi="Times New Roman"/>
          <w:sz w:val="26"/>
        </w:rPr>
        <w:t xml:space="preserve">được quản lý thực thi bằng </w:t>
      </w:r>
      <w:r w:rsidR="008C03AD">
        <w:rPr>
          <w:rFonts w:ascii="Times New Roman" w:hAnsi="Times New Roman"/>
          <w:sz w:val="26"/>
          <w:lang w:val="en-US"/>
        </w:rPr>
        <w:t>các luồng công việc</w:t>
      </w:r>
      <w:r>
        <w:rPr>
          <w:rFonts w:ascii="Times New Roman" w:hAnsi="Times New Roman"/>
          <w:sz w:val="26"/>
        </w:rPr>
        <w:t xml:space="preserve"> 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mô hình luồng công việc được mô hình hóa từ</w:t>
      </w:r>
      <w:r w:rsidR="00790303">
        <w:rPr>
          <w:rFonts w:ascii="Times New Roman" w:hAnsi="Times New Roman"/>
          <w:sz w:val="26"/>
          <w:lang w:val="en-US"/>
        </w:rPr>
        <w:t xml:space="preserve"> các</w:t>
      </w:r>
      <w:r>
        <w:rPr>
          <w:rFonts w:ascii="Times New Roman" w:hAnsi="Times New Roman"/>
          <w:sz w:val="26"/>
        </w:rPr>
        <w:t xml:space="preserve">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w:t>
      </w:r>
      <w:r w:rsidR="00F35081">
        <w:rPr>
          <w:rFonts w:ascii="Times New Roman" w:hAnsi="Times New Roman"/>
          <w:sz w:val="26"/>
          <w:lang w:val="en-US"/>
        </w:rPr>
        <w:t>T</w:t>
      </w:r>
      <w:r w:rsidR="00F35081">
        <w:rPr>
          <w:rFonts w:ascii="Times New Roman" w:hAnsi="Times New Roman"/>
          <w:sz w:val="26"/>
        </w:rPr>
        <w:t xml:space="preserve">uần </w:t>
      </w:r>
      <w:r>
        <w:rPr>
          <w:rFonts w:ascii="Times New Roman" w:hAnsi="Times New Roman"/>
          <w:sz w:val="26"/>
        </w:rPr>
        <w:t>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Tùy vào yêu cầu thực tế, các mốc thời </w:t>
      </w:r>
      <w:r>
        <w:rPr>
          <w:rFonts w:ascii="Times New Roman" w:hAnsi="Times New Roman"/>
          <w:sz w:val="26"/>
        </w:rPr>
        <w:lastRenderedPageBreak/>
        <w:t>gian này có thể là cố định hoặc không. Ngoài ra, một công việc thường được đặc trưng bởi quá trình thực hiện công việc đó. Và cũng t</w:t>
      </w:r>
      <w:r w:rsidR="00BE1205">
        <w:rPr>
          <w:rFonts w:ascii="Times New Roman" w:hAnsi="Times New Roman"/>
          <w:sz w:val="26"/>
          <w:lang w:val="en-US"/>
        </w:rPr>
        <w:t>ù</w:t>
      </w:r>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Pr="003A4F61" w:rsidRDefault="00AD09BC" w:rsidP="003A4F61">
      <w:pPr>
        <w:pStyle w:val="ListParagraph"/>
        <w:numPr>
          <w:ilvl w:val="0"/>
          <w:numId w:val="45"/>
        </w:numPr>
        <w:jc w:val="both"/>
        <w:outlineLvl w:val="0"/>
        <w:rPr>
          <w:rFonts w:ascii="Times New Roman" w:hAnsi="Times New Roman"/>
          <w:b/>
          <w:sz w:val="26"/>
        </w:rPr>
      </w:pPr>
      <w:bookmarkStart w:id="42" w:name="_Toc266246086"/>
      <w:bookmarkStart w:id="43" w:name="_Toc266247042"/>
      <w:r w:rsidRPr="003A4F61">
        <w:rPr>
          <w:rFonts w:ascii="Times New Roman" w:hAnsi="Times New Roman"/>
          <w:b/>
          <w:sz w:val="26"/>
        </w:rPr>
        <w:t>Luồng công việc trong quản lý thi, cấp chứng chỉ quốc gia</w:t>
      </w:r>
      <w:bookmarkEnd w:id="42"/>
      <w:bookmarkEnd w:id="43"/>
    </w:p>
    <w:p w:rsidR="001341EF" w:rsidRDefault="00AD09BC" w:rsidP="00D26559">
      <w:pPr>
        <w:ind w:firstLine="284"/>
        <w:jc w:val="both"/>
        <w:rPr>
          <w:rFonts w:ascii="Times New Roman" w:hAnsi="Times New Roman"/>
          <w:sz w:val="26"/>
          <w:lang w:val="en-US"/>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w:t>
      </w:r>
      <w:r w:rsidR="00BF7B4B">
        <w:rPr>
          <w:rFonts w:ascii="Times New Roman" w:hAnsi="Times New Roman"/>
          <w:sz w:val="26"/>
        </w:rPr>
        <w:t>c</w:t>
      </w:r>
      <w:r w:rsidR="00BF7B4B">
        <w:rPr>
          <w:rFonts w:ascii="Times New Roman" w:hAnsi="Times New Roman"/>
          <w:sz w:val="26"/>
          <w:lang w:val="en-US"/>
        </w:rPr>
        <w:t>ấ</w:t>
      </w:r>
      <w:r w:rsidR="00BF7B4B">
        <w:rPr>
          <w:rFonts w:ascii="Times New Roman" w:hAnsi="Times New Roman"/>
          <w:sz w:val="26"/>
        </w:rPr>
        <w:t xml:space="preserve">p </w:t>
      </w:r>
      <w:r>
        <w:rPr>
          <w:rFonts w:ascii="Times New Roman" w:hAnsi="Times New Roman"/>
          <w:sz w:val="26"/>
        </w:rPr>
        <w:t>chứng chỉ tin học Quốc gia</w:t>
      </w:r>
      <w:r w:rsidR="005C0534">
        <w:rPr>
          <w:rStyle w:val="FootnoteReference"/>
          <w:rFonts w:ascii="Times New Roman" w:hAnsi="Times New Roman"/>
          <w:sz w:val="26"/>
        </w:rPr>
        <w:footnoteReference w:id="3"/>
      </w:r>
      <w:r>
        <w:rPr>
          <w:rFonts w:ascii="Times New Roman" w:hAnsi="Times New Roman"/>
          <w:sz w:val="26"/>
        </w:rPr>
        <w:t xml:space="preserve">. </w:t>
      </w:r>
    </w:p>
    <w:p w:rsidR="00AD09BC" w:rsidRDefault="00AD09BC" w:rsidP="00D26559">
      <w:pPr>
        <w:ind w:firstLine="284"/>
        <w:jc w:val="both"/>
        <w:rPr>
          <w:rFonts w:ascii="Times New Roman" w:hAnsi="Times New Roman"/>
          <w:sz w:val="26"/>
        </w:rPr>
      </w:pPr>
      <w:r>
        <w:rPr>
          <w:rFonts w:ascii="Times New Roman" w:hAnsi="Times New Roman"/>
          <w:sz w:val="26"/>
        </w:rPr>
        <w:t>Một quy trình thi chuẩn bao gồm nhiều công việc xảy ra đồng thời hoặc nối tiếp nhau</w:t>
      </w:r>
      <w:r w:rsidR="001341EF">
        <w:rPr>
          <w:rFonts w:ascii="Times New Roman" w:hAnsi="Times New Roman"/>
          <w:sz w:val="26"/>
          <w:lang w:val="en-US"/>
        </w:rPr>
        <w:t xml:space="preserve">, </w:t>
      </w:r>
      <w:r w:rsidR="001341EF">
        <w:rPr>
          <w:rFonts w:ascii="Times New Roman" w:hAnsi="Times New Roman"/>
          <w:color w:val="000000"/>
          <w:sz w:val="26"/>
          <w:szCs w:val="26"/>
        </w:rPr>
        <w:t xml:space="preserve">được đặc trưng bởi ngày </w:t>
      </w:r>
      <w:r w:rsidR="001341EF">
        <w:rPr>
          <w:rFonts w:ascii="Times New Roman" w:hAnsi="Times New Roman"/>
          <w:color w:val="000000"/>
          <w:sz w:val="26"/>
          <w:szCs w:val="26"/>
          <w:lang w:val="en-US"/>
        </w:rPr>
        <w:t xml:space="preserve">thi và địa điểm tổ chức thi. Địa điểm thi có thể là ngay tại đơn vị tổ chức thi và cấp chứng chỉ, cũng có thể là tại các đơn vị khác có liên kết đào tạo với đơn vị này </w:t>
      </w:r>
      <w:r w:rsidR="001341EF">
        <w:rPr>
          <w:rStyle w:val="FootnoteReference"/>
          <w:rFonts w:ascii="Times New Roman" w:hAnsi="Times New Roman"/>
          <w:color w:val="000000"/>
          <w:sz w:val="26"/>
          <w:szCs w:val="26"/>
          <w:lang w:val="en-US"/>
        </w:rPr>
        <w:footnoteReference w:id="4"/>
      </w:r>
      <w:r w:rsidR="001341EF">
        <w:rPr>
          <w:rFonts w:ascii="Times New Roman" w:hAnsi="Times New Roman"/>
          <w:color w:val="000000"/>
          <w:sz w:val="26"/>
          <w:szCs w:val="26"/>
        </w:rPr>
        <w:t xml:space="preserve">. </w:t>
      </w:r>
      <w:r w:rsidR="001341EF">
        <w:rPr>
          <w:rFonts w:ascii="Times New Roman" w:hAnsi="Times New Roman"/>
          <w:color w:val="000000"/>
          <w:sz w:val="26"/>
          <w:szCs w:val="26"/>
          <w:lang w:val="en-US"/>
        </w:rPr>
        <w:t xml:space="preserve">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w:t>
      </w:r>
      <w:r w:rsidR="00B71A70">
        <w:rPr>
          <w:rFonts w:ascii="Times New Roman" w:hAnsi="Times New Roman"/>
          <w:sz w:val="26"/>
          <w:lang w:val="en-US"/>
        </w:rPr>
        <w:t xml:space="preserve"> thừa hành</w:t>
      </w:r>
      <w:r w:rsidR="00A82C47">
        <w:rPr>
          <w:rFonts w:ascii="Times New Roman" w:hAnsi="Times New Roman"/>
          <w:sz w:val="26"/>
          <w:lang w:val="en-US"/>
        </w:rPr>
        <w:t xml:space="preserve"> (là nhân viên trực tiếp thực hiện công việc) </w:t>
      </w:r>
      <w:r w:rsidR="00A82C47">
        <w:rPr>
          <w:rStyle w:val="FootnoteReference"/>
          <w:rFonts w:ascii="Times New Roman" w:hAnsi="Times New Roman"/>
          <w:sz w:val="26"/>
          <w:lang w:val="en-US"/>
        </w:rPr>
        <w:footnoteReference w:id="5"/>
      </w:r>
      <w:r w:rsidRPr="00A36DD3">
        <w:rPr>
          <w:rFonts w:ascii="Times New Roman" w:hAnsi="Times New Roman"/>
          <w:sz w:val="26"/>
        </w:rPr>
        <w:t xml:space="preserve">cùng phụ </w:t>
      </w:r>
      <w:r w:rsidR="00B71A70">
        <w:rPr>
          <w:rFonts w:ascii="Times New Roman" w:hAnsi="Times New Roman"/>
          <w:sz w:val="26"/>
          <w:lang w:val="en-US"/>
        </w:rPr>
        <w:t>trách,</w:t>
      </w:r>
      <w:r w:rsidR="000C0FA4">
        <w:rPr>
          <w:rFonts w:ascii="Times New Roman" w:hAnsi="Times New Roman"/>
          <w:sz w:val="26"/>
          <w:lang w:val="en-US"/>
        </w:rPr>
        <w:t xml:space="preserve"> đồng thời</w:t>
      </w:r>
      <w:r w:rsidRPr="00A36DD3">
        <w:rPr>
          <w:rFonts w:ascii="Times New Roman" w:hAnsi="Times New Roman"/>
          <w:sz w:val="26"/>
        </w:rPr>
        <w:t xml:space="preserve"> mỗi nhân </w:t>
      </w:r>
      <w:r w:rsidR="00A82C47">
        <w:rPr>
          <w:rFonts w:ascii="Times New Roman" w:hAnsi="Times New Roman"/>
          <w:sz w:val="26"/>
          <w:lang w:val="en-US"/>
        </w:rPr>
        <w:t>viên</w:t>
      </w:r>
      <w:r w:rsidRPr="00A36DD3">
        <w:rPr>
          <w:rFonts w:ascii="Times New Roman" w:hAnsi="Times New Roman"/>
          <w:sz w:val="26"/>
        </w:rPr>
        <w:t xml:space="preserve">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Pr="003A4F61" w:rsidRDefault="00AD09BC" w:rsidP="003A4F61">
      <w:pPr>
        <w:pStyle w:val="ListParagraph"/>
        <w:numPr>
          <w:ilvl w:val="1"/>
          <w:numId w:val="45"/>
        </w:numPr>
        <w:jc w:val="both"/>
        <w:outlineLvl w:val="1"/>
        <w:rPr>
          <w:rFonts w:ascii="Times New Roman" w:hAnsi="Times New Roman"/>
          <w:b/>
          <w:sz w:val="26"/>
        </w:rPr>
      </w:pPr>
      <w:bookmarkStart w:id="44" w:name="_Toc266246087"/>
      <w:bookmarkStart w:id="45" w:name="_Toc266247043"/>
      <w:r w:rsidRPr="003A4F61">
        <w:rPr>
          <w:rFonts w:ascii="Times New Roman" w:hAnsi="Times New Roman"/>
          <w:b/>
          <w:sz w:val="26"/>
        </w:rPr>
        <w:t xml:space="preserve">Các quy trình </w:t>
      </w:r>
      <w:r w:rsidR="005A40F3" w:rsidRPr="003A4F61">
        <w:rPr>
          <w:rFonts w:ascii="Times New Roman" w:hAnsi="Times New Roman"/>
          <w:b/>
          <w:sz w:val="26"/>
        </w:rPr>
        <w:t>ứng dụng</w:t>
      </w:r>
      <w:bookmarkEnd w:id="44"/>
      <w:bookmarkEnd w:id="45"/>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Một quy trình </w:t>
      </w:r>
      <w:r w:rsidR="00E6173B">
        <w:rPr>
          <w:rFonts w:ascii="Times New Roman" w:hAnsi="Times New Roman"/>
          <w:color w:val="000000"/>
          <w:sz w:val="26"/>
          <w:szCs w:val="26"/>
          <w:lang w:val="en-US"/>
        </w:rPr>
        <w:t>thi</w:t>
      </w:r>
      <w:r w:rsidRPr="003D22F6">
        <w:rPr>
          <w:rFonts w:ascii="Times New Roman" w:hAnsi="Times New Roman"/>
          <w:color w:val="000000"/>
          <w:sz w:val="26"/>
          <w:szCs w:val="26"/>
        </w:rPr>
        <w:t xml:space="preserve"> bao gồm 2 giai</w:t>
      </w:r>
      <w:bookmarkStart w:id="46" w:name="h1"/>
      <w:r w:rsidR="00D737D5" w:rsidRPr="00D737D5">
        <w:rPr>
          <w:lang w:val="en-US"/>
        </w:rPr>
        <w:pict>
          <v:group id="_x0000_s1027" editas="canvas" style="position:absolute;margin-left:139.9pt;margin-top:1.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style="mso-next-textbox:#Rectangle 1191">
                <w:txbxContent>
                  <w:p w:rsidR="00326719" w:rsidRPr="00C45144" w:rsidRDefault="00326719"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style="mso-next-textbox:#AutoShape 1193">
                  <w:txbxContent>
                    <w:p w:rsidR="00326719" w:rsidRPr="00B57DD6" w:rsidRDefault="00326719"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style="mso-next-textbox:#Rectangle 1196">
                  <w:txbxContent>
                    <w:p w:rsidR="00326719" w:rsidRPr="004C2EC9" w:rsidRDefault="00326719"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style="mso-next-textbox:#Rectangle 1198">
                  <w:txbxContent>
                    <w:p w:rsidR="00326719" w:rsidRPr="004C2EC9" w:rsidRDefault="00326719"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style="mso-next-textbox:#Rectangle 1202">
                  <w:txbxContent>
                    <w:p w:rsidR="00326719" w:rsidRPr="002D0673" w:rsidRDefault="00326719"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style="mso-next-textbox:#AutoShape 1265">
                  <w:txbxContent>
                    <w:p w:rsidR="00326719" w:rsidRPr="00B57DD6" w:rsidRDefault="00326719"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style="mso-next-textbox:#Rectangle 1268">
                  <w:txbxContent>
                    <w:p w:rsidR="00326719" w:rsidRPr="004C2EC9" w:rsidRDefault="00326719"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style="mso-next-textbox:#Rectangle 1270">
                  <w:txbxContent>
                    <w:p w:rsidR="00326719" w:rsidRPr="004C2EC9" w:rsidRDefault="00326719" w:rsidP="003F03AC"/>
                  </w:txbxContent>
                </v:textbox>
              </v:rect>
            </v:group>
            <w10:wrap type="square"/>
          </v:group>
        </w:pict>
      </w:r>
      <w:bookmarkEnd w:id="46"/>
      <w:r w:rsidRPr="003D22F6">
        <w:rPr>
          <w:rFonts w:ascii="Times New Roman" w:hAnsi="Times New Roman"/>
          <w:color w:val="000000"/>
          <w:sz w:val="26"/>
          <w:szCs w:val="26"/>
        </w:rPr>
        <w:t xml:space="preserve"> đoạn chính: </w:t>
      </w:r>
      <w:r w:rsidRPr="00394690">
        <w:rPr>
          <w:rFonts w:ascii="Times New Roman" w:hAnsi="Times New Roman"/>
          <w:i/>
          <w:color w:val="000000"/>
          <w:sz w:val="26"/>
          <w:szCs w:val="26"/>
        </w:rPr>
        <w:t>Tổ chức thi</w:t>
      </w:r>
      <w:r w:rsidRPr="003D22F6">
        <w:rPr>
          <w:rFonts w:ascii="Times New Roman" w:hAnsi="Times New Roman"/>
          <w:color w:val="000000"/>
          <w:sz w:val="26"/>
          <w:szCs w:val="26"/>
        </w:rPr>
        <w:t xml:space="preserve"> và </w:t>
      </w:r>
      <w:r w:rsidRPr="00394690">
        <w:rPr>
          <w:rFonts w:ascii="Times New Roman" w:hAnsi="Times New Roman"/>
          <w:i/>
          <w:color w:val="000000"/>
          <w:sz w:val="26"/>
          <w:szCs w:val="26"/>
        </w:rPr>
        <w:t>Cấp chứng chỉ</w:t>
      </w:r>
      <w:r w:rsidRPr="003D22F6">
        <w:rPr>
          <w:rFonts w:ascii="Times New Roman" w:hAnsi="Times New Roman"/>
          <w:color w:val="000000"/>
          <w:sz w:val="26"/>
          <w:szCs w:val="26"/>
        </w:rPr>
        <w:t xml:space="preserve">.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w:t>
      </w:r>
      <w:r w:rsidR="002F0658">
        <w:rPr>
          <w:rFonts w:ascii="Times New Roman" w:hAnsi="Times New Roman"/>
          <w:color w:val="000000"/>
          <w:sz w:val="26"/>
          <w:szCs w:val="26"/>
        </w:rPr>
        <w:t>H2.</w:t>
      </w:r>
      <w:r w:rsidRPr="003D22F6">
        <w:rPr>
          <w:rFonts w:ascii="Times New Roman" w:hAnsi="Times New Roman"/>
          <w:color w:val="000000"/>
          <w:sz w:val="26"/>
          <w:szCs w:val="26"/>
        </w:rPr>
        <w:t xml:space="preserve"> và </w:t>
      </w:r>
      <w:r w:rsidR="003B2FF9">
        <w:rPr>
          <w:rFonts w:ascii="Times New Roman" w:hAnsi="Times New Roman"/>
          <w:color w:val="000000"/>
          <w:sz w:val="26"/>
          <w:szCs w:val="26"/>
        </w:rPr>
        <w:t>H3.</w:t>
      </w:r>
      <w:r w:rsidRPr="003D22F6">
        <w:rPr>
          <w:rFonts w:ascii="Times New Roman" w:hAnsi="Times New Roman"/>
          <w:color w:val="000000"/>
          <w:sz w:val="26"/>
          <w:szCs w:val="26"/>
        </w:rPr>
        <w:t>).</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Giai </w:t>
      </w:r>
      <w:r w:rsidRPr="00394690">
        <w:rPr>
          <w:rFonts w:ascii="Times New Roman" w:hAnsi="Times New Roman"/>
          <w:color w:val="000000"/>
          <w:sz w:val="26"/>
          <w:szCs w:val="26"/>
        </w:rPr>
        <w:t>đoạn Tổ chức thi kéo</w:t>
      </w:r>
      <w:r w:rsidRPr="003D22F6">
        <w:rPr>
          <w:rFonts w:ascii="Times New Roman" w:hAnsi="Times New Roman"/>
          <w:color w:val="000000"/>
          <w:sz w:val="26"/>
          <w:szCs w:val="26"/>
        </w:rPr>
        <w:t xml:space="preserve"> dài từ thời điểm bắt đầu nhận hồ sơ đăng ký dự thi của thí sinh đến thời điểm công bố điểm thi phúc khảo. Khi giai đoạn này kết thúc, danh sách thí sinh thi đạt sẽ được duyệt và xin cấp chứng chỉ. Khi đó, giai </w:t>
      </w:r>
      <w:r w:rsidRPr="00394690">
        <w:rPr>
          <w:rFonts w:ascii="Times New Roman" w:hAnsi="Times New Roman"/>
          <w:color w:val="000000"/>
          <w:sz w:val="26"/>
          <w:szCs w:val="26"/>
        </w:rPr>
        <w:t>đoạn Cấp chứng chỉ được bắt</w:t>
      </w:r>
      <w:r w:rsidRPr="003D22F6">
        <w:rPr>
          <w:rFonts w:ascii="Times New Roman" w:hAnsi="Times New Roman"/>
          <w:color w:val="000000"/>
          <w:sz w:val="26"/>
          <w:szCs w:val="26"/>
        </w:rPr>
        <w:t xml:space="preserve"> đầu và kéo dài cho đến khi các chứng chỉ đã được hoàn tất và sẵn sàng cấp.</w:t>
      </w:r>
    </w:p>
    <w:p w:rsidR="001341EF" w:rsidRPr="001341EF" w:rsidRDefault="001341EF" w:rsidP="00D26559">
      <w:pPr>
        <w:pStyle w:val="ListParagraph"/>
        <w:ind w:left="0" w:firstLine="360"/>
        <w:jc w:val="both"/>
        <w:rPr>
          <w:rFonts w:ascii="Times New Roman" w:hAnsi="Times New Roman"/>
          <w:color w:val="000000"/>
          <w:sz w:val="26"/>
          <w:szCs w:val="26"/>
          <w:lang w:val="en-US"/>
        </w:rPr>
      </w:pPr>
    </w:p>
    <w:p w:rsidR="00AD09BC" w:rsidRPr="003A4F61" w:rsidRDefault="00D737D5" w:rsidP="003A4F61">
      <w:pPr>
        <w:pStyle w:val="ListParagraph"/>
        <w:numPr>
          <w:ilvl w:val="2"/>
          <w:numId w:val="45"/>
        </w:numPr>
        <w:jc w:val="both"/>
        <w:outlineLvl w:val="2"/>
        <w:rPr>
          <w:rFonts w:ascii="Times New Roman" w:hAnsi="Times New Roman"/>
          <w:b/>
          <w:sz w:val="26"/>
        </w:rPr>
      </w:pPr>
      <w:r w:rsidRPr="00D737D5">
        <w:rPr>
          <w:b/>
          <w:lang w:val="en-US"/>
        </w:rPr>
        <w:pict>
          <v:shapetype id="_x0000_t202" coordsize="21600,21600" o:spt="202" path="m,l,21600r21600,l21600,xe">
            <v:stroke joinstyle="miter"/>
            <v:path gradientshapeok="t" o:connecttype="rect"/>
          </v:shapetype>
          <v:shape id="_x0000_s1026" type="#_x0000_t202" style="position:absolute;left:0;text-align:left;margin-left:326.7pt;margin-top:14.5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326719" w:rsidRPr="00E611A9" w:rsidRDefault="00326719"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bookmarkStart w:id="47" w:name="_Toc266246088"/>
      <w:bookmarkStart w:id="48" w:name="_Toc266247044"/>
      <w:r w:rsidR="00AD09BC" w:rsidRPr="003A4F61">
        <w:rPr>
          <w:rFonts w:ascii="Times New Roman" w:hAnsi="Times New Roman"/>
          <w:b/>
          <w:sz w:val="26"/>
        </w:rPr>
        <w:t>Quy trình tổ chức thi</w:t>
      </w:r>
      <w:bookmarkEnd w:id="47"/>
      <w:bookmarkEnd w:id="48"/>
    </w:p>
    <w:p w:rsidR="00AD09BC" w:rsidRPr="007C4EF7" w:rsidRDefault="00AD09BC" w:rsidP="00D26559">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Hình vẽ </w:t>
      </w:r>
      <w:r w:rsidR="002F0658">
        <w:rPr>
          <w:rFonts w:ascii="Times New Roman" w:hAnsi="Times New Roman"/>
          <w:color w:val="000000"/>
          <w:sz w:val="26"/>
          <w:szCs w:val="26"/>
        </w:rPr>
        <w:t>H2.</w:t>
      </w:r>
      <w:r w:rsidRPr="003D22F6">
        <w:rPr>
          <w:rFonts w:ascii="Times New Roman" w:hAnsi="Times New Roman"/>
          <w:color w:val="000000"/>
          <w:sz w:val="26"/>
          <w:szCs w:val="26"/>
        </w:rPr>
        <w:t xml:space="preserve"> mô tả </w:t>
      </w:r>
      <w:r w:rsidRPr="001E52A4">
        <w:rPr>
          <w:rFonts w:ascii="Times New Roman" w:hAnsi="Times New Roman"/>
          <w:color w:val="000000"/>
          <w:sz w:val="26"/>
          <w:szCs w:val="26"/>
        </w:rPr>
        <w:t xml:space="preserve">một cách chi tiết các công việc cần được thực hiện để phục vụ cho quy trình tổ chức thi. Mỗi ô </w:t>
      </w:r>
      <w:r w:rsidRPr="001E52A4">
        <w:rPr>
          <w:rFonts w:ascii="Times New Roman" w:hAnsi="Times New Roman"/>
          <w:color w:val="000000"/>
          <w:sz w:val="26"/>
          <w:szCs w:val="26"/>
        </w:rPr>
        <w:lastRenderedPageBreak/>
        <w:t>hình chữ nhật trong sơ đồ thể hiện cho một đơn vị công</w:t>
      </w:r>
      <w:r w:rsidRPr="003D22F6">
        <w:rPr>
          <w:rFonts w:ascii="Times New Roman" w:hAnsi="Times New Roman"/>
          <w:color w:val="000000"/>
          <w:sz w:val="26"/>
          <w:szCs w:val="26"/>
        </w:rPr>
        <w:t xml:space="preserve"> việc</w:t>
      </w:r>
      <w:r w:rsidR="00376967">
        <w:rPr>
          <w:rFonts w:ascii="Times New Roman" w:hAnsi="Times New Roman"/>
          <w:color w:val="000000"/>
          <w:sz w:val="26"/>
          <w:szCs w:val="26"/>
          <w:lang w:val="en-US"/>
        </w:rPr>
        <w:t>, k</w:t>
      </w:r>
      <w:r w:rsidRPr="003D22F6">
        <w:rPr>
          <w:rFonts w:ascii="Times New Roman" w:hAnsi="Times New Roman"/>
          <w:color w:val="000000"/>
          <w:sz w:val="26"/>
          <w:szCs w:val="26"/>
        </w:rPr>
        <w:t xml:space="preserve">èm theo đó là thông tin về ngày bắt đầu và ngày kết thúc đơn vị công việc đó. </w:t>
      </w:r>
    </w:p>
    <w:p w:rsidR="00AD09BC" w:rsidRDefault="003A3888" w:rsidP="00D26559">
      <w:pPr>
        <w:keepNext/>
        <w:ind w:firstLine="270"/>
        <w:contextualSpacing/>
        <w:jc w:val="center"/>
        <w:rPr>
          <w:rFonts w:ascii="Times New Roman" w:hAnsi="Times New Roman"/>
          <w:color w:val="000000"/>
          <w:sz w:val="26"/>
          <w:szCs w:val="26"/>
        </w:rPr>
      </w:pPr>
      <w:bookmarkStart w:id="49" w:name="h2"/>
      <w:r>
        <w:rPr>
          <w:rFonts w:ascii="Times New Roman" w:hAnsi="Times New Roman"/>
          <w:color w:val="000000"/>
          <w:sz w:val="26"/>
          <w:szCs w:val="26"/>
          <w:lang w:val="en-US"/>
        </w:rPr>
        <w:drawing>
          <wp:inline distT="0" distB="0" distL="0" distR="0">
            <wp:extent cx="4718128" cy="7087649"/>
            <wp:effectExtent l="19050" t="0" r="6272"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720846" cy="7091732"/>
                    </a:xfrm>
                    <a:prstGeom prst="rect">
                      <a:avLst/>
                    </a:prstGeom>
                    <a:noFill/>
                    <a:ln w="9525">
                      <a:noFill/>
                      <a:miter lim="800000"/>
                      <a:headEnd/>
                      <a:tailEnd/>
                    </a:ln>
                  </pic:spPr>
                </pic:pic>
              </a:graphicData>
            </a:graphic>
          </wp:inline>
        </w:drawing>
      </w:r>
      <w:bookmarkEnd w:id="49"/>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w:t>
      </w:r>
      <w:r w:rsidRPr="00827EFE">
        <w:rPr>
          <w:rFonts w:ascii="Times New Roman" w:hAnsi="Times New Roman"/>
          <w:b/>
          <w:bCs/>
          <w:color w:val="1F497D"/>
          <w:sz w:val="26"/>
          <w:szCs w:val="26"/>
        </w:rPr>
        <w:t xml:space="preserve"> Quy trình tổ chức thi</w:t>
      </w:r>
    </w:p>
    <w:p w:rsidR="004B1B99" w:rsidRDefault="00B95CFE"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đã trình bày ở trên, ngày thi là thông tin đặc trưng </w:t>
      </w:r>
      <w:r w:rsidR="005915B3">
        <w:rPr>
          <w:rFonts w:ascii="Times New Roman" w:hAnsi="Times New Roman"/>
          <w:color w:val="000000"/>
          <w:sz w:val="26"/>
          <w:szCs w:val="26"/>
          <w:lang w:val="en-US"/>
        </w:rPr>
        <w:t xml:space="preserve">quan trọng nhất </w:t>
      </w:r>
      <w:r>
        <w:rPr>
          <w:rFonts w:ascii="Times New Roman" w:hAnsi="Times New Roman"/>
          <w:color w:val="000000"/>
          <w:sz w:val="26"/>
          <w:szCs w:val="26"/>
          <w:lang w:val="en-US"/>
        </w:rPr>
        <w:t>cho mỗi đợt thi. Và theo đó, trong mô hình luồng công việ</w:t>
      </w:r>
      <w:r w:rsidR="005915B3">
        <w:rPr>
          <w:rFonts w:ascii="Times New Roman" w:hAnsi="Times New Roman"/>
          <w:color w:val="000000"/>
          <w:sz w:val="26"/>
          <w:szCs w:val="26"/>
          <w:lang w:val="en-US"/>
        </w:rPr>
        <w:t>c, đơn vị công việc Thi cũng là công việc quan trọng nhất</w:t>
      </w:r>
      <w:r w:rsidR="00EF092B">
        <w:rPr>
          <w:rFonts w:ascii="Times New Roman" w:hAnsi="Times New Roman"/>
          <w:color w:val="000000"/>
          <w:sz w:val="26"/>
          <w:szCs w:val="26"/>
          <w:lang w:val="en-US"/>
        </w:rPr>
        <w:t>. Gọi t là ngày thi, khi đó lấy t làm chuẩn sẽ tính được tất cả các mốc thời gian cho các đơn vị công việc khác.</w:t>
      </w:r>
      <w:r w:rsidR="00A77100">
        <w:rPr>
          <w:rFonts w:ascii="Times New Roman" w:hAnsi="Times New Roman"/>
          <w:color w:val="000000"/>
          <w:sz w:val="26"/>
          <w:szCs w:val="26"/>
          <w:lang w:val="en-US"/>
        </w:rPr>
        <w:t xml:space="preserve">  Ví dụ, công việc Nhận hồ sơ đăng ký </w:t>
      </w:r>
      <w:r w:rsidR="00A77100">
        <w:rPr>
          <w:rFonts w:ascii="Times New Roman" w:hAnsi="Times New Roman"/>
          <w:color w:val="000000"/>
          <w:sz w:val="26"/>
          <w:szCs w:val="26"/>
          <w:lang w:val="en-US"/>
        </w:rPr>
        <w:lastRenderedPageBreak/>
        <w:t>thi có mốc thời gian bắt đầu là t – 21 mang ý nghĩa:  thời điểm bắt đầu nhận hồ sơ đăng ký thi là ngày thứ 21 trước ngày thi</w:t>
      </w:r>
      <w:r w:rsidR="00407358">
        <w:rPr>
          <w:rFonts w:ascii="Times New Roman" w:hAnsi="Times New Roman"/>
          <w:color w:val="000000"/>
          <w:sz w:val="26"/>
          <w:szCs w:val="26"/>
          <w:lang w:val="en-US"/>
        </w:rPr>
        <w:t>; Hoặc công việc Chấm thi có mốc thời gian kết thúc là t + 7 mang ý nghĩa: công việc chấm thi sẽ kết thúc muộn nhất là ngày thứ 7 sau ngày thi</w:t>
      </w:r>
      <w:r w:rsidR="00A830EA">
        <w:rPr>
          <w:rFonts w:ascii="Times New Roman" w:hAnsi="Times New Roman"/>
          <w:color w:val="000000"/>
          <w:sz w:val="26"/>
          <w:szCs w:val="26"/>
          <w:lang w:val="en-US"/>
        </w:rPr>
        <w:t xml:space="preserve"> </w:t>
      </w:r>
      <w:r w:rsidR="00556FA2">
        <w:rPr>
          <w:rFonts w:ascii="Times New Roman" w:hAnsi="Times New Roman"/>
          <w:color w:val="000000"/>
          <w:sz w:val="26"/>
          <w:szCs w:val="26"/>
          <w:lang w:val="en-US"/>
        </w:rPr>
        <w:t>v</w:t>
      </w:r>
      <w:r w:rsidR="00A830EA">
        <w:rPr>
          <w:rFonts w:ascii="Times New Roman" w:hAnsi="Times New Roman"/>
          <w:color w:val="000000"/>
          <w:sz w:val="26"/>
          <w:szCs w:val="26"/>
          <w:lang w:val="en-US"/>
        </w:rPr>
        <w:t>.v…</w:t>
      </w:r>
    </w:p>
    <w:p w:rsidR="00556FA2" w:rsidRDefault="0062482B"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Trong hình vẽ H2, những công việc diễn ra song song một phần hoặc song song toàn bộ sẽ được biểu diễn ngang hàng nhau.</w:t>
      </w:r>
      <w:r w:rsidR="007D4F69">
        <w:rPr>
          <w:rFonts w:ascii="Times New Roman" w:hAnsi="Times New Roman"/>
          <w:color w:val="000000"/>
          <w:sz w:val="26"/>
          <w:szCs w:val="26"/>
          <w:lang w:val="en-US"/>
        </w:rPr>
        <w:t xml:space="preserve"> Cụ thể hơn, công việc Nhận hồ sơ đăng ký thi và Phân công chấm thi là song song hoàn toàn, chúng được thực hiện trong cùng một khoảng thời gian</w:t>
      </w:r>
      <w:r w:rsidR="000112CA">
        <w:rPr>
          <w:rFonts w:ascii="Times New Roman" w:hAnsi="Times New Roman"/>
          <w:color w:val="000000"/>
          <w:sz w:val="26"/>
          <w:szCs w:val="26"/>
          <w:lang w:val="en-US"/>
        </w:rPr>
        <w:t xml:space="preserve"> từ ngày t – 21 đến t – 4</w:t>
      </w:r>
      <w:r w:rsidR="007D4F69">
        <w:rPr>
          <w:rFonts w:ascii="Times New Roman" w:hAnsi="Times New Roman"/>
          <w:color w:val="000000"/>
          <w:sz w:val="26"/>
          <w:szCs w:val="26"/>
          <w:lang w:val="en-US"/>
        </w:rPr>
        <w:t>; trong khi đó công việc Kiểm tra điểm thi và Nộp bảng điểm gốc là song song một phần (chỉ diễn ra đồng thời trong ngày t + 12).</w:t>
      </w:r>
      <w:r w:rsidR="00635F70">
        <w:rPr>
          <w:rFonts w:ascii="Times New Roman" w:hAnsi="Times New Roman"/>
          <w:color w:val="000000"/>
          <w:sz w:val="26"/>
          <w:szCs w:val="26"/>
          <w:lang w:val="en-US"/>
        </w:rPr>
        <w:t xml:space="preserve"> Ngoài ra, với các công việc diễn ra nối tiếp nhau sẽ được mô hình hóa dạng nối tiếp, ví dụ: công việc Thi, Chấm </w:t>
      </w:r>
      <w:r w:rsidR="00B879B3">
        <w:rPr>
          <w:rFonts w:ascii="Times New Roman" w:hAnsi="Times New Roman"/>
          <w:color w:val="000000"/>
          <w:sz w:val="26"/>
          <w:szCs w:val="26"/>
          <w:lang w:val="en-US"/>
        </w:rPr>
        <w:t>t</w:t>
      </w:r>
      <w:r w:rsidR="00635F70">
        <w:rPr>
          <w:rFonts w:ascii="Times New Roman" w:hAnsi="Times New Roman"/>
          <w:color w:val="000000"/>
          <w:sz w:val="26"/>
          <w:szCs w:val="26"/>
          <w:lang w:val="en-US"/>
        </w:rPr>
        <w:t>hi…</w:t>
      </w:r>
      <w:r w:rsidR="0036540C">
        <w:rPr>
          <w:rFonts w:ascii="Times New Roman" w:hAnsi="Times New Roman"/>
          <w:color w:val="000000"/>
          <w:sz w:val="26"/>
          <w:szCs w:val="26"/>
          <w:lang w:val="en-US"/>
        </w:rPr>
        <w:t xml:space="preserve"> </w:t>
      </w:r>
    </w:p>
    <w:p w:rsidR="00515499" w:rsidRDefault="00072371" w:rsidP="005D4B3B">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Đến đây, cũng cần nhấn mạnh lại </w:t>
      </w:r>
      <w:r w:rsidR="00396C5B">
        <w:rPr>
          <w:rFonts w:ascii="Times New Roman" w:hAnsi="Times New Roman"/>
          <w:color w:val="000000"/>
          <w:sz w:val="26"/>
          <w:szCs w:val="26"/>
          <w:lang w:val="en-US"/>
        </w:rPr>
        <w:t>rằng m</w:t>
      </w:r>
      <w:r w:rsidR="00396C5B" w:rsidRPr="00396C5B">
        <w:rPr>
          <w:rFonts w:ascii="Times New Roman" w:hAnsi="Times New Roman"/>
          <w:color w:val="000000"/>
          <w:sz w:val="26"/>
          <w:szCs w:val="26"/>
          <w:lang w:val="en-US"/>
        </w:rPr>
        <w:t>ột mô hình luồng công việc được mô hình hóa từ các yêu cầu thực tiễn và sự thực hiện các quy trình nghiệp vụ tương ứng</w:t>
      </w:r>
      <w:r w:rsidR="00396C5B">
        <w:rPr>
          <w:rFonts w:ascii="Times New Roman" w:hAnsi="Times New Roman"/>
          <w:color w:val="000000"/>
          <w:sz w:val="26"/>
          <w:szCs w:val="26"/>
          <w:lang w:val="en-US"/>
        </w:rPr>
        <w:t>. Việc sắp xếp thực hiện một số công việc song song nhau nhằm mục đích rút ngắn tối đa tổng thời gian thực hiện của cả quy trình thi. Tuy nhiên cũng có một số công việc (mà theo tính chất của công việc đó) bắt buộc phải thực hiện tuần tự nhau. Trong những trường hợp này, thông thường sự kết thúc công việc trước là điều kiện cần và đủ để bắt đầu công việc sau. Cụ thể hơn, trong luồng công việc của quy trình tổ chức thi, công việc Chấm thi không thể diễn ra trước hoặc đồng thời với công việc Thi được, vì như vậy là phi thực tế.</w:t>
      </w:r>
    </w:p>
    <w:p w:rsidR="00AD09BC" w:rsidRPr="003A4F61" w:rsidRDefault="00AD09BC" w:rsidP="003A4F61">
      <w:pPr>
        <w:pStyle w:val="ListParagraph"/>
        <w:numPr>
          <w:ilvl w:val="2"/>
          <w:numId w:val="45"/>
        </w:numPr>
        <w:ind w:left="630"/>
        <w:jc w:val="both"/>
        <w:outlineLvl w:val="2"/>
        <w:rPr>
          <w:rFonts w:ascii="Times New Roman" w:hAnsi="Times New Roman"/>
          <w:b/>
          <w:sz w:val="26"/>
        </w:rPr>
      </w:pPr>
      <w:bookmarkStart w:id="50" w:name="_Toc266246089"/>
      <w:bookmarkStart w:id="51" w:name="_Toc266247045"/>
      <w:r w:rsidRPr="003A4F61">
        <w:rPr>
          <w:rFonts w:ascii="Times New Roman" w:hAnsi="Times New Roman"/>
          <w:b/>
          <w:sz w:val="26"/>
        </w:rPr>
        <w:t>Quy trình cấp chứng chỉ</w:t>
      </w:r>
      <w:bookmarkEnd w:id="50"/>
      <w:bookmarkEnd w:id="51"/>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tuy nhiên lại phụ thuộc rất nhiều vào các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bên ngoài. Chính vì lý do này, các mốc thời gian trong quy trình này hầu hết là tương đối. Việc thực thi các công việc chịu sự chi phối của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r w:rsidR="00B35691">
        <w:rPr>
          <w:rFonts w:ascii="Times New Roman" w:hAnsi="Times New Roman"/>
          <w:color w:val="000000"/>
          <w:sz w:val="26"/>
          <w:szCs w:val="26"/>
          <w:lang w:val="en-US"/>
        </w:rPr>
        <w:t>Đơn vị tổ chức thi không làm chủ được về t</w:t>
      </w:r>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r w:rsidR="00B35691">
        <w:rPr>
          <w:rFonts w:ascii="Times New Roman" w:hAnsi="Times New Roman"/>
          <w:color w:val="000000"/>
          <w:sz w:val="26"/>
          <w:szCs w:val="26"/>
          <w:lang w:val="en-US"/>
        </w:rPr>
        <w:t>.</w:t>
      </w:r>
      <w:r w:rsidRPr="003D22F6">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Thông thường, vào ngày t + 40 là </w:t>
      </w:r>
      <w:r w:rsidR="00B35691">
        <w:rPr>
          <w:rFonts w:ascii="Times New Roman" w:hAnsi="Times New Roman"/>
          <w:color w:val="000000"/>
          <w:sz w:val="26"/>
          <w:szCs w:val="26"/>
          <w:lang w:val="en-US"/>
        </w:rPr>
        <w:t xml:space="preserve">phôi </w:t>
      </w:r>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bookmarkStart w:id="52" w:name="h3"/>
      <w:r>
        <w:rPr>
          <w:rFonts w:ascii="Times New Roman" w:hAnsi="Times New Roman"/>
          <w:color w:val="000000"/>
          <w:sz w:val="26"/>
          <w:szCs w:val="26"/>
          <w:lang w:val="en-US"/>
        </w:rPr>
        <w:lastRenderedPageBreak/>
        <w:drawing>
          <wp:inline distT="0" distB="0" distL="0" distR="0">
            <wp:extent cx="4469989" cy="6318256"/>
            <wp:effectExtent l="19050" t="0" r="6761"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469989" cy="6318256"/>
                    </a:xfrm>
                    <a:prstGeom prst="rect">
                      <a:avLst/>
                    </a:prstGeom>
                    <a:noFill/>
                    <a:ln w="9525">
                      <a:noFill/>
                      <a:miter lim="800000"/>
                      <a:headEnd/>
                      <a:tailEnd/>
                    </a:ln>
                  </pic:spPr>
                </pic:pic>
              </a:graphicData>
            </a:graphic>
          </wp:inline>
        </w:drawing>
      </w:r>
      <w:bookmarkEnd w:id="52"/>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r w:rsidR="003D1188">
        <w:rPr>
          <w:rFonts w:ascii="Times New Roman" w:hAnsi="Times New Roman"/>
          <w:color w:val="000000"/>
          <w:sz w:val="26"/>
          <w:szCs w:val="26"/>
        </w:rPr>
        <w:t>3</w:t>
      </w:r>
      <w:r>
        <w:rPr>
          <w:rFonts w:ascii="Times New Roman" w:hAnsi="Times New Roman"/>
          <w:color w:val="000000"/>
          <w:sz w:val="26"/>
          <w:szCs w:val="26"/>
        </w:rPr>
        <w:t>.</w:t>
      </w:r>
      <w:r w:rsidRPr="003D22F6">
        <w:rPr>
          <w:rFonts w:ascii="Times New Roman" w:hAnsi="Times New Roman"/>
          <w:color w:val="000000"/>
          <w:sz w:val="26"/>
          <w:szCs w:val="26"/>
          <w:lang w:val="vi-VN"/>
        </w:rPr>
        <w:t xml:space="preserve">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Pr="003A4F61" w:rsidRDefault="00AD09BC" w:rsidP="003A4F61">
      <w:pPr>
        <w:pStyle w:val="ListParagraph"/>
        <w:numPr>
          <w:ilvl w:val="1"/>
          <w:numId w:val="45"/>
        </w:numPr>
        <w:jc w:val="both"/>
        <w:outlineLvl w:val="1"/>
        <w:rPr>
          <w:rFonts w:ascii="Times New Roman" w:hAnsi="Times New Roman"/>
          <w:b/>
          <w:sz w:val="26"/>
        </w:rPr>
      </w:pPr>
      <w:bookmarkStart w:id="53" w:name="_Toc266246090"/>
      <w:bookmarkStart w:id="54" w:name="_Toc266247046"/>
      <w:r w:rsidRPr="003A4F61">
        <w:rPr>
          <w:rFonts w:ascii="Times New Roman" w:hAnsi="Times New Roman"/>
          <w:b/>
          <w:sz w:val="26"/>
        </w:rPr>
        <w:t>Các vấn đề còn tồn tại</w:t>
      </w:r>
      <w:bookmarkEnd w:id="53"/>
      <w:bookmarkEnd w:id="54"/>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r w:rsidR="00792AFC">
        <w:rPr>
          <w:rFonts w:ascii="Times New Roman" w:hAnsi="Times New Roman"/>
          <w:color w:val="000000"/>
          <w:sz w:val="26"/>
          <w:szCs w:val="26"/>
          <w:lang w:val="en-US"/>
        </w:rPr>
        <w:t xml:space="preserve">phối  </w:t>
      </w:r>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w:t>
      </w:r>
      <w:r w:rsidR="00841CB4">
        <w:rPr>
          <w:rFonts w:ascii="Times New Roman" w:hAnsi="Times New Roman"/>
          <w:color w:val="000000"/>
          <w:sz w:val="26"/>
          <w:szCs w:val="26"/>
          <w:lang w:val="en-US"/>
        </w:rPr>
        <w:t>v.v…</w:t>
      </w:r>
      <w:r w:rsidRPr="003D22F6">
        <w:rPr>
          <w:rFonts w:ascii="Times New Roman" w:hAnsi="Times New Roman"/>
          <w:color w:val="000000"/>
          <w:sz w:val="26"/>
          <w:szCs w:val="26"/>
        </w:rPr>
        <w:t xml:space="preserve"> Sau đó, trong quá trình thực hiện các công việc, người quản lý sẽ phải theo dõi, đôn đốc các công việc nhằm đảm bảo cho quy trình </w:t>
      </w:r>
      <w:r w:rsidR="00792AFC">
        <w:rPr>
          <w:rFonts w:ascii="Times New Roman" w:hAnsi="Times New Roman"/>
          <w:color w:val="000000"/>
          <w:sz w:val="26"/>
          <w:szCs w:val="26"/>
          <w:lang w:val="en-US"/>
        </w:rPr>
        <w:t xml:space="preserve">tổ chức </w:t>
      </w:r>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Phương pháp quản lý một cách thủ công chiếm nhiều thời gian, đồng thời cũng có nhiều hạn chế trong việc phát hiện và xử lý các tình huống gây trễ hạn công việc. Để </w:t>
      </w:r>
      <w:r w:rsidRPr="003D22F6">
        <w:rPr>
          <w:rFonts w:ascii="Times New Roman" w:hAnsi="Times New Roman"/>
          <w:color w:val="000000"/>
          <w:sz w:val="26"/>
          <w:szCs w:val="26"/>
        </w:rPr>
        <w:lastRenderedPageBreak/>
        <w:t xml:space="preserve">theo dõi tiến độ, người quản lý phải giữ liên lạc thường xuyên với các nhân viên của mình để yêu cầu cung cấp thông tin về tình hình công việc. Để có được một cái nhìn tổng thể về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w:t>
      </w:r>
      <w:r w:rsidR="009E766F">
        <w:rPr>
          <w:rFonts w:ascii="Times New Roman" w:hAnsi="Times New Roman"/>
          <w:color w:val="000000"/>
          <w:sz w:val="26"/>
          <w:szCs w:val="26"/>
          <w:lang w:val="en-US"/>
        </w:rPr>
        <w:t>4</w:t>
      </w:r>
      <w:r w:rsidRPr="003D22F6">
        <w:rPr>
          <w:rFonts w:ascii="Times New Roman" w:hAnsi="Times New Roman"/>
          <w:color w:val="000000"/>
          <w:sz w:val="26"/>
          <w:szCs w:val="26"/>
        </w:rPr>
        <w:t>.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r w:rsidR="009E766F">
        <w:rPr>
          <w:rFonts w:ascii="Times New Roman" w:hAnsi="Times New Roman"/>
          <w:color w:val="000000"/>
          <w:sz w:val="26"/>
          <w:szCs w:val="26"/>
          <w:lang w:val="en-US"/>
        </w:rPr>
        <w:t>, cảnh báo.</w:t>
      </w:r>
    </w:p>
    <w:p w:rsidR="00AD09BC" w:rsidRPr="00C900E0" w:rsidRDefault="00D737D5" w:rsidP="003F03AC">
      <w:pPr>
        <w:pStyle w:val="ListParagraph"/>
        <w:ind w:left="792" w:firstLine="360"/>
        <w:jc w:val="both"/>
        <w:rPr>
          <w:rFonts w:ascii="Times New Roman" w:hAnsi="Times New Roman"/>
          <w:color w:val="000000"/>
          <w:sz w:val="26"/>
          <w:szCs w:val="26"/>
        </w:rPr>
      </w:pPr>
      <w:r w:rsidRPr="00D737D5">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326719" w:rsidRPr="00893324" w:rsidRDefault="00326719" w:rsidP="003F03AC">
                  <w:pPr>
                    <w:pStyle w:val="Caption"/>
                    <w:jc w:val="center"/>
                    <w:rPr>
                      <w:rFonts w:ascii="Times New Roman" w:hAnsi="Times New Roman"/>
                      <w:noProof/>
                      <w:sz w:val="26"/>
                      <w:lang w:val="vi-VN" w:eastAsia="vi-VN"/>
                    </w:rPr>
                  </w:pPr>
                  <w:r>
                    <w:t>H4. Nhi</w:t>
                  </w:r>
                  <w:r>
                    <w:rPr>
                      <w:rFonts w:ascii="Times New Roman" w:hAnsi="Times New Roman"/>
                    </w:rPr>
                    <w:t>ều đợt thi có thể diễn ra song song</w:t>
                  </w:r>
                </w:p>
              </w:txbxContent>
            </v:textbox>
          </v:shape>
        </w:pict>
      </w:r>
      <w:bookmarkStart w:id="55" w:name="h4"/>
      <w:r w:rsidRPr="00D737D5">
        <w:rPr>
          <w:rFonts w:ascii="Times New Roman" w:hAnsi="Times New Roman"/>
          <w:color w:val="000000"/>
          <w:sz w:val="26"/>
          <w:szCs w:val="26"/>
          <w:lang w:eastAsia="vi-VN"/>
        </w:rPr>
      </w:r>
      <w:r>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style="mso-next-textbox:#Rectangle 1314">
                <w:txbxContent>
                  <w:p w:rsidR="00326719" w:rsidRPr="00E74EDE" w:rsidRDefault="00326719"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style="mso-next-textbox:#Rectangle 1320">
                <w:txbxContent>
                  <w:p w:rsidR="00326719" w:rsidRPr="00E74EDE" w:rsidRDefault="00326719"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style="mso-next-textbox:#Rectangle 1321">
                <w:txbxContent>
                  <w:p w:rsidR="00326719" w:rsidRPr="00792AFC" w:rsidRDefault="00326719"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 xml:space="preserve">ợt </w:t>
                    </w:r>
                    <w:r w:rsidRPr="00A82C47">
                      <w:rPr>
                        <w:rFonts w:ascii="Times New Roman" w:hAnsi="Times New Roman"/>
                        <w:b/>
                      </w:rPr>
                      <w:t>thi</w:t>
                    </w:r>
                    <w:r>
                      <w:rPr>
                        <w:rFonts w:ascii="Times New Roman" w:hAnsi="Times New Roman"/>
                        <w:b/>
                        <w:lang w:val="en-US"/>
                      </w:rPr>
                      <w:t xml:space="preserve"> 2</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style="mso-next-textbox:#Rectangle 1322">
                <w:txbxContent>
                  <w:p w:rsidR="00326719" w:rsidRPr="00B26613" w:rsidRDefault="00326719"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ợt thi</w:t>
                    </w:r>
                    <w:r>
                      <w:rPr>
                        <w:rFonts w:ascii="Times New Roman" w:hAnsi="Times New Roman"/>
                        <w:b/>
                        <w:color w:val="000000"/>
                        <w:lang w:val="en-US"/>
                      </w:rPr>
                      <w:t xml:space="preserve"> 3</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style="mso-next-textbox:#Rectangle 1323">
                <w:txbxContent>
                  <w:p w:rsidR="00326719" w:rsidRPr="00B26613" w:rsidRDefault="00326719" w:rsidP="003F03AC">
                    <w:pPr>
                      <w:rPr>
                        <w:rFonts w:ascii="Times New Roman" w:hAnsi="Times New Roman"/>
                        <w:b/>
                        <w:lang w:val="en-US"/>
                      </w:rPr>
                    </w:pPr>
                    <w:r w:rsidRPr="00E74EDE">
                      <w:rPr>
                        <w:b/>
                        <w:color w:val="000000"/>
                      </w:rPr>
                      <w:t>Đ</w:t>
                    </w:r>
                    <w:r w:rsidRPr="00E74EDE">
                      <w:rPr>
                        <w:rFonts w:ascii="Times New Roman" w:hAnsi="Times New Roman"/>
                        <w:b/>
                        <w:color w:val="000000"/>
                      </w:rPr>
                      <w:t>ợt thi</w:t>
                    </w:r>
                    <w:r>
                      <w:rPr>
                        <w:rFonts w:ascii="Times New Roman" w:hAnsi="Times New Roman"/>
                        <w:b/>
                        <w:color w:val="000000"/>
                        <w:lang w:val="en-US"/>
                      </w:rPr>
                      <w:t xml:space="preserve"> 1</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style="mso-next-textbox:#Rectangle 1324">
                <w:txbxContent>
                  <w:p w:rsidR="00326719" w:rsidRPr="00E74EDE" w:rsidRDefault="00326719"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bookmarkEnd w:id="55"/>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A71321" w:rsidRDefault="00AD09BC" w:rsidP="003A4F61">
      <w:pPr>
        <w:pStyle w:val="ListParagraph"/>
        <w:numPr>
          <w:ilvl w:val="0"/>
          <w:numId w:val="45"/>
        </w:numPr>
        <w:jc w:val="both"/>
        <w:outlineLvl w:val="0"/>
        <w:rPr>
          <w:rFonts w:ascii="Times New Roman" w:hAnsi="Times New Roman"/>
          <w:b/>
          <w:color w:val="000000"/>
          <w:sz w:val="26"/>
          <w:szCs w:val="26"/>
        </w:rPr>
      </w:pPr>
      <w:bookmarkStart w:id="56" w:name="_Toc266246091"/>
      <w:bookmarkStart w:id="57" w:name="_Toc266247047"/>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56"/>
      <w:bookmarkEnd w:id="57"/>
    </w:p>
    <w:p w:rsidR="00A71321" w:rsidRPr="00556595" w:rsidRDefault="00556595" w:rsidP="00F02117">
      <w:pPr>
        <w:pStyle w:val="ListParagraph"/>
        <w:ind w:left="0" w:firstLine="360"/>
        <w:jc w:val="both"/>
        <w:rPr>
          <w:rFonts w:ascii="Times New Roman" w:hAnsi="Times New Roman"/>
          <w:color w:val="000000"/>
          <w:sz w:val="26"/>
          <w:szCs w:val="26"/>
          <w:lang w:val="en-US"/>
        </w:rPr>
      </w:pPr>
      <w:bookmarkStart w:id="58" w:name="_Toc266246092"/>
      <w:r w:rsidRPr="00556595">
        <w:rPr>
          <w:rFonts w:ascii="Times New Roman" w:hAnsi="Times New Roman"/>
          <w:color w:val="000000"/>
          <w:sz w:val="26"/>
          <w:szCs w:val="26"/>
          <w:lang w:val="en-US"/>
        </w:rPr>
        <w:t xml:space="preserve">Mục này đưa ra một số các chức năng chính </w:t>
      </w:r>
      <w:r w:rsidR="00E93BA9">
        <w:rPr>
          <w:rFonts w:ascii="Times New Roman" w:hAnsi="Times New Roman"/>
          <w:color w:val="000000"/>
          <w:sz w:val="26"/>
          <w:szCs w:val="26"/>
          <w:lang w:val="en-US"/>
        </w:rPr>
        <w:t>được đề nghị</w:t>
      </w:r>
      <w:r w:rsidRPr="00556595">
        <w:rPr>
          <w:rFonts w:ascii="Times New Roman" w:hAnsi="Times New Roman"/>
          <w:color w:val="000000"/>
          <w:sz w:val="26"/>
          <w:szCs w:val="26"/>
          <w:lang w:val="en-US"/>
        </w:rPr>
        <w:t xml:space="preserve"> cho một</w:t>
      </w:r>
      <w:r>
        <w:rPr>
          <w:rFonts w:ascii="Times New Roman" w:hAnsi="Times New Roman"/>
          <w:color w:val="000000"/>
          <w:sz w:val="26"/>
          <w:szCs w:val="26"/>
          <w:lang w:val="en-US"/>
        </w:rPr>
        <w:t xml:space="preserve"> ứng dụng quản lý quy trình thi tổng quát.</w:t>
      </w:r>
      <w:r w:rsidR="00530DB3">
        <w:rPr>
          <w:rFonts w:ascii="Times New Roman" w:hAnsi="Times New Roman"/>
          <w:color w:val="000000"/>
          <w:sz w:val="26"/>
          <w:szCs w:val="26"/>
          <w:lang w:val="en-US"/>
        </w:rPr>
        <w:t xml:space="preserve"> Bao gồm các chức năng phục vụ quá trình thực hiện công việc của nhân viên</w:t>
      </w:r>
      <w:r w:rsidR="00D33353">
        <w:rPr>
          <w:rFonts w:ascii="Times New Roman" w:hAnsi="Times New Roman"/>
          <w:color w:val="000000"/>
          <w:sz w:val="26"/>
          <w:szCs w:val="26"/>
          <w:lang w:val="en-US"/>
        </w:rPr>
        <w:t xml:space="preserve"> thừa hành và chức năng phục vụ công tác quản lý của nhân viên quản lý.</w:t>
      </w:r>
      <w:bookmarkEnd w:id="58"/>
      <w:r w:rsidR="00530DB3">
        <w:rPr>
          <w:rFonts w:ascii="Times New Roman" w:hAnsi="Times New Roman"/>
          <w:color w:val="000000"/>
          <w:sz w:val="26"/>
          <w:szCs w:val="26"/>
          <w:lang w:val="en-US"/>
        </w:rPr>
        <w:t xml:space="preserve"> </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59" w:name="_Toc266246093"/>
      <w:bookmarkStart w:id="60" w:name="_Toc266247048"/>
      <w:r w:rsidRPr="001274E0">
        <w:rPr>
          <w:rFonts w:ascii="Times New Roman" w:hAnsi="Times New Roman"/>
          <w:b/>
          <w:color w:val="000000"/>
          <w:sz w:val="26"/>
          <w:szCs w:val="26"/>
        </w:rPr>
        <w:t>Chức năng thông báo.</w:t>
      </w:r>
      <w:bookmarkEnd w:id="59"/>
      <w:bookmarkEnd w:id="60"/>
    </w:p>
    <w:p w:rsidR="00AD09BC" w:rsidRDefault="005A40F3" w:rsidP="00D26559">
      <w:pPr>
        <w:ind w:firstLine="36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w:t>
      </w: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sẽ gửi thông báo trong các trường hợp</w:t>
      </w:r>
      <w:r>
        <w:rPr>
          <w:rFonts w:ascii="Times New Roman" w:hAnsi="Times New Roman"/>
          <w:color w:val="000000"/>
          <w:sz w:val="26"/>
          <w:szCs w:val="26"/>
          <w:lang w:val="en-US"/>
        </w:rPr>
        <w:t xml:space="preserve"> sau</w:t>
      </w:r>
      <w:r w:rsidR="00AD09BC" w:rsidRPr="001274E0">
        <w:rPr>
          <w:rFonts w:ascii="Times New Roman" w:hAnsi="Times New Roman"/>
          <w:color w:val="000000"/>
          <w:sz w:val="26"/>
          <w:szCs w:val="26"/>
        </w:rPr>
        <w:t>:</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Với mỗi đợt thi, trước khi một công việc được bắt đầu hay kết thúc theo hạn định,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Với những công việc có khả năng trễ hạn cao (ví dụ: gần hết thời hạn mà công việc vẫn chưa được tiến hành,...),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Với những công việc hoàn thành sớm hạn</w:t>
      </w:r>
      <w:r w:rsidR="005A40F3">
        <w:rPr>
          <w:rFonts w:ascii="Times New Roman" w:hAnsi="Times New Roman"/>
          <w:color w:val="000000"/>
          <w:sz w:val="26"/>
          <w:szCs w:val="26"/>
          <w:lang w:val="en-US"/>
        </w:rPr>
        <w:t xml:space="preserve"> </w:t>
      </w:r>
      <w:r w:rsidRPr="001274E0">
        <w:rPr>
          <w:rFonts w:ascii="Times New Roman" w:hAnsi="Times New Roman"/>
          <w:color w:val="000000"/>
          <w:sz w:val="26"/>
          <w:vertAlign w:val="superscript"/>
        </w:rPr>
        <w:footnoteReference w:id="6"/>
      </w:r>
      <w:r w:rsidRPr="001274E0">
        <w:rPr>
          <w:rFonts w:ascii="Times New Roman" w:hAnsi="Times New Roman"/>
          <w:color w:val="000000"/>
          <w:sz w:val="26"/>
          <w:szCs w:val="26"/>
        </w:rPr>
        <w:t xml:space="preserve">,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sẽ tự động gửi thông báo đến người nhân viên chịu trách nhiệm cho công việc tiếp theo, giúp họ nhanh chóng sắp xếp và thực hiện ngay công việc này. </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61" w:name="_Toc266246094"/>
      <w:bookmarkStart w:id="62" w:name="_Toc266247049"/>
      <w:r w:rsidRPr="001274E0">
        <w:rPr>
          <w:rFonts w:ascii="Times New Roman" w:hAnsi="Times New Roman"/>
          <w:b/>
          <w:color w:val="000000"/>
          <w:sz w:val="26"/>
          <w:szCs w:val="26"/>
        </w:rPr>
        <w:t>Chức năng theo dõi công việc</w:t>
      </w:r>
      <w:bookmarkEnd w:id="61"/>
      <w:bookmarkEnd w:id="62"/>
    </w:p>
    <w:p w:rsidR="00AD09BC" w:rsidRDefault="00C64028" w:rsidP="00D26559">
      <w:pPr>
        <w:ind w:firstLine="360"/>
        <w:contextualSpacing/>
        <w:jc w:val="both"/>
        <w:rPr>
          <w:rFonts w:ascii="Times New Roman" w:hAnsi="Times New Roman"/>
          <w:color w:val="000000"/>
          <w:sz w:val="26"/>
          <w:szCs w:val="26"/>
        </w:rPr>
      </w:pPr>
      <w:r>
        <w:rPr>
          <w:rFonts w:ascii="Times New Roman" w:hAnsi="Times New Roman"/>
          <w:color w:val="000000"/>
          <w:sz w:val="26"/>
          <w:szCs w:val="26"/>
          <w:lang w:val="en-US"/>
        </w:rPr>
        <w:t>Đây là một trong những chức năng quan trọng mà ứng dụng quản lý luồng công việc phải có.</w:t>
      </w:r>
      <w:r w:rsidR="00AD09BC" w:rsidRPr="001274E0">
        <w:rPr>
          <w:rFonts w:ascii="Times New Roman" w:hAnsi="Times New Roman"/>
          <w:color w:val="000000"/>
          <w:sz w:val="26"/>
          <w:szCs w:val="26"/>
        </w:rPr>
        <w:t xml:space="preserve"> </w:t>
      </w:r>
      <w:r>
        <w:rPr>
          <w:rFonts w:ascii="Times New Roman" w:hAnsi="Times New Roman"/>
          <w:color w:val="000000"/>
          <w:sz w:val="26"/>
          <w:szCs w:val="26"/>
          <w:lang w:val="en-US"/>
        </w:rPr>
        <w:t xml:space="preserve">Chức năng này </w:t>
      </w:r>
      <w:r w:rsidR="00AD09BC" w:rsidRPr="001274E0">
        <w:rPr>
          <w:rFonts w:ascii="Times New Roman" w:hAnsi="Times New Roman"/>
          <w:color w:val="000000"/>
          <w:sz w:val="26"/>
          <w:szCs w:val="26"/>
        </w:rPr>
        <w:t xml:space="preserve">cho phép nhân viên và người quản lý theo dõi luồng công việc và tình trạng </w:t>
      </w:r>
      <w:r>
        <w:rPr>
          <w:rFonts w:ascii="Times New Roman" w:hAnsi="Times New Roman"/>
          <w:color w:val="000000"/>
          <w:sz w:val="26"/>
          <w:szCs w:val="26"/>
          <w:lang w:val="en-US"/>
        </w:rPr>
        <w:t>của từng</w:t>
      </w:r>
      <w:r w:rsidRPr="001274E0">
        <w:rPr>
          <w:rFonts w:ascii="Times New Roman" w:hAnsi="Times New Roman"/>
          <w:color w:val="000000"/>
          <w:sz w:val="26"/>
          <w:szCs w:val="26"/>
        </w:rPr>
        <w:t xml:space="preserve"> </w:t>
      </w:r>
      <w:r w:rsidR="00AD09BC" w:rsidRPr="001274E0">
        <w:rPr>
          <w:rFonts w:ascii="Times New Roman" w:hAnsi="Times New Roman"/>
          <w:color w:val="000000"/>
          <w:sz w:val="26"/>
          <w:szCs w:val="26"/>
        </w:rPr>
        <w:t>công việc</w:t>
      </w:r>
      <w:r>
        <w:rPr>
          <w:rFonts w:ascii="Times New Roman" w:hAnsi="Times New Roman"/>
          <w:color w:val="000000"/>
          <w:sz w:val="26"/>
          <w:szCs w:val="26"/>
          <w:lang w:val="en-US"/>
        </w:rPr>
        <w:t xml:space="preserve"> thành phần</w:t>
      </w:r>
      <w:r w:rsidR="00AD09BC" w:rsidRPr="001274E0">
        <w:rPr>
          <w:rFonts w:ascii="Times New Roman" w:hAnsi="Times New Roman"/>
          <w:color w:val="000000"/>
          <w:sz w:val="26"/>
          <w:szCs w:val="26"/>
        </w:rPr>
        <w:t xml:space="preserve"> trên luồng công việc đó. Cụ thể là:</w:t>
      </w:r>
    </w:p>
    <w:p w:rsidR="00AD09BC" w:rsidRPr="001274E0" w:rsidRDefault="00AD09BC" w:rsidP="003A4F61">
      <w:pPr>
        <w:pStyle w:val="ListParagraph"/>
        <w:numPr>
          <w:ilvl w:val="2"/>
          <w:numId w:val="45"/>
        </w:numPr>
        <w:jc w:val="both"/>
        <w:outlineLvl w:val="2"/>
        <w:rPr>
          <w:rFonts w:ascii="Times New Roman" w:hAnsi="Times New Roman"/>
          <w:b/>
          <w:color w:val="000000"/>
          <w:sz w:val="26"/>
          <w:szCs w:val="26"/>
        </w:rPr>
      </w:pPr>
      <w:bookmarkStart w:id="63" w:name="_Toc266246095"/>
      <w:bookmarkStart w:id="64" w:name="_Toc266247050"/>
      <w:r w:rsidRPr="001274E0">
        <w:rPr>
          <w:rFonts w:ascii="Times New Roman" w:hAnsi="Times New Roman"/>
          <w:b/>
          <w:color w:val="000000"/>
          <w:sz w:val="26"/>
          <w:szCs w:val="26"/>
        </w:rPr>
        <w:t>Đối với các nhân viên thực hiện các công việc:</w:t>
      </w:r>
      <w:bookmarkEnd w:id="63"/>
      <w:bookmarkEnd w:id="64"/>
    </w:p>
    <w:p w:rsidR="00AD09BC" w:rsidRPr="00DF6178" w:rsidRDefault="00AD09BC" w:rsidP="003F03AC">
      <w:pPr>
        <w:ind w:firstLine="270"/>
        <w:contextualSpacing/>
        <w:jc w:val="both"/>
        <w:rPr>
          <w:rFonts w:ascii="Times New Roman" w:hAnsi="Times New Roman"/>
          <w:color w:val="000000"/>
          <w:sz w:val="26"/>
          <w:szCs w:val="26"/>
          <w:lang w:val="en-US"/>
        </w:rPr>
      </w:pPr>
      <w:r w:rsidRPr="001274E0">
        <w:rPr>
          <w:rFonts w:ascii="Times New Roman" w:hAnsi="Times New Roman"/>
          <w:color w:val="000000"/>
          <w:sz w:val="26"/>
          <w:szCs w:val="26"/>
        </w:rPr>
        <w:t xml:space="preserve">Đối với các nhân viên thực hiện các công việc, </w:t>
      </w:r>
      <w:r w:rsidR="00DF6178">
        <w:rPr>
          <w:rFonts w:ascii="Times New Roman" w:hAnsi="Times New Roman"/>
          <w:color w:val="000000"/>
          <w:sz w:val="26"/>
          <w:szCs w:val="26"/>
          <w:lang w:val="en-US"/>
        </w:rPr>
        <w:t>sau khi đăng nhập,</w:t>
      </w:r>
      <w:r w:rsidRPr="001274E0">
        <w:rPr>
          <w:rFonts w:ascii="Times New Roman" w:hAnsi="Times New Roman"/>
          <w:color w:val="000000"/>
          <w:sz w:val="26"/>
          <w:szCs w:val="26"/>
        </w:rPr>
        <w:t xml:space="preserve">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r w:rsidR="00DF6178">
        <w:rPr>
          <w:rFonts w:ascii="Times New Roman" w:hAnsi="Times New Roman"/>
          <w:color w:val="000000"/>
          <w:sz w:val="26"/>
          <w:szCs w:val="26"/>
          <w:lang w:val="en-US"/>
        </w:rPr>
        <w:t xml:space="preserve"> mà nhân viên này được phân công.</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A4F61">
      <w:pPr>
        <w:pStyle w:val="ListParagraph"/>
        <w:numPr>
          <w:ilvl w:val="2"/>
          <w:numId w:val="45"/>
        </w:numPr>
        <w:jc w:val="both"/>
        <w:outlineLvl w:val="2"/>
        <w:rPr>
          <w:rFonts w:ascii="Times New Roman" w:hAnsi="Times New Roman"/>
          <w:b/>
          <w:color w:val="000000"/>
          <w:sz w:val="26"/>
          <w:szCs w:val="26"/>
        </w:rPr>
      </w:pPr>
      <w:bookmarkStart w:id="65" w:name="_Toc266246096"/>
      <w:bookmarkStart w:id="66" w:name="_Toc266247051"/>
      <w:r w:rsidRPr="001274E0">
        <w:rPr>
          <w:rFonts w:ascii="Times New Roman" w:hAnsi="Times New Roman"/>
          <w:b/>
          <w:color w:val="000000"/>
          <w:sz w:val="26"/>
          <w:szCs w:val="26"/>
        </w:rPr>
        <w:t>Đối với người quản lý:</w:t>
      </w:r>
      <w:bookmarkEnd w:id="65"/>
      <w:bookmarkEnd w:id="66"/>
    </w:p>
    <w:p w:rsidR="00AD09BC" w:rsidRPr="005A459F" w:rsidRDefault="00AD09BC" w:rsidP="003F03AC">
      <w:pPr>
        <w:ind w:firstLine="270"/>
        <w:contextualSpacing/>
        <w:jc w:val="both"/>
        <w:rPr>
          <w:rFonts w:ascii="Times New Roman" w:hAnsi="Times New Roman"/>
          <w:color w:val="000000"/>
          <w:sz w:val="26"/>
          <w:szCs w:val="26"/>
          <w:lang w:val="en-US"/>
        </w:rPr>
      </w:pPr>
      <w:r w:rsidRPr="001274E0">
        <w:rPr>
          <w:rFonts w:ascii="Times New Roman" w:hAnsi="Times New Roman"/>
          <w:color w:val="000000"/>
          <w:sz w:val="26"/>
          <w:szCs w:val="26"/>
        </w:rPr>
        <w:t xml:space="preserve">Đối với người quản lý,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cần cung cấp chức năng cho phép theo dõi tiến độ của công việc trên toàn bộ luồng công việc, bao gồm các thông tin</w:t>
      </w:r>
      <w:r w:rsidR="005A459F">
        <w:rPr>
          <w:rFonts w:ascii="Times New Roman" w:hAnsi="Times New Roman"/>
          <w:color w:val="000000"/>
          <w:sz w:val="26"/>
          <w:szCs w:val="26"/>
          <w:lang w:val="en-US"/>
        </w:rPr>
        <w:t>: ngày bắt đầu và kết thúc theo quy định, ngày bắt đầu và kết thúc trong thực tế, người thực hiện công việc, v.v…</w:t>
      </w:r>
      <w:r w:rsidR="000E17CC">
        <w:rPr>
          <w:rFonts w:ascii="Times New Roman" w:hAnsi="Times New Roman"/>
          <w:color w:val="000000"/>
          <w:sz w:val="26"/>
          <w:szCs w:val="26"/>
          <w:lang w:val="en-US"/>
        </w:rPr>
        <w:t xml:space="preserve"> Ngoài ra, với các công việc đang diễn ra, thông tin về tiến độ thực hiện công việc là rất quan trọng và c</w:t>
      </w:r>
      <w:r w:rsidR="006A0C87">
        <w:rPr>
          <w:rFonts w:ascii="Times New Roman" w:hAnsi="Times New Roman"/>
          <w:color w:val="000000"/>
          <w:sz w:val="26"/>
          <w:szCs w:val="26"/>
          <w:lang w:val="en-US"/>
        </w:rPr>
        <w:t xml:space="preserve">ần phải </w:t>
      </w:r>
      <w:r w:rsidR="000219AE">
        <w:rPr>
          <w:rFonts w:ascii="Times New Roman" w:hAnsi="Times New Roman"/>
          <w:color w:val="000000"/>
          <w:sz w:val="26"/>
          <w:szCs w:val="26"/>
          <w:lang w:val="en-US"/>
        </w:rPr>
        <w:t>theo dõi trong chức năng này.</w:t>
      </w:r>
    </w:p>
    <w:p w:rsidR="00AD09BC" w:rsidRPr="001274E0" w:rsidRDefault="00AD09BC" w:rsidP="003A4F61">
      <w:pPr>
        <w:pStyle w:val="ListParagraph"/>
        <w:numPr>
          <w:ilvl w:val="1"/>
          <w:numId w:val="45"/>
        </w:numPr>
        <w:jc w:val="both"/>
        <w:outlineLvl w:val="1"/>
        <w:rPr>
          <w:rFonts w:ascii="Times New Roman" w:hAnsi="Times New Roman"/>
          <w:b/>
          <w:color w:val="000000"/>
          <w:sz w:val="26"/>
          <w:szCs w:val="26"/>
        </w:rPr>
      </w:pPr>
      <w:bookmarkStart w:id="67" w:name="_Toc266246097"/>
      <w:bookmarkStart w:id="68" w:name="_Toc266247052"/>
      <w:r w:rsidRPr="001274E0">
        <w:rPr>
          <w:rFonts w:ascii="Times New Roman" w:hAnsi="Times New Roman"/>
          <w:b/>
          <w:color w:val="000000"/>
          <w:sz w:val="26"/>
          <w:szCs w:val="26"/>
        </w:rPr>
        <w:t>Chức năng cập nhật thông tin</w:t>
      </w:r>
      <w:bookmarkEnd w:id="67"/>
      <w:bookmarkEnd w:id="68"/>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 xml:space="preserve">Song song với việc theo dõi tiến độ </w:t>
      </w:r>
      <w:r w:rsidR="001E2725">
        <w:rPr>
          <w:rFonts w:ascii="Times New Roman" w:hAnsi="Times New Roman"/>
          <w:sz w:val="26"/>
          <w:szCs w:val="26"/>
          <w:lang w:val="en-US"/>
        </w:rPr>
        <w:t xml:space="preserve">thực hiện </w:t>
      </w:r>
      <w:r w:rsidRPr="001274E0">
        <w:rPr>
          <w:rFonts w:ascii="Times New Roman" w:hAnsi="Times New Roman"/>
          <w:sz w:val="26"/>
          <w:szCs w:val="26"/>
        </w:rPr>
        <w:t>các công việc,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w:t>
      </w:r>
      <w:r w:rsidRPr="001274E0">
        <w:rPr>
          <w:rFonts w:ascii="Times New Roman" w:hAnsi="Times New Roman"/>
          <w:color w:val="000000"/>
          <w:sz w:val="26"/>
          <w:szCs w:val="26"/>
        </w:rPr>
        <w:lastRenderedPageBreak/>
        <w:t>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 xml:space="preserve">Ngoài ra, sau khi hoàn thành một công việc, nhân viên cần phải </w:t>
      </w:r>
      <w:r w:rsidR="005C2E41">
        <w:rPr>
          <w:rFonts w:ascii="Times New Roman" w:hAnsi="Times New Roman"/>
          <w:sz w:val="26"/>
          <w:szCs w:val="26"/>
          <w:lang w:val="en-US"/>
        </w:rPr>
        <w:t>cung cấp các đơn từ, biễu mẫu (nếu có) liên quan đến công việc này cho ứng dụng</w:t>
      </w:r>
      <w:r w:rsidRPr="001274E0">
        <w:rPr>
          <w:rFonts w:ascii="Times New Roman" w:hAnsi="Times New Roman"/>
          <w:sz w:val="26"/>
          <w:szCs w:val="26"/>
        </w:rPr>
        <w:t xml:space="preserve">. </w:t>
      </w:r>
      <w:r w:rsidR="002F436E">
        <w:rPr>
          <w:rFonts w:ascii="Times New Roman" w:hAnsi="Times New Roman"/>
          <w:sz w:val="26"/>
          <w:szCs w:val="26"/>
          <w:lang w:val="en-US"/>
        </w:rPr>
        <w:t>Những dữ liệu này vừa có tác dụng chứng minh rằng công việc đã thực sự kết thúc, vừa là cách để cung cấp các kết quả công việc cho người quản lý phục vụ cho công tác quản lý và cải tiến quy trình về sau.</w:t>
      </w:r>
      <w:r w:rsidRPr="001274E0">
        <w:rPr>
          <w:rFonts w:ascii="Times New Roman" w:hAnsi="Times New Roman"/>
          <w:sz w:val="26"/>
          <w:szCs w:val="26"/>
        </w:rPr>
        <w:t xml:space="preserve"> Do vậy </w:t>
      </w:r>
      <w:r w:rsidR="005A40F3">
        <w:rPr>
          <w:rFonts w:ascii="Times New Roman" w:hAnsi="Times New Roman"/>
          <w:sz w:val="26"/>
          <w:szCs w:val="26"/>
        </w:rPr>
        <w:t>ứng dụng</w:t>
      </w:r>
      <w:r w:rsidRPr="001274E0">
        <w:rPr>
          <w:rFonts w:ascii="Times New Roman" w:hAnsi="Times New Roman"/>
          <w:sz w:val="26"/>
          <w:szCs w:val="26"/>
        </w:rPr>
        <w:t xml:space="preserve"> cần phải linh hoạt trong quá trình tương tác với người dùng, tiếp nhận và lưu trữ hợp lý các thông tin đó.</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bookmarkStart w:id="69" w:name="_Toc266246098"/>
      <w:bookmarkStart w:id="70" w:name="_Toc266247053"/>
      <w:r w:rsidRPr="001274E0">
        <w:rPr>
          <w:rFonts w:ascii="Times New Roman" w:hAnsi="Times New Roman"/>
          <w:b/>
          <w:color w:val="000000"/>
          <w:sz w:val="26"/>
          <w:szCs w:val="26"/>
        </w:rPr>
        <w:t>Chức năng thống kê</w:t>
      </w:r>
      <w:bookmarkEnd w:id="69"/>
      <w:bookmarkEnd w:id="70"/>
    </w:p>
    <w:p w:rsidR="00AD09BC" w:rsidRPr="008D6C09" w:rsidRDefault="008D6C09" w:rsidP="003F03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w:t>
      </w:r>
      <w:r w:rsidR="00AD09BC" w:rsidRPr="001274E0">
        <w:rPr>
          <w:rFonts w:ascii="Times New Roman" w:hAnsi="Times New Roman"/>
          <w:sz w:val="26"/>
          <w:szCs w:val="26"/>
        </w:rPr>
        <w:t>cung</w:t>
      </w:r>
      <w:r w:rsidR="00AD09BC"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r>
        <w:rPr>
          <w:rFonts w:ascii="Times New Roman" w:hAnsi="Times New Roman"/>
          <w:color w:val="000000"/>
          <w:sz w:val="26"/>
          <w:szCs w:val="26"/>
          <w:lang w:val="en-US"/>
        </w:rPr>
        <w:t xml:space="preserve"> như sau:</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1" w:name="_Toc266246099"/>
      <w:bookmarkStart w:id="72" w:name="_Toc266247054"/>
      <w:r w:rsidRPr="001274E0">
        <w:rPr>
          <w:rFonts w:ascii="Times New Roman" w:hAnsi="Times New Roman"/>
          <w:b/>
          <w:color w:val="000000"/>
          <w:sz w:val="26"/>
          <w:szCs w:val="26"/>
        </w:rPr>
        <w:t>Thống kê tổng thể:</w:t>
      </w:r>
      <w:bookmarkEnd w:id="71"/>
      <w:bookmarkEnd w:id="72"/>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Dựa trên dữ liệu về các đợt thi đã thực hiện trong suốt quá trình từ khi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w:t>
      </w:r>
      <w:r w:rsidR="005A40F3">
        <w:rPr>
          <w:rFonts w:ascii="Times New Roman" w:hAnsi="Times New Roman"/>
          <w:color w:val="000000"/>
          <w:sz w:val="26"/>
          <w:szCs w:val="26"/>
        </w:rPr>
        <w:t>ứng dụng</w:t>
      </w:r>
      <w:r w:rsidRPr="001274E0">
        <w:rPr>
          <w:rFonts w:ascii="Times New Roman" w:hAnsi="Times New Roman"/>
          <w:color w:val="000000"/>
          <w:sz w:val="26"/>
          <w:szCs w:val="26"/>
        </w:rPr>
        <w:t>, đồng thời cho phép người quản lý có thể tạo thêm các tiêu chí thống kê mới theo nhu cầu của thực tế nghiệp vụ.</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3" w:name="_Toc266246100"/>
      <w:bookmarkStart w:id="74" w:name="_Toc266247055"/>
      <w:r w:rsidRPr="001274E0">
        <w:rPr>
          <w:rFonts w:ascii="Times New Roman" w:hAnsi="Times New Roman"/>
          <w:b/>
          <w:color w:val="000000"/>
          <w:sz w:val="26"/>
          <w:szCs w:val="26"/>
        </w:rPr>
        <w:t>Thống kê chi tiết:</w:t>
      </w:r>
      <w:bookmarkEnd w:id="73"/>
      <w:bookmarkEnd w:id="74"/>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5" w:name="_Toc266246101"/>
      <w:bookmarkStart w:id="76" w:name="_Toc266247056"/>
      <w:r w:rsidRPr="001274E0">
        <w:rPr>
          <w:rFonts w:ascii="Times New Roman" w:hAnsi="Times New Roman"/>
          <w:b/>
          <w:color w:val="000000"/>
          <w:sz w:val="26"/>
          <w:szCs w:val="26"/>
        </w:rPr>
        <w:t>Thống kê so sánh:</w:t>
      </w:r>
      <w:bookmarkEnd w:id="75"/>
      <w:bookmarkEnd w:id="76"/>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A4F61">
      <w:pPr>
        <w:pStyle w:val="ListParagraph"/>
        <w:numPr>
          <w:ilvl w:val="2"/>
          <w:numId w:val="46"/>
        </w:numPr>
        <w:jc w:val="both"/>
        <w:outlineLvl w:val="2"/>
        <w:rPr>
          <w:rFonts w:ascii="Times New Roman" w:hAnsi="Times New Roman"/>
          <w:b/>
          <w:color w:val="000000"/>
          <w:sz w:val="26"/>
          <w:szCs w:val="26"/>
        </w:rPr>
      </w:pPr>
      <w:bookmarkStart w:id="77" w:name="_Toc266246102"/>
      <w:bookmarkStart w:id="78" w:name="_Toc266247057"/>
      <w:r w:rsidRPr="001274E0">
        <w:rPr>
          <w:rFonts w:ascii="Times New Roman" w:hAnsi="Times New Roman"/>
          <w:b/>
          <w:color w:val="000000"/>
          <w:sz w:val="26"/>
          <w:szCs w:val="26"/>
        </w:rPr>
        <w:t>Thống kê theo thời gian.</w:t>
      </w:r>
      <w:bookmarkEnd w:id="77"/>
      <w:bookmarkEnd w:id="78"/>
    </w:p>
    <w:p w:rsidR="00AD09BC" w:rsidRPr="001274E0" w:rsidRDefault="005A40F3"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w:t>
      </w: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r w:rsidRPr="001274E0">
        <w:rPr>
          <w:rFonts w:ascii="Times New Roman" w:hAnsi="Times New Roman"/>
          <w:b/>
          <w:color w:val="000000"/>
          <w:sz w:val="26"/>
          <w:szCs w:val="26"/>
        </w:rPr>
        <w:lastRenderedPageBreak/>
        <w:t xml:space="preserve"> </w:t>
      </w:r>
      <w:bookmarkStart w:id="79" w:name="_Toc266246103"/>
      <w:bookmarkStart w:id="80" w:name="_Toc266247058"/>
      <w:r w:rsidRPr="001274E0">
        <w:rPr>
          <w:rFonts w:ascii="Times New Roman" w:hAnsi="Times New Roman"/>
          <w:b/>
          <w:color w:val="000000"/>
          <w:sz w:val="26"/>
          <w:szCs w:val="26"/>
        </w:rPr>
        <w:t>Chức năng cảnh báo:</w:t>
      </w:r>
      <w:bookmarkEnd w:id="79"/>
      <w:bookmarkEnd w:id="8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Tương tự như chức năng thông báo, đối với những công việc có nguy cơ trễ hạn cao,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1" w:name="_Toc266246104"/>
      <w:bookmarkStart w:id="82" w:name="_Toc266247059"/>
      <w:r w:rsidRPr="001274E0">
        <w:rPr>
          <w:rFonts w:ascii="Times New Roman" w:hAnsi="Times New Roman"/>
          <w:b/>
          <w:color w:val="000000"/>
          <w:sz w:val="26"/>
          <w:szCs w:val="26"/>
        </w:rPr>
        <w:t>Chức năng phân quyền</w:t>
      </w:r>
      <w:bookmarkEnd w:id="81"/>
      <w:bookmarkEnd w:id="82"/>
      <w:r w:rsidRPr="001274E0">
        <w:rPr>
          <w:rFonts w:ascii="Times New Roman" w:hAnsi="Times New Roman"/>
          <w:b/>
          <w:color w:val="000000"/>
          <w:sz w:val="26"/>
          <w:szCs w:val="26"/>
        </w:rPr>
        <w:t xml:space="preserve"> </w:t>
      </w:r>
    </w:p>
    <w:p w:rsidR="00AD09BC" w:rsidRPr="001274E0" w:rsidRDefault="00CD3A7F"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lại: Trải qua nhiều năm làm việc, có thể sẽ có nhiều tình huống cần thực hiện phân công lại các công việc cho nhân viên (thay đổi quy trình, thay đổi nhân sự...). Do đó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riêng (phân công cụ thể): Chức năng này cho phép phân công công việc trên một đợt thi riêng nào đó. Chức năng này đặc biệt hữu ích đối với những đợt thi có số lượng thí sinh đột biến</w:t>
      </w:r>
      <w:r w:rsidRPr="001274E0">
        <w:rPr>
          <w:rFonts w:ascii="Times New Roman" w:hAnsi="Times New Roman"/>
          <w:color w:val="000000"/>
          <w:sz w:val="26"/>
          <w:vertAlign w:val="superscript"/>
        </w:rPr>
        <w:footnoteReference w:id="7"/>
      </w:r>
      <w:r w:rsidRPr="001274E0">
        <w:rPr>
          <w:rFonts w:ascii="Times New Roman" w:hAnsi="Times New Roman"/>
          <w:color w:val="000000"/>
          <w:sz w:val="26"/>
          <w:szCs w:val="26"/>
        </w:rPr>
        <w:t xml:space="preserve">, cần được sắp xếp lại chế độ phân công cho hợp lý nhằm </w:t>
      </w:r>
      <w:r w:rsidR="00CD3A7F">
        <w:rPr>
          <w:rFonts w:ascii="Times New Roman" w:hAnsi="Times New Roman"/>
          <w:color w:val="000000"/>
          <w:sz w:val="26"/>
          <w:szCs w:val="26"/>
          <w:lang w:val="en-US"/>
        </w:rPr>
        <w:t>đảm bảo công việc được hoàn thành đúng hạn với hiệu quả cao nhất có thể.</w:t>
      </w:r>
    </w:p>
    <w:p w:rsidR="00AD09BC" w:rsidRPr="001274E0" w:rsidRDefault="00AD09BC" w:rsidP="003A4F61">
      <w:pPr>
        <w:pStyle w:val="ListParagraph"/>
        <w:numPr>
          <w:ilvl w:val="1"/>
          <w:numId w:val="46"/>
        </w:numPr>
        <w:jc w:val="both"/>
        <w:outlineLvl w:val="1"/>
        <w:rPr>
          <w:rFonts w:ascii="Times New Roman" w:hAnsi="Times New Roman"/>
          <w:b/>
          <w:color w:val="000000"/>
          <w:sz w:val="26"/>
          <w:szCs w:val="26"/>
        </w:rPr>
      </w:pPr>
      <w:bookmarkStart w:id="83" w:name="_Toc266246105"/>
      <w:bookmarkStart w:id="84" w:name="_Toc266247060"/>
      <w:r w:rsidRPr="001274E0">
        <w:rPr>
          <w:rFonts w:ascii="Times New Roman" w:hAnsi="Times New Roman"/>
          <w:b/>
          <w:color w:val="000000"/>
          <w:sz w:val="26"/>
          <w:szCs w:val="26"/>
        </w:rPr>
        <w:t>Chức năng biểu diễn luồng công việc dưới dạng sơ đồ trực quan</w:t>
      </w:r>
      <w:bookmarkEnd w:id="83"/>
      <w:bookmarkEnd w:id="84"/>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 xml:space="preserve">Để tăng tính tiện dụng và thân thiện,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w:t>
      </w:r>
      <w:r w:rsidR="0047005E" w:rsidRPr="001274E0">
        <w:rPr>
          <w:rFonts w:ascii="Times New Roman" w:hAnsi="Times New Roman"/>
          <w:color w:val="000000"/>
          <w:sz w:val="26"/>
          <w:szCs w:val="26"/>
        </w:rPr>
        <w:t>H</w:t>
      </w:r>
      <w:r w:rsidR="0047005E">
        <w:rPr>
          <w:rFonts w:ascii="Times New Roman" w:hAnsi="Times New Roman"/>
          <w:color w:val="000000"/>
          <w:sz w:val="26"/>
          <w:szCs w:val="26"/>
          <w:lang w:val="en-US"/>
        </w:rPr>
        <w:t>5</w:t>
      </w:r>
      <w:r w:rsidR="0047005E" w:rsidRPr="001274E0">
        <w:rPr>
          <w:rFonts w:ascii="Times New Roman" w:hAnsi="Times New Roman"/>
          <w:color w:val="000000"/>
          <w:sz w:val="26"/>
          <w:szCs w:val="26"/>
        </w:rPr>
        <w:t xml:space="preserve"> </w:t>
      </w:r>
      <w:r w:rsidRPr="001274E0">
        <w:rPr>
          <w:rFonts w:ascii="Times New Roman" w:hAnsi="Times New Roman"/>
          <w:color w:val="000000"/>
          <w:sz w:val="26"/>
          <w:szCs w:val="26"/>
        </w:rPr>
        <w:t>là một ví dụ cho cách biểu diễn dưới dạng sơ đồ Gantt các công việc của một đợt thi điển hình.</w:t>
      </w:r>
    </w:p>
    <w:p w:rsidR="00AD09BC" w:rsidRPr="001274E0" w:rsidRDefault="003A3888" w:rsidP="001B49BD">
      <w:pPr>
        <w:keepNext/>
        <w:ind w:left="-1350" w:firstLine="360"/>
        <w:jc w:val="center"/>
        <w:rPr>
          <w:rFonts w:ascii="Times New Roman" w:hAnsi="Times New Roman"/>
          <w:color w:val="000000"/>
          <w:sz w:val="26"/>
          <w:szCs w:val="26"/>
        </w:rPr>
      </w:pPr>
      <w:bookmarkStart w:id="85" w:name="h5"/>
      <w:r>
        <w:rPr>
          <w:rFonts w:ascii="Times New Roman" w:hAnsi="Times New Roman"/>
          <w:color w:val="000000"/>
          <w:sz w:val="26"/>
          <w:szCs w:val="26"/>
          <w:lang w:val="en-US"/>
        </w:rPr>
        <w:drawing>
          <wp:inline distT="0" distB="0" distL="0" distR="0">
            <wp:extent cx="5632297" cy="2232095"/>
            <wp:effectExtent l="19050" t="0" r="6503"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637355" cy="2234099"/>
                    </a:xfrm>
                    <a:prstGeom prst="rect">
                      <a:avLst/>
                    </a:prstGeom>
                    <a:noFill/>
                    <a:ln w="9525">
                      <a:noFill/>
                      <a:miter lim="800000"/>
                      <a:headEnd/>
                      <a:tailEnd/>
                    </a:ln>
                  </pic:spPr>
                </pic:pic>
              </a:graphicData>
            </a:graphic>
          </wp:inline>
        </w:drawing>
      </w:r>
      <w:bookmarkEnd w:id="85"/>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w:t>
      </w:r>
      <w:r w:rsidR="003E69F9">
        <w:rPr>
          <w:rFonts w:ascii="Times New Roman" w:hAnsi="Times New Roman"/>
          <w:b/>
          <w:bCs/>
          <w:color w:val="1F497D"/>
          <w:sz w:val="26"/>
          <w:szCs w:val="26"/>
          <w:lang w:val="en-US"/>
        </w:rPr>
        <w:t>5</w:t>
      </w:r>
      <w:r w:rsidRPr="001274E0">
        <w:rPr>
          <w:rFonts w:ascii="Times New Roman" w:hAnsi="Times New Roman"/>
          <w:b/>
          <w:bCs/>
          <w:color w:val="1F497D"/>
          <w:sz w:val="26"/>
          <w:szCs w:val="26"/>
        </w:rPr>
        <w:t>. Biểu diễn quy trình dưới dạng sơ đồ Gantt</w:t>
      </w:r>
    </w:p>
    <w:p w:rsidR="00AD09BC" w:rsidRPr="001274E0" w:rsidRDefault="00AD09BC" w:rsidP="003A4F61">
      <w:pPr>
        <w:pStyle w:val="ListParagraph"/>
        <w:numPr>
          <w:ilvl w:val="0"/>
          <w:numId w:val="46"/>
        </w:numPr>
        <w:jc w:val="both"/>
        <w:outlineLvl w:val="0"/>
        <w:rPr>
          <w:rFonts w:ascii="Times New Roman" w:hAnsi="Times New Roman"/>
          <w:b/>
          <w:color w:val="000000"/>
          <w:sz w:val="26"/>
          <w:szCs w:val="26"/>
        </w:rPr>
      </w:pPr>
      <w:bookmarkStart w:id="86" w:name="_Toc266246106"/>
      <w:bookmarkStart w:id="87" w:name="_Toc266247061"/>
      <w:r w:rsidRPr="001274E0">
        <w:rPr>
          <w:rFonts w:ascii="Times New Roman" w:hAnsi="Times New Roman"/>
          <w:b/>
          <w:color w:val="000000"/>
          <w:sz w:val="26"/>
          <w:szCs w:val="26"/>
        </w:rPr>
        <w:t>Yêu cầu phi chức năng</w:t>
      </w:r>
      <w:bookmarkEnd w:id="86"/>
      <w:bookmarkEnd w:id="87"/>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bookmarkStart w:id="88" w:name="_Toc266246107"/>
      <w:bookmarkStart w:id="89" w:name="_Toc266247062"/>
      <w:r w:rsidRPr="001274E0">
        <w:rPr>
          <w:rFonts w:ascii="Times New Roman" w:hAnsi="Times New Roman"/>
          <w:b/>
          <w:color w:val="000000"/>
          <w:sz w:val="26"/>
          <w:szCs w:val="26"/>
        </w:rPr>
        <w:t>Tính tiến hóa</w:t>
      </w:r>
      <w:bookmarkEnd w:id="88"/>
      <w:bookmarkEnd w:id="89"/>
    </w:p>
    <w:p w:rsidR="00AD09BC" w:rsidRPr="001274E0" w:rsidRDefault="005610CD" w:rsidP="003F03AC">
      <w:pPr>
        <w:ind w:firstLine="270"/>
        <w:contextualSpacing/>
        <w:jc w:val="both"/>
        <w:rPr>
          <w:rFonts w:ascii="Times New Roman" w:hAnsi="Times New Roman"/>
          <w:color w:val="000000"/>
          <w:sz w:val="26"/>
          <w:szCs w:val="26"/>
        </w:rPr>
      </w:pPr>
      <w:r>
        <w:rPr>
          <w:rFonts w:ascii="Times New Roman" w:hAnsi="Times New Roman"/>
          <w:color w:val="000000"/>
          <w:sz w:val="26"/>
          <w:szCs w:val="26"/>
          <w:lang w:val="en-US"/>
        </w:rPr>
        <w:t>Ứ</w:t>
      </w:r>
      <w:r w:rsidR="005A40F3">
        <w:rPr>
          <w:rFonts w:ascii="Times New Roman" w:hAnsi="Times New Roman"/>
          <w:color w:val="000000"/>
          <w:sz w:val="26"/>
          <w:szCs w:val="26"/>
        </w:rPr>
        <w:t>ng dụng</w:t>
      </w:r>
      <w:r w:rsidR="00AD09BC" w:rsidRPr="001274E0">
        <w:rPr>
          <w:rFonts w:ascii="Times New Roman" w:hAnsi="Times New Roman"/>
          <w:color w:val="000000"/>
          <w:sz w:val="26"/>
          <w:szCs w:val="26"/>
        </w:rPr>
        <w:t xml:space="preserve"> </w:t>
      </w:r>
      <w:r>
        <w:rPr>
          <w:rFonts w:ascii="Times New Roman" w:hAnsi="Times New Roman"/>
          <w:color w:val="000000"/>
          <w:sz w:val="26"/>
          <w:szCs w:val="26"/>
          <w:lang w:val="en-US"/>
        </w:rPr>
        <w:t xml:space="preserve">cần </w:t>
      </w:r>
      <w:r w:rsidR="00AD09BC" w:rsidRPr="001274E0">
        <w:rPr>
          <w:rFonts w:ascii="Times New Roman" w:hAnsi="Times New Roman"/>
          <w:color w:val="000000"/>
          <w:sz w:val="26"/>
          <w:szCs w:val="26"/>
        </w:rPr>
        <w:t xml:space="preserve">có tính tiến hóa, cho phép có khả năng nâng cấp </w:t>
      </w:r>
      <w:r w:rsidR="005A40F3">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bookmarkStart w:id="90" w:name="_Toc266246108"/>
      <w:bookmarkStart w:id="91" w:name="_Toc266247063"/>
      <w:r w:rsidRPr="001274E0">
        <w:rPr>
          <w:rFonts w:ascii="Times New Roman" w:hAnsi="Times New Roman"/>
          <w:b/>
          <w:color w:val="000000"/>
          <w:sz w:val="26"/>
          <w:szCs w:val="26"/>
        </w:rPr>
        <w:t>Yêu cầu về giao diện</w:t>
      </w:r>
      <w:bookmarkEnd w:id="90"/>
      <w:bookmarkEnd w:id="91"/>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5A40F3" w:rsidP="003F03AC">
      <w:pPr>
        <w:numPr>
          <w:ilvl w:val="0"/>
          <w:numId w:val="7"/>
        </w:numPr>
        <w:ind w:left="851" w:hanging="284"/>
        <w:contextualSpacing/>
        <w:jc w:val="both"/>
        <w:rPr>
          <w:rFonts w:ascii="Times New Roman" w:hAnsi="Times New Roman"/>
          <w:color w:val="000000"/>
          <w:sz w:val="26"/>
          <w:szCs w:val="26"/>
        </w:rPr>
      </w:pPr>
      <w:r>
        <w:rPr>
          <w:rFonts w:ascii="Times New Roman" w:hAnsi="Times New Roman"/>
          <w:color w:val="000000"/>
          <w:sz w:val="26"/>
          <w:szCs w:val="26"/>
        </w:rPr>
        <w:t>ứng dụng</w:t>
      </w:r>
      <w:r w:rsidR="00AD09BC" w:rsidRPr="001274E0">
        <w:rPr>
          <w:rFonts w:ascii="Times New Roman" w:hAnsi="Times New Roman"/>
          <w:color w:val="000000"/>
          <w:sz w:val="26"/>
          <w:szCs w:val="26"/>
        </w:rPr>
        <w:t xml:space="preserve"> có hướng dẫn đầy đủ, ít tương tác, hỗ trợ tối đa cho người sử dụng.</w:t>
      </w:r>
    </w:p>
    <w:p w:rsidR="00AD09BC" w:rsidRPr="001274E0" w:rsidRDefault="00AD09BC" w:rsidP="003A4F61">
      <w:pPr>
        <w:pStyle w:val="ListParagraph"/>
        <w:numPr>
          <w:ilvl w:val="1"/>
          <w:numId w:val="47"/>
        </w:numPr>
        <w:jc w:val="both"/>
        <w:outlineLvl w:val="1"/>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92" w:name="_Toc266246109"/>
      <w:bookmarkStart w:id="93" w:name="_Toc266247064"/>
      <w:r w:rsidRPr="001274E0">
        <w:rPr>
          <w:rFonts w:ascii="Times New Roman" w:hAnsi="Times New Roman"/>
          <w:b/>
          <w:color w:val="000000"/>
          <w:sz w:val="26"/>
          <w:szCs w:val="26"/>
        </w:rPr>
        <w:t>Tính hiệu quả</w:t>
      </w:r>
      <w:bookmarkEnd w:id="92"/>
      <w:bookmarkEnd w:id="93"/>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Cập nhật nhanh, hỗ trợ nhiều nhân viên có thể cùng truy cập </w:t>
      </w:r>
      <w:r w:rsidR="005A40F3">
        <w:rPr>
          <w:rFonts w:ascii="Times New Roman" w:hAnsi="Times New Roman"/>
          <w:color w:val="000000"/>
          <w:sz w:val="26"/>
          <w:szCs w:val="26"/>
        </w:rPr>
        <w:t>ứng dụng</w:t>
      </w:r>
      <w:r w:rsidRPr="001274E0">
        <w:rPr>
          <w:rFonts w:ascii="Times New Roman" w:hAnsi="Times New Roman"/>
          <w:color w:val="000000"/>
          <w:sz w:val="26"/>
          <w:szCs w:val="26"/>
        </w:rPr>
        <w:t xml:space="preserve"> cùng lúc mà không bị hiện tượng thắt cổ chai.</w:t>
      </w:r>
    </w:p>
    <w:p w:rsidR="000A058B" w:rsidRDefault="000A058B" w:rsidP="00784A8E">
      <w:pPr>
        <w:ind w:firstLine="360"/>
        <w:jc w:val="both"/>
        <w:rPr>
          <w:rFonts w:ascii="Times New Roman" w:hAnsi="Times New Roman"/>
          <w:b/>
          <w:color w:val="000000"/>
          <w:sz w:val="26"/>
          <w:szCs w:val="26"/>
          <w:lang w:val="en-US"/>
        </w:rPr>
      </w:pPr>
    </w:p>
    <w:p w:rsidR="0081411F" w:rsidRDefault="00F62E10">
      <w:pPr>
        <w:ind w:firstLine="360"/>
        <w:rPr>
          <w:rFonts w:ascii="Times New Roman" w:hAnsi="Times New Roman"/>
          <w:i/>
          <w:color w:val="000000"/>
          <w:sz w:val="26"/>
          <w:szCs w:val="26"/>
          <w:lang w:val="en-US"/>
        </w:rPr>
      </w:pPr>
      <w:r>
        <w:rPr>
          <w:rFonts w:ascii="Times New Roman" w:hAnsi="Times New Roman"/>
          <w:i/>
          <w:color w:val="000000"/>
          <w:sz w:val="26"/>
          <w:szCs w:val="26"/>
          <w:lang w:val="en-US"/>
        </w:rPr>
        <w:t xml:space="preserve">Đến đây, chúng ta đã biết được các tính chất quan trọng của mô hình dòng công việc cũng như các yêu cầu cụ thể đối với một ứng dụng quản lý dòng công việc là như </w:t>
      </w:r>
      <w:r>
        <w:rPr>
          <w:rFonts w:ascii="Times New Roman" w:hAnsi="Times New Roman"/>
          <w:i/>
          <w:color w:val="000000"/>
          <w:sz w:val="26"/>
          <w:szCs w:val="26"/>
          <w:lang w:val="en-US"/>
        </w:rPr>
        <w:lastRenderedPageBreak/>
        <w:t xml:space="preserve">thế nào. Tùy vào từng lĩnh vực khác nhau, mỗi hệ thống ứng dụng quản lý được xây dựng cho lĩnh vực đó sẽ có sự khác biệt về các yêu cầu nghiệp vụ. Ứng với mỗi quy trình nghiệp vụ chúng ta phải mô hình hóa thành một sơ đồ </w:t>
      </w:r>
      <w:r w:rsidR="002935DF">
        <w:rPr>
          <w:rFonts w:ascii="Times New Roman" w:hAnsi="Times New Roman"/>
          <w:i/>
          <w:color w:val="000000"/>
          <w:sz w:val="26"/>
          <w:szCs w:val="26"/>
          <w:lang w:val="en-US"/>
        </w:rPr>
        <w:t xml:space="preserve">luồng </w:t>
      </w:r>
      <w:r>
        <w:rPr>
          <w:rFonts w:ascii="Times New Roman" w:hAnsi="Times New Roman"/>
          <w:i/>
          <w:color w:val="000000"/>
          <w:sz w:val="26"/>
          <w:szCs w:val="26"/>
          <w:lang w:val="en-US"/>
        </w:rPr>
        <w:t>công việc sao cho thỏa mãn tất cả các yêu cầu logic của nghiệp vụ đó, đồng thời phải có khả năng tương tác với người dùng trong các chức năng điều khiển hoạt động thực thi công việc.</w:t>
      </w:r>
    </w:p>
    <w:p w:rsidR="0081411F" w:rsidRDefault="00382746">
      <w:pPr>
        <w:ind w:firstLine="360"/>
        <w:rPr>
          <w:rFonts w:ascii="Times New Roman" w:hAnsi="Times New Roman"/>
          <w:b/>
          <w:i/>
          <w:color w:val="000000"/>
          <w:sz w:val="26"/>
          <w:szCs w:val="26"/>
        </w:rPr>
      </w:pPr>
      <w:r>
        <w:rPr>
          <w:rFonts w:ascii="Times New Roman" w:hAnsi="Times New Roman"/>
          <w:i/>
          <w:color w:val="000000"/>
          <w:sz w:val="26"/>
          <w:szCs w:val="26"/>
          <w:lang w:val="en-US"/>
        </w:rPr>
        <w:t>Ngoài ra, chúng ta cũng đã biết được các chức năng quan trọng cần có ở một ứng dụng quản lý luồng công việc tổng quát gồm những gì, mỗi một chức năng ấy có vai trò và vị trí như thế nào</w:t>
      </w:r>
      <w:r w:rsidR="008D529E">
        <w:rPr>
          <w:rFonts w:ascii="Times New Roman" w:hAnsi="Times New Roman"/>
          <w:i/>
          <w:color w:val="000000"/>
          <w:sz w:val="26"/>
          <w:szCs w:val="26"/>
          <w:lang w:val="en-US"/>
        </w:rPr>
        <w:t xml:space="preserve"> v.v…</w:t>
      </w:r>
      <w:r w:rsidR="00EA47FD">
        <w:rPr>
          <w:rFonts w:ascii="Times New Roman" w:hAnsi="Times New Roman"/>
          <w:i/>
          <w:color w:val="000000"/>
          <w:sz w:val="26"/>
          <w:szCs w:val="26"/>
          <w:lang w:val="en-US"/>
        </w:rPr>
        <w:t>.</w:t>
      </w:r>
      <w:r>
        <w:rPr>
          <w:rFonts w:ascii="Times New Roman" w:hAnsi="Times New Roman"/>
          <w:i/>
          <w:color w:val="000000"/>
          <w:sz w:val="26"/>
          <w:szCs w:val="26"/>
          <w:lang w:val="en-US"/>
        </w:rPr>
        <w:t>Chương tiếp theo sẽ tiếp tục trình bày về môi trường dùng để triển khai loại ứng dụng quản lý này. Đồng thời, một số khái niệm cần thiết cho việc tìm hiểu môi trường triển khai cũng được đưa ra</w:t>
      </w:r>
      <w:r w:rsidR="000F697B">
        <w:rPr>
          <w:rFonts w:ascii="Times New Roman" w:hAnsi="Times New Roman"/>
          <w:i/>
          <w:color w:val="000000"/>
          <w:sz w:val="26"/>
          <w:szCs w:val="26"/>
          <w:lang w:val="en-US"/>
        </w:rPr>
        <w:t>.</w:t>
      </w:r>
      <w:r w:rsidR="00BE363E" w:rsidRPr="00BE363E">
        <w:rPr>
          <w:rFonts w:ascii="Times New Roman" w:hAnsi="Times New Roman"/>
          <w:b/>
          <w:i/>
          <w:color w:val="000000"/>
          <w:sz w:val="26"/>
          <w:szCs w:val="26"/>
        </w:rPr>
        <w:br w:type="page"/>
      </w:r>
    </w:p>
    <w:p w:rsidR="00AD09BC" w:rsidRPr="00765CE1" w:rsidRDefault="00AD09BC" w:rsidP="00765CE1">
      <w:pPr>
        <w:pStyle w:val="Heading1"/>
        <w:rPr>
          <w:rFonts w:ascii="Times New Roman" w:hAnsi="Times New Roman"/>
          <w:color w:val="000000"/>
          <w:sz w:val="26"/>
          <w:szCs w:val="26"/>
        </w:rPr>
      </w:pPr>
      <w:bookmarkStart w:id="94" w:name="_Toc266246110"/>
      <w:bookmarkStart w:id="95" w:name="_Toc266247065"/>
      <w:r w:rsidRPr="00765CE1">
        <w:rPr>
          <w:rFonts w:ascii="Times New Roman" w:hAnsi="Times New Roman"/>
          <w:color w:val="000000"/>
          <w:sz w:val="26"/>
          <w:szCs w:val="26"/>
        </w:rPr>
        <w:lastRenderedPageBreak/>
        <w:t>Chương 3</w:t>
      </w:r>
      <w:bookmarkEnd w:id="94"/>
      <w:bookmarkEnd w:id="95"/>
    </w:p>
    <w:p w:rsidR="00AD09BC" w:rsidRPr="00AE178E" w:rsidRDefault="00FE10DE" w:rsidP="00765CE1">
      <w:pPr>
        <w:pStyle w:val="Heading1"/>
        <w:rPr>
          <w:rFonts w:ascii="Times New Roman" w:hAnsi="Times New Roman"/>
          <w:b w:val="0"/>
          <w:color w:val="000000"/>
          <w:sz w:val="26"/>
          <w:szCs w:val="26"/>
          <w:lang w:val="en-US"/>
        </w:rPr>
      </w:pPr>
      <w:bookmarkStart w:id="96" w:name="_Toc266246111"/>
      <w:bookmarkStart w:id="97" w:name="_Toc266247066"/>
      <w:r w:rsidRPr="00765CE1">
        <w:rPr>
          <w:rFonts w:ascii="Times New Roman" w:hAnsi="Times New Roman"/>
          <w:color w:val="000000"/>
          <w:sz w:val="26"/>
          <w:szCs w:val="26"/>
          <w:lang w:val="en-US"/>
        </w:rPr>
        <w:t>Môi trường công nghệ để xây dựng một ứng dụng quản lý luồng công việc</w:t>
      </w:r>
      <w:bookmarkEnd w:id="96"/>
      <w:bookmarkEnd w:id="97"/>
    </w:p>
    <w:p w:rsidR="000F172B" w:rsidRDefault="000F172B" w:rsidP="00FE10DE">
      <w:pPr>
        <w:pStyle w:val="ListParagraph"/>
        <w:ind w:left="450" w:firstLine="360"/>
        <w:jc w:val="both"/>
        <w:rPr>
          <w:rFonts w:ascii="Times New Roman" w:hAnsi="Times New Roman"/>
          <w:i/>
          <w:color w:val="000000"/>
          <w:sz w:val="26"/>
          <w:szCs w:val="26"/>
          <w:lang w:val="en-US"/>
        </w:rPr>
      </w:pPr>
    </w:p>
    <w:p w:rsidR="000F172B" w:rsidRDefault="000F172B" w:rsidP="00FE10DE">
      <w:pPr>
        <w:pStyle w:val="ListParagraph"/>
        <w:ind w:left="450" w:firstLine="360"/>
        <w:jc w:val="both"/>
        <w:rPr>
          <w:rFonts w:ascii="Times New Roman" w:hAnsi="Times New Roman"/>
          <w:i/>
          <w:color w:val="000000"/>
          <w:sz w:val="26"/>
          <w:szCs w:val="26"/>
          <w:lang w:val="en-US"/>
        </w:rPr>
      </w:pPr>
      <w:r w:rsidRPr="00B34253">
        <w:rPr>
          <w:rFonts w:ascii="Times New Roman" w:hAnsi="Times New Roman"/>
          <w:i/>
          <w:color w:val="000000"/>
          <w:sz w:val="26"/>
          <w:szCs w:val="26"/>
        </w:rPr>
        <w:t xml:space="preserve">Chương này </w:t>
      </w:r>
      <w:r>
        <w:rPr>
          <w:rFonts w:ascii="Times New Roman" w:hAnsi="Times New Roman"/>
          <w:i/>
          <w:color w:val="000000"/>
          <w:sz w:val="26"/>
          <w:szCs w:val="26"/>
          <w:lang w:val="en-US"/>
        </w:rPr>
        <w:t xml:space="preserve">đề nghị một quy cách mô hình hóa dựa trên công cụ mô hình hóa cung cấp bởi Microsoft trong bộ dotNet 3.0. Quy cách này có thể thích ứng tốt với các ứng dụng quản lý cho phép người dùng tương tác trực tiếp đến các thành phần công việc trong quy trình. Tại đó có thể đưa ra các điều khiển đối với sự thực thi công việc thành phần mà người dùng có quyền truy cập. Tuy nhiên, trước khi bàn đến vấn đề này, chúng </w:t>
      </w:r>
      <w:r w:rsidR="00F67C63">
        <w:rPr>
          <w:rFonts w:ascii="Times New Roman" w:hAnsi="Times New Roman"/>
          <w:i/>
          <w:color w:val="000000"/>
          <w:sz w:val="26"/>
          <w:szCs w:val="26"/>
          <w:lang w:val="en-US"/>
        </w:rPr>
        <w:t>tôi xin</w:t>
      </w:r>
      <w:r>
        <w:rPr>
          <w:rFonts w:ascii="Times New Roman" w:hAnsi="Times New Roman"/>
          <w:i/>
          <w:color w:val="000000"/>
          <w:sz w:val="26"/>
          <w:szCs w:val="26"/>
          <w:lang w:val="en-US"/>
        </w:rPr>
        <w:t xml:space="preserve"> điểm lại một số khái niệm và kiến trúc quan trọng liên quan đến việc mô hình </w:t>
      </w:r>
      <w:r w:rsidR="00F81860">
        <w:rPr>
          <w:rFonts w:ascii="Times New Roman" w:hAnsi="Times New Roman"/>
          <w:i/>
          <w:color w:val="000000"/>
          <w:sz w:val="26"/>
          <w:szCs w:val="26"/>
          <w:lang w:val="en-US"/>
        </w:rPr>
        <w:t>hóa luồng công việc</w:t>
      </w:r>
      <w:r>
        <w:rPr>
          <w:rFonts w:ascii="Times New Roman" w:hAnsi="Times New Roman"/>
          <w:i/>
          <w:color w:val="000000"/>
          <w:sz w:val="26"/>
          <w:szCs w:val="26"/>
          <w:lang w:val="en-US"/>
        </w:rPr>
        <w:t>. Đó cũng là nội dung chính</w:t>
      </w:r>
      <w:r w:rsidRPr="00B34253">
        <w:rPr>
          <w:rFonts w:ascii="Times New Roman" w:hAnsi="Times New Roman"/>
          <w:i/>
          <w:color w:val="000000"/>
          <w:sz w:val="26"/>
          <w:szCs w:val="26"/>
        </w:rPr>
        <w:t xml:space="preserve"> mà chúng tôi đã nghiên cứu trong suốt thời gian thực hiện khóa luận. </w:t>
      </w:r>
    </w:p>
    <w:p w:rsidR="000F172B" w:rsidRPr="009447CF" w:rsidRDefault="000F172B" w:rsidP="00FE10DE">
      <w:pPr>
        <w:pStyle w:val="ListParagraph"/>
        <w:ind w:left="450" w:firstLine="360"/>
        <w:jc w:val="both"/>
        <w:rPr>
          <w:rFonts w:ascii="Times New Roman" w:hAnsi="Times New Roman"/>
          <w:i/>
          <w:sz w:val="26"/>
          <w:szCs w:val="26"/>
        </w:rPr>
      </w:pPr>
      <w:r w:rsidRPr="00B34253">
        <w:rPr>
          <w:rFonts w:ascii="Times New Roman" w:hAnsi="Times New Roman"/>
          <w:i/>
          <w:color w:val="000000"/>
          <w:sz w:val="26"/>
          <w:szCs w:val="26"/>
        </w:rPr>
        <w:t xml:space="preserve">Vì đề tài Luồng công </w:t>
      </w:r>
      <w:r>
        <w:rPr>
          <w:rFonts w:ascii="Times New Roman" w:hAnsi="Times New Roman"/>
          <w:i/>
          <w:color w:val="000000"/>
          <w:sz w:val="26"/>
          <w:szCs w:val="26"/>
          <w:lang w:val="en-US"/>
        </w:rPr>
        <w:t xml:space="preserve">việc </w:t>
      </w:r>
      <w:r w:rsidRPr="00B34253">
        <w:rPr>
          <w:rFonts w:ascii="Times New Roman" w:hAnsi="Times New Roman"/>
          <w:i/>
          <w:color w:val="000000"/>
          <w:sz w:val="26"/>
          <w:szCs w:val="26"/>
        </w:rPr>
        <w:t xml:space="preserve">đã được đề cập đến ở một </w:t>
      </w:r>
      <w:r>
        <w:rPr>
          <w:rFonts w:ascii="Times New Roman" w:hAnsi="Times New Roman"/>
          <w:i/>
          <w:color w:val="000000"/>
          <w:sz w:val="26"/>
          <w:szCs w:val="26"/>
          <w:lang w:val="en-US"/>
        </w:rPr>
        <w:t>các</w:t>
      </w:r>
      <w:r w:rsidRPr="00B34253">
        <w:rPr>
          <w:rFonts w:ascii="Times New Roman" w:hAnsi="Times New Roman"/>
          <w:i/>
          <w:color w:val="000000"/>
          <w:sz w:val="26"/>
          <w:szCs w:val="26"/>
        </w:rPr>
        <w:t xml:space="preserve"> khóa luận tốt nghiệp trước</w:t>
      </w:r>
      <w:r>
        <w:rPr>
          <w:rStyle w:val="FootnoteReference"/>
          <w:rFonts w:ascii="Times New Roman" w:hAnsi="Times New Roman"/>
          <w:i/>
          <w:color w:val="000000"/>
          <w:sz w:val="26"/>
          <w:szCs w:val="26"/>
        </w:rPr>
        <w:footnoteReference w:id="8"/>
      </w:r>
      <w:r>
        <w:rPr>
          <w:rFonts w:ascii="Times New Roman" w:hAnsi="Times New Roman"/>
          <w:i/>
          <w:color w:val="000000"/>
          <w:sz w:val="26"/>
          <w:szCs w:val="26"/>
          <w:lang w:val="en-US"/>
        </w:rPr>
        <w:t xml:space="preserve">,nên chúng tôi chỉ đề cập đến những vấn đề thật sự quan trọng và cần thiết trong khóa luận này, phần còn lại sẽ bị bỏ qua hoặc có tham chiếu trực tiếp đến các khóa luận đó. Cũng cần nói thêm rằng, một trong 2 khóa luận trước nghiên cứu về mô hình dòng công việc trên môi trường mã nguồn mở jBPM, khóa luận còn lại nghiên cứu về Windows Workflow Foundation với sự hỗ trợ của </w:t>
      </w:r>
      <w:r w:rsidRPr="00E32E60">
        <w:rPr>
          <w:rFonts w:ascii="Times New Roman" w:hAnsi="Times New Roman"/>
          <w:i/>
          <w:color w:val="000000"/>
          <w:sz w:val="26"/>
          <w:szCs w:val="26"/>
          <w:lang w:val="en-US"/>
        </w:rPr>
        <w:t>SharePoint Workflow</w:t>
      </w:r>
      <w:r>
        <w:rPr>
          <w:rFonts w:ascii="Times New Roman" w:hAnsi="Times New Roman"/>
          <w:i/>
          <w:color w:val="000000"/>
          <w:sz w:val="26"/>
          <w:szCs w:val="26"/>
          <w:lang w:val="en-US"/>
        </w:rPr>
        <w:t xml:space="preserve">. SharePoint Workflow là công cụ hỗ trợ tương tác giữa người dùng với các dòng công việc, đáp ứng hầu hết các nhu cầu thiết kế cũng như xử lý của hệ thống cần xây dựng. Trong khóa luận này, chúng tôi chỉ sử dụng Windows Workflow Foundation làm môi trường thiết kế và triển khai các mô hình dòng công việc, ngoài ra không sử dụng </w:t>
      </w:r>
      <w:r w:rsidRPr="009447CF">
        <w:rPr>
          <w:rFonts w:ascii="Times New Roman" w:hAnsi="Times New Roman"/>
          <w:i/>
          <w:sz w:val="26"/>
          <w:szCs w:val="26"/>
          <w:lang w:val="en-US"/>
        </w:rPr>
        <w:t>công cụ hỗ trợ nào khác.</w:t>
      </w:r>
    </w:p>
    <w:p w:rsidR="00AD09BC" w:rsidRPr="00397CA5" w:rsidRDefault="00AD09BC" w:rsidP="00765CE1">
      <w:pPr>
        <w:pStyle w:val="ListParagraph"/>
        <w:numPr>
          <w:ilvl w:val="0"/>
          <w:numId w:val="17"/>
        </w:numPr>
        <w:ind w:left="284" w:firstLine="0"/>
        <w:jc w:val="both"/>
        <w:outlineLvl w:val="0"/>
        <w:rPr>
          <w:b/>
          <w:lang w:val="en-US"/>
        </w:rPr>
      </w:pPr>
      <w:bookmarkStart w:id="98" w:name="_Toc266246112"/>
      <w:bookmarkStart w:id="99" w:name="_Toc266247067"/>
      <w:r w:rsidRPr="00397CA5">
        <w:rPr>
          <w:rFonts w:ascii="Times New Roman" w:hAnsi="Times New Roman"/>
          <w:b/>
          <w:color w:val="000000"/>
          <w:sz w:val="26"/>
          <w:szCs w:val="26"/>
          <w:lang w:val="en-US"/>
        </w:rPr>
        <w:t>Các định nghĩ</w:t>
      </w:r>
      <w:r w:rsidR="00770953" w:rsidRPr="00397CA5">
        <w:rPr>
          <w:rFonts w:ascii="Times New Roman" w:hAnsi="Times New Roman"/>
          <w:b/>
          <w:color w:val="000000"/>
          <w:sz w:val="26"/>
          <w:szCs w:val="26"/>
          <w:lang w:val="en-US"/>
        </w:rPr>
        <w:t>a</w:t>
      </w:r>
      <w:bookmarkEnd w:id="98"/>
      <w:bookmarkEnd w:id="99"/>
    </w:p>
    <w:p w:rsidR="004373DC" w:rsidRPr="00765CE1" w:rsidRDefault="00D65105" w:rsidP="00765CE1">
      <w:pPr>
        <w:pStyle w:val="ListParagraph"/>
        <w:numPr>
          <w:ilvl w:val="1"/>
          <w:numId w:val="17"/>
        </w:numPr>
        <w:ind w:left="270" w:firstLine="0"/>
        <w:jc w:val="both"/>
        <w:outlineLvl w:val="1"/>
        <w:rPr>
          <w:rFonts w:ascii="Times New Roman" w:hAnsi="Times New Roman"/>
          <w:b/>
          <w:i/>
          <w:color w:val="000000"/>
          <w:sz w:val="26"/>
          <w:szCs w:val="26"/>
          <w:lang w:val="en-US"/>
        </w:rPr>
      </w:pPr>
      <w:bookmarkStart w:id="100" w:name="_Toc266246113"/>
      <w:bookmarkStart w:id="101" w:name="_Toc266247068"/>
      <w:r w:rsidRPr="00765CE1">
        <w:rPr>
          <w:rFonts w:ascii="Times New Roman" w:hAnsi="Times New Roman"/>
          <w:b/>
          <w:i/>
          <w:color w:val="000000"/>
          <w:sz w:val="26"/>
          <w:szCs w:val="26"/>
          <w:lang w:val="en-US"/>
        </w:rPr>
        <w:t>Workflow Management System</w:t>
      </w:r>
      <w:r w:rsidR="00BD1F54" w:rsidRPr="00765CE1">
        <w:rPr>
          <w:rFonts w:ascii="Times New Roman" w:hAnsi="Times New Roman"/>
          <w:b/>
          <w:i/>
          <w:color w:val="000000"/>
          <w:sz w:val="26"/>
          <w:szCs w:val="26"/>
          <w:lang w:val="en-US"/>
        </w:rPr>
        <w:t xml:space="preserve"> ( viết tắt là </w:t>
      </w:r>
      <w:r w:rsidR="00E262A9" w:rsidRPr="00765CE1">
        <w:rPr>
          <w:rFonts w:ascii="Times New Roman" w:hAnsi="Times New Roman"/>
          <w:b/>
          <w:i/>
          <w:color w:val="000000"/>
          <w:sz w:val="26"/>
          <w:szCs w:val="26"/>
          <w:lang w:val="en-US"/>
        </w:rPr>
        <w:t xml:space="preserve"> WfMS</w:t>
      </w:r>
      <w:r w:rsidR="00AD09BC" w:rsidRPr="00765CE1">
        <w:rPr>
          <w:rFonts w:ascii="Times New Roman" w:hAnsi="Times New Roman"/>
          <w:b/>
          <w:i/>
          <w:color w:val="000000"/>
          <w:sz w:val="26"/>
          <w:szCs w:val="26"/>
          <w:lang w:val="en-US"/>
        </w:rPr>
        <w:t>):</w:t>
      </w:r>
      <w:bookmarkEnd w:id="100"/>
      <w:bookmarkEnd w:id="101"/>
      <w:r w:rsidR="00AD09BC" w:rsidRPr="00765CE1">
        <w:rPr>
          <w:rFonts w:ascii="Times New Roman" w:hAnsi="Times New Roman"/>
          <w:b/>
          <w:i/>
          <w:color w:val="000000"/>
          <w:sz w:val="26"/>
          <w:szCs w:val="26"/>
          <w:lang w:val="en-US"/>
        </w:rPr>
        <w:t xml:space="preserve"> </w:t>
      </w:r>
    </w:p>
    <w:p w:rsidR="00E262A9" w:rsidRPr="006B2F54" w:rsidRDefault="002961C8" w:rsidP="004711CD">
      <w:pPr>
        <w:pStyle w:val="ListParagraph"/>
        <w:ind w:left="360"/>
        <w:jc w:val="both"/>
        <w:rPr>
          <w:rFonts w:ascii="Times New Roman" w:hAnsi="Times New Roman"/>
          <w:color w:val="000000"/>
          <w:sz w:val="26"/>
          <w:szCs w:val="26"/>
          <w:lang w:val="en-US"/>
        </w:rPr>
      </w:pPr>
      <w:r>
        <w:rPr>
          <w:rFonts w:ascii="Times New Roman" w:hAnsi="Times New Roman"/>
          <w:color w:val="000000"/>
          <w:sz w:val="26"/>
          <w:szCs w:val="26"/>
          <w:lang w:val="en-US"/>
        </w:rPr>
        <w:t>WfMS</w:t>
      </w:r>
      <w:r w:rsidR="00BD1F54">
        <w:rPr>
          <w:rFonts w:ascii="Times New Roman" w:hAnsi="Times New Roman"/>
          <w:color w:val="000000"/>
          <w:sz w:val="26"/>
          <w:szCs w:val="26"/>
          <w:lang w:val="en-US"/>
        </w:rPr>
        <w:t xml:space="preserve"> (hệ quản trị luồng công việc)</w:t>
      </w:r>
      <w:r>
        <w:rPr>
          <w:rFonts w:ascii="Times New Roman" w:hAnsi="Times New Roman"/>
          <w:color w:val="000000"/>
          <w:sz w:val="26"/>
          <w:szCs w:val="26"/>
          <w:lang w:val="en-US"/>
        </w:rPr>
        <w:t xml:space="preserve"> l</w:t>
      </w:r>
      <w:r w:rsidRPr="00E262A9">
        <w:rPr>
          <w:rFonts w:ascii="Times New Roman" w:hAnsi="Times New Roman"/>
          <w:color w:val="000000"/>
          <w:sz w:val="26"/>
          <w:szCs w:val="26"/>
          <w:lang w:val="en-US"/>
        </w:rPr>
        <w:t xml:space="preserve">à </w:t>
      </w:r>
      <w:r w:rsidR="00AD09BC" w:rsidRPr="00E262A9">
        <w:rPr>
          <w:rFonts w:ascii="Times New Roman" w:hAnsi="Times New Roman"/>
          <w:color w:val="000000"/>
          <w:sz w:val="26"/>
          <w:szCs w:val="26"/>
          <w:lang w:val="en-US"/>
        </w:rPr>
        <w:t xml:space="preserve">một </w:t>
      </w:r>
      <w:r w:rsidR="00E262A9" w:rsidRPr="00E262A9">
        <w:rPr>
          <w:rFonts w:ascii="Times New Roman" w:hAnsi="Times New Roman"/>
          <w:color w:val="000000"/>
          <w:sz w:val="26"/>
          <w:szCs w:val="26"/>
          <w:lang w:val="en-US"/>
        </w:rPr>
        <w:t xml:space="preserve">hệ thống </w:t>
      </w:r>
      <w:r w:rsidR="00AD09BC" w:rsidRPr="00E262A9">
        <w:rPr>
          <w:rFonts w:ascii="Times New Roman" w:hAnsi="Times New Roman"/>
          <w:color w:val="000000"/>
          <w:sz w:val="26"/>
          <w:szCs w:val="26"/>
          <w:lang w:val="en-US"/>
        </w:rPr>
        <w:t xml:space="preserve">phần mềm </w:t>
      </w:r>
      <w:r w:rsidR="00E262A9">
        <w:rPr>
          <w:rFonts w:ascii="Times New Roman" w:hAnsi="Times New Roman"/>
          <w:color w:val="000000"/>
          <w:sz w:val="26"/>
          <w:szCs w:val="26"/>
          <w:lang w:val="en-US"/>
        </w:rPr>
        <w:t xml:space="preserve">hỗ trợ việc thiết kế, thực thi các luồng công việc.Mỗi </w:t>
      </w:r>
      <w:r w:rsidR="00E262A9" w:rsidRPr="006B2F54">
        <w:rPr>
          <w:rFonts w:ascii="Times New Roman" w:hAnsi="Times New Roman"/>
          <w:color w:val="000000"/>
          <w:sz w:val="26"/>
          <w:szCs w:val="26"/>
          <w:lang w:val="en-US"/>
        </w:rPr>
        <w:t>WfMS đưa ra các phương pháp định nghĩa mô hình luồng công việc và điều khiển sự thực thi các luồng công việc cũng như các công việc thành phần bên trong nó. Ngoài ra, WfMS còn có chức năng luân chuyển dữ liệu, phân phối các công việc tới các tác nhân dựa vào các công cụ</w:t>
      </w:r>
      <w:r w:rsidR="004711CD">
        <w:rPr>
          <w:rFonts w:ascii="Times New Roman" w:hAnsi="Times New Roman"/>
          <w:color w:val="000000"/>
          <w:sz w:val="26"/>
          <w:szCs w:val="26"/>
          <w:lang w:val="en-US"/>
        </w:rPr>
        <w:t xml:space="preserve"> và dịch vụ</w:t>
      </w:r>
      <w:r w:rsidR="00E262A9" w:rsidRPr="006B2F54">
        <w:rPr>
          <w:rFonts w:ascii="Times New Roman" w:hAnsi="Times New Roman"/>
          <w:color w:val="000000"/>
          <w:sz w:val="26"/>
          <w:szCs w:val="26"/>
          <w:lang w:val="en-US"/>
        </w:rPr>
        <w:t xml:space="preserve"> hỗ trợ. </w:t>
      </w:r>
    </w:p>
    <w:p w:rsidR="00AD09BC" w:rsidRDefault="00AD09BC" w:rsidP="00765CE1">
      <w:pPr>
        <w:pStyle w:val="ListParagraph"/>
        <w:ind w:left="284"/>
        <w:jc w:val="both"/>
        <w:outlineLvl w:val="1"/>
        <w:rPr>
          <w:rFonts w:ascii="Times New Roman" w:hAnsi="Times New Roman"/>
          <w:b/>
          <w:color w:val="000000"/>
          <w:sz w:val="26"/>
          <w:szCs w:val="26"/>
          <w:lang w:val="en-US"/>
        </w:rPr>
      </w:pPr>
      <w:bookmarkStart w:id="102" w:name="_Toc266246114"/>
      <w:bookmarkStart w:id="103" w:name="_Toc266247069"/>
      <w:r>
        <w:rPr>
          <w:rFonts w:ascii="Times New Roman" w:hAnsi="Times New Roman"/>
          <w:b/>
          <w:color w:val="000000"/>
          <w:sz w:val="26"/>
          <w:szCs w:val="26"/>
          <w:lang w:val="en-US"/>
        </w:rPr>
        <w:t>1.</w:t>
      </w:r>
      <w:r w:rsidR="007C084D">
        <w:rPr>
          <w:rFonts w:ascii="Times New Roman" w:hAnsi="Times New Roman"/>
          <w:b/>
          <w:color w:val="000000"/>
          <w:sz w:val="26"/>
          <w:szCs w:val="26"/>
          <w:lang w:val="en-US"/>
        </w:rPr>
        <w:t>2</w:t>
      </w:r>
      <w:r>
        <w:rPr>
          <w:rFonts w:ascii="Times New Roman" w:hAnsi="Times New Roman"/>
          <w:b/>
          <w:color w:val="000000"/>
          <w:sz w:val="26"/>
          <w:szCs w:val="26"/>
          <w:lang w:val="en-US"/>
        </w:rPr>
        <w:t xml:space="preserve">. </w:t>
      </w:r>
      <w:r w:rsidRPr="00583993">
        <w:rPr>
          <w:rFonts w:ascii="Times New Roman" w:hAnsi="Times New Roman"/>
          <w:b/>
          <w:i/>
          <w:color w:val="000000"/>
          <w:sz w:val="26"/>
          <w:szCs w:val="26"/>
          <w:lang w:val="en-US"/>
        </w:rPr>
        <w:t>Workflow Management Coalition</w:t>
      </w:r>
      <w:r w:rsidR="00E904FF">
        <w:rPr>
          <w:rFonts w:ascii="Times New Roman" w:hAnsi="Times New Roman"/>
          <w:b/>
          <w:i/>
          <w:color w:val="000000"/>
          <w:sz w:val="26"/>
          <w:szCs w:val="26"/>
          <w:lang w:val="en-US"/>
        </w:rPr>
        <w:t xml:space="preserve"> (</w:t>
      </w:r>
      <w:r w:rsidR="001F1445">
        <w:rPr>
          <w:rFonts w:ascii="Times New Roman" w:hAnsi="Times New Roman"/>
          <w:b/>
          <w:i/>
          <w:color w:val="000000"/>
          <w:sz w:val="26"/>
          <w:szCs w:val="26"/>
          <w:lang w:val="en-US"/>
        </w:rPr>
        <w:t xml:space="preserve">viết tắt là </w:t>
      </w:r>
      <w:r w:rsidR="00E904FF">
        <w:rPr>
          <w:rFonts w:ascii="Times New Roman" w:hAnsi="Times New Roman"/>
          <w:b/>
          <w:i/>
          <w:color w:val="000000"/>
          <w:sz w:val="26"/>
          <w:szCs w:val="26"/>
          <w:lang w:val="en-US"/>
        </w:rPr>
        <w:t xml:space="preserve">WfMC) </w:t>
      </w:r>
      <w:r w:rsidR="0039456D">
        <w:rPr>
          <w:rStyle w:val="FootnoteReference"/>
          <w:rFonts w:ascii="Times New Roman" w:hAnsi="Times New Roman"/>
          <w:b/>
          <w:color w:val="000000"/>
          <w:sz w:val="26"/>
          <w:szCs w:val="26"/>
          <w:lang w:val="en-US"/>
        </w:rPr>
        <w:footnoteReference w:id="9"/>
      </w:r>
      <w:bookmarkEnd w:id="102"/>
      <w:bookmarkEnd w:id="103"/>
    </w:p>
    <w:p w:rsidR="00E904FF" w:rsidRDefault="00064371"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Với tính ưu việt của các ứng dụng quản lý dòng công việc, càng ngày càng có nhiều công ty phần mềm xây dựng nên các ứng dụng này cũng như các hệ quản trị dòng công việc để đáp ứng nhu cầu khách hàng. Mỗi công ty như thế lại đưa ra các chuẩn </w:t>
      </w:r>
      <w:r>
        <w:rPr>
          <w:rFonts w:ascii="Times New Roman" w:hAnsi="Times New Roman"/>
          <w:color w:val="000000"/>
          <w:sz w:val="26"/>
          <w:szCs w:val="26"/>
          <w:lang w:val="en-US"/>
        </w:rPr>
        <w:lastRenderedPageBreak/>
        <w:t xml:space="preserve">riêng để căn cứ vào đó tạo ra các sản phẩm của mình. Điều này </w:t>
      </w:r>
      <w:r w:rsidRPr="00064371">
        <w:rPr>
          <w:rFonts w:ascii="Times New Roman" w:hAnsi="Times New Roman"/>
          <w:color w:val="000000"/>
          <w:sz w:val="26"/>
          <w:szCs w:val="26"/>
          <w:lang w:val="en-US"/>
        </w:rPr>
        <w:t>gây khó khăn trong việc kết hợp các hệ thống riêng lẻ đó thành một hệ thống lớn hơn, giải quyết các bài toán lớn hơn</w:t>
      </w:r>
      <w:r w:rsidR="00E904FF">
        <w:rPr>
          <w:rFonts w:ascii="Times New Roman" w:hAnsi="Times New Roman"/>
          <w:color w:val="000000"/>
          <w:sz w:val="26"/>
          <w:szCs w:val="26"/>
          <w:lang w:val="en-US"/>
        </w:rPr>
        <w:t>…</w:t>
      </w:r>
    </w:p>
    <w:p w:rsidR="00E904FF" w:rsidRDefault="00E904FF"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Tháng 8/1993, tổ chức WfMC ra đời. Tổ chức này chịu trách nhiệm </w:t>
      </w:r>
      <w:r>
        <w:rPr>
          <w:rFonts w:ascii="Times New Roman" w:hAnsi="Times New Roman"/>
          <w:sz w:val="26"/>
        </w:rPr>
        <w:t>đưa ra định nghĩa về các loại quản trị dòng công việc và các tiêu chuẩn kỹ thuật đối với việc phát triển các hệ quản trị dòng công việc sau này.</w:t>
      </w:r>
    </w:p>
    <w:p w:rsidR="00AD09BC" w:rsidRPr="00765CE1" w:rsidRDefault="00AD09BC" w:rsidP="00765CE1">
      <w:pPr>
        <w:pStyle w:val="Heading1"/>
        <w:rPr>
          <w:rFonts w:ascii="Times New Roman" w:hAnsi="Times New Roman"/>
          <w:color w:val="000000"/>
          <w:sz w:val="26"/>
          <w:szCs w:val="26"/>
          <w:lang w:val="en-US"/>
        </w:rPr>
      </w:pPr>
      <w:bookmarkStart w:id="104" w:name="_Toc266246115"/>
      <w:bookmarkStart w:id="105" w:name="_Toc266247070"/>
      <w:r w:rsidRPr="00765CE1">
        <w:rPr>
          <w:rFonts w:ascii="Times New Roman" w:hAnsi="Times New Roman"/>
          <w:color w:val="000000"/>
          <w:sz w:val="26"/>
          <w:szCs w:val="26"/>
          <w:lang w:val="en-US"/>
        </w:rPr>
        <w:t xml:space="preserve">2.  </w:t>
      </w:r>
      <w:r w:rsidR="00D65105" w:rsidRPr="00765CE1">
        <w:rPr>
          <w:rFonts w:ascii="Times New Roman" w:hAnsi="Times New Roman"/>
          <w:i/>
          <w:color w:val="000000"/>
          <w:sz w:val="26"/>
          <w:szCs w:val="26"/>
          <w:lang w:val="en-US"/>
        </w:rPr>
        <w:t>Windows Workflow Foundation</w:t>
      </w:r>
      <w:r w:rsidR="00425698" w:rsidRPr="00765CE1">
        <w:rPr>
          <w:rFonts w:ascii="Times New Roman" w:hAnsi="Times New Roman"/>
          <w:i/>
          <w:color w:val="000000"/>
          <w:sz w:val="26"/>
          <w:szCs w:val="26"/>
          <w:lang w:val="en-US"/>
        </w:rPr>
        <w:t xml:space="preserve"> </w:t>
      </w:r>
      <w:r w:rsidR="00425698" w:rsidRPr="00765CE1">
        <w:rPr>
          <w:rFonts w:ascii="Times New Roman" w:hAnsi="Times New Roman"/>
          <w:color w:val="000000"/>
          <w:sz w:val="26"/>
          <w:szCs w:val="26"/>
          <w:lang w:val="en-US"/>
        </w:rPr>
        <w:t>(viết tắt là WF</w:t>
      </w:r>
      <w:r w:rsidR="00D90248" w:rsidRPr="00765CE1">
        <w:rPr>
          <w:rFonts w:ascii="Times New Roman" w:hAnsi="Times New Roman"/>
          <w:color w:val="000000"/>
          <w:sz w:val="26"/>
          <w:szCs w:val="26"/>
          <w:lang w:val="en-US"/>
        </w:rPr>
        <w:t>)</w:t>
      </w:r>
      <w:r w:rsidR="0060382D" w:rsidRPr="00765CE1">
        <w:rPr>
          <w:rFonts w:ascii="Times New Roman" w:hAnsi="Times New Roman"/>
          <w:color w:val="000000"/>
          <w:sz w:val="26"/>
          <w:szCs w:val="26"/>
          <w:lang w:val="en-US"/>
        </w:rPr>
        <w:t xml:space="preserve"> </w:t>
      </w:r>
      <w:r w:rsidR="0060382D" w:rsidRPr="00765CE1">
        <w:rPr>
          <w:rStyle w:val="FootnoteReference"/>
          <w:rFonts w:ascii="Times New Roman" w:hAnsi="Times New Roman"/>
          <w:color w:val="000000"/>
          <w:sz w:val="26"/>
          <w:szCs w:val="26"/>
          <w:lang w:val="en-US"/>
        </w:rPr>
        <w:footnoteReference w:id="10"/>
      </w:r>
      <w:bookmarkEnd w:id="104"/>
      <w:bookmarkEnd w:id="105"/>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được thiết kế nhằm hỗ trợ việc xây dựng các sản phẩm mô hình hóa luồng công việc</w:t>
      </w:r>
      <w:r w:rsidR="009A2126">
        <w:rPr>
          <w:rFonts w:ascii="Times New Roman" w:hAnsi="Times New Roman"/>
          <w:color w:val="000000"/>
          <w:sz w:val="26"/>
          <w:szCs w:val="26"/>
          <w:lang w:val="en-US"/>
        </w:rPr>
        <w:t xml:space="preserve"> </w:t>
      </w:r>
      <w:r w:rsidR="009A2126">
        <w:rPr>
          <w:rStyle w:val="FootnoteReference"/>
          <w:rFonts w:ascii="Times New Roman" w:hAnsi="Times New Roman"/>
          <w:color w:val="000000"/>
          <w:sz w:val="26"/>
          <w:szCs w:val="26"/>
          <w:lang w:val="en-US"/>
        </w:rPr>
        <w:footnoteReference w:id="11"/>
      </w:r>
      <w:r w:rsidRPr="0010054E">
        <w:rPr>
          <w:rFonts w:ascii="Times New Roman" w:hAnsi="Times New Roman"/>
          <w:color w:val="000000"/>
          <w:sz w:val="26"/>
          <w:szCs w:val="26"/>
          <w:vertAlign w:val="superscript"/>
        </w:rPr>
        <w:t>,</w:t>
      </w:r>
      <w:r w:rsidRPr="00734727">
        <w:rPr>
          <w:rFonts w:ascii="Times New Roman" w:hAnsi="Times New Roman"/>
          <w:color w:val="000000"/>
          <w:sz w:val="26"/>
          <w:szCs w:val="26"/>
        </w:rPr>
        <w:t xml:space="preserve"> cũng như các phần mềm mã nguồn mở </w:t>
      </w:r>
      <w:r w:rsidR="00C402C8">
        <w:rPr>
          <w:rFonts w:ascii="Times New Roman" w:hAnsi="Times New Roman"/>
          <w:color w:val="000000"/>
          <w:sz w:val="26"/>
          <w:szCs w:val="26"/>
          <w:lang w:val="en-US"/>
        </w:rPr>
        <w:t>khác</w:t>
      </w:r>
      <w:r w:rsidR="00182E94">
        <w:rPr>
          <w:rFonts w:ascii="Times New Roman" w:hAnsi="Times New Roman"/>
          <w:color w:val="000000"/>
          <w:sz w:val="26"/>
          <w:szCs w:val="26"/>
          <w:lang w:val="en-US"/>
        </w:rPr>
        <w:t xml:space="preserve"> </w:t>
      </w:r>
      <w:r w:rsidR="00C402C8">
        <w:rPr>
          <w:rFonts w:ascii="Times New Roman" w:hAnsi="Times New Roman"/>
          <w:color w:val="000000"/>
          <w:sz w:val="26"/>
          <w:szCs w:val="26"/>
          <w:lang w:val="en-US"/>
        </w:rPr>
        <w:t xml:space="preserve">với </w:t>
      </w:r>
      <w:r w:rsidR="00182E94">
        <w:rPr>
          <w:rFonts w:ascii="Times New Roman" w:hAnsi="Times New Roman"/>
          <w:color w:val="000000"/>
          <w:sz w:val="26"/>
          <w:szCs w:val="26"/>
          <w:lang w:val="en-US"/>
        </w:rPr>
        <w:t xml:space="preserve">mục đích </w:t>
      </w:r>
      <w:r w:rsidR="00C402C8">
        <w:rPr>
          <w:rFonts w:ascii="Times New Roman" w:hAnsi="Times New Roman"/>
          <w:color w:val="000000"/>
          <w:sz w:val="26"/>
          <w:szCs w:val="26"/>
          <w:lang w:val="en-US"/>
        </w:rPr>
        <w:t>tương tự</w:t>
      </w:r>
      <w:r w:rsidRPr="00734727">
        <w:rPr>
          <w:rFonts w:ascii="Times New Roman" w:hAnsi="Times New Roman"/>
          <w:color w:val="000000"/>
          <w:sz w:val="26"/>
          <w:szCs w:val="26"/>
        </w:rPr>
        <w:t xml:space="preserve">. Trong đó, Windows Workflow Foundation 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w:t>
      </w:r>
      <w:r w:rsidRPr="00326953">
        <w:rPr>
          <w:rFonts w:ascii="Times New Roman" w:hAnsi="Times New Roman"/>
          <w:i/>
          <w:color w:val="000000"/>
          <w:sz w:val="26"/>
          <w:szCs w:val="26"/>
        </w:rPr>
        <w:t>.Net Framework</w:t>
      </w:r>
      <w:r w:rsidRPr="00734727">
        <w:rPr>
          <w:rFonts w:ascii="Times New Roman" w:hAnsi="Times New Roman"/>
          <w:color w:val="000000"/>
          <w:sz w:val="26"/>
          <w:szCs w:val="26"/>
        </w:rPr>
        <w:t xml:space="preserve">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w:t>
      </w:r>
      <w:r w:rsidR="000501A5">
        <w:rPr>
          <w:rFonts w:ascii="Times New Roman" w:hAnsi="Times New Roman"/>
          <w:color w:val="000000"/>
          <w:sz w:val="26"/>
          <w:szCs w:val="26"/>
          <w:lang w:val="en-US"/>
        </w:rPr>
        <w:t xml:space="preserve">người dùng </w:t>
      </w:r>
      <w:r w:rsidRPr="00734727">
        <w:rPr>
          <w:rFonts w:ascii="Times New Roman" w:hAnsi="Times New Roman"/>
          <w:color w:val="000000"/>
          <w:sz w:val="26"/>
          <w:szCs w:val="26"/>
        </w:rPr>
        <w:t xml:space="preserve">định nghĩa, thực thi và quản lý </w:t>
      </w:r>
      <w:r>
        <w:rPr>
          <w:rFonts w:ascii="Times New Roman" w:hAnsi="Times New Roman"/>
          <w:color w:val="000000"/>
          <w:sz w:val="26"/>
          <w:szCs w:val="26"/>
          <w:lang w:val="en-US"/>
        </w:rPr>
        <w:t>luồng công việc</w:t>
      </w:r>
      <w:r w:rsidR="003922EC">
        <w:rPr>
          <w:rFonts w:ascii="Times New Roman" w:hAnsi="Times New Roman"/>
          <w:color w:val="000000"/>
          <w:sz w:val="26"/>
          <w:szCs w:val="26"/>
          <w:lang w:val="en-US"/>
        </w:rPr>
        <w:t xml:space="preserve"> với các những điểm khác biệt so với các hệ thống khác như sau</w:t>
      </w:r>
      <w:r w:rsidRPr="00734727">
        <w:rPr>
          <w:rFonts w:ascii="Times New Roman" w:hAnsi="Times New Roman"/>
          <w:color w:val="000000"/>
          <w:sz w:val="26"/>
          <w:szCs w:val="26"/>
        </w:rPr>
        <w:t xml:space="preserve">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cho phép điều khiển các công việc </w:t>
      </w:r>
      <w:r w:rsidR="00195D33">
        <w:rPr>
          <w:rFonts w:ascii="Times New Roman" w:hAnsi="Times New Roman"/>
          <w:color w:val="000000"/>
          <w:sz w:val="26"/>
          <w:szCs w:val="26"/>
          <w:lang w:val="en-US"/>
        </w:rPr>
        <w:t xml:space="preserve">thực thi </w:t>
      </w:r>
      <w:r w:rsidRPr="00F22470">
        <w:rPr>
          <w:rFonts w:ascii="Times New Roman" w:hAnsi="Times New Roman"/>
          <w:color w:val="000000"/>
          <w:sz w:val="26"/>
          <w:szCs w:val="26"/>
        </w:rPr>
        <w:t>trong thời gian dài</w:t>
      </w:r>
      <w:r w:rsidR="000E68B3">
        <w:rPr>
          <w:rFonts w:ascii="Times New Roman" w:hAnsi="Times New Roman"/>
          <w:color w:val="000000"/>
          <w:sz w:val="26"/>
          <w:szCs w:val="26"/>
          <w:lang w:val="en-US"/>
        </w:rPr>
        <w:t xml:space="preserve"> (nhiều ngày, nhiều tháng, …)</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có thể chỉnh sửa động khi </w:t>
      </w:r>
      <w:r w:rsidR="00195D33">
        <w:rPr>
          <w:rFonts w:ascii="Times New Roman" w:hAnsi="Times New Roman"/>
          <w:color w:val="000000"/>
          <w:sz w:val="26"/>
          <w:szCs w:val="26"/>
          <w:lang w:val="en-US"/>
        </w:rPr>
        <w:t>đang thực thi</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w:t>
      </w:r>
      <w:r w:rsidRPr="003D7A53">
        <w:rPr>
          <w:rFonts w:ascii="Times New Roman" w:hAnsi="Times New Roman"/>
          <w:i/>
          <w:color w:val="000000"/>
          <w:sz w:val="26"/>
          <w:szCs w:val="26"/>
        </w:rPr>
        <w:t>activity</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WF hỗ trợ </w:t>
      </w:r>
      <w:r w:rsidR="009C7A80">
        <w:rPr>
          <w:rFonts w:ascii="Times New Roman" w:hAnsi="Times New Roman"/>
          <w:color w:val="000000"/>
          <w:sz w:val="26"/>
          <w:szCs w:val="26"/>
          <w:lang w:val="en-US"/>
        </w:rPr>
        <w:t>nhiều</w:t>
      </w:r>
      <w:r w:rsidR="009C7A80" w:rsidRPr="00F22470">
        <w:rPr>
          <w:rFonts w:ascii="Times New Roman" w:hAnsi="Times New Roman"/>
          <w:color w:val="000000"/>
          <w:sz w:val="26"/>
          <w:szCs w:val="26"/>
        </w:rPr>
        <w:t xml:space="preserve"> </w:t>
      </w:r>
      <w:r w:rsidRPr="00F22470">
        <w:rPr>
          <w:rFonts w:ascii="Times New Roman" w:hAnsi="Times New Roman"/>
          <w:color w:val="000000"/>
          <w:sz w:val="26"/>
          <w:szCs w:val="26"/>
        </w:rPr>
        <w:t xml:space="preserve">kiểu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khác nhau.</w:t>
      </w:r>
    </w:p>
    <w:p w:rsidR="006B0F0B" w:rsidRDefault="006B0F0B" w:rsidP="00784A8E">
      <w:pPr>
        <w:pStyle w:val="ListParagraph"/>
        <w:ind w:left="0" w:firstLine="270"/>
        <w:jc w:val="both"/>
        <w:rPr>
          <w:rFonts w:ascii="Times New Roman" w:hAnsi="Times New Roman"/>
          <w:color w:val="000000"/>
          <w:sz w:val="26"/>
          <w:szCs w:val="26"/>
          <w:lang w:val="en-US"/>
        </w:rPr>
      </w:pPr>
    </w:p>
    <w:p w:rsidR="00AD09BC" w:rsidRPr="00734727" w:rsidRDefault="00484BA7"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Với WF, v</w:t>
      </w:r>
      <w:r w:rsidR="00AD09BC" w:rsidRPr="00734727">
        <w:rPr>
          <w:rFonts w:ascii="Times New Roman" w:hAnsi="Times New Roman"/>
          <w:color w:val="000000"/>
          <w:sz w:val="26"/>
          <w:szCs w:val="26"/>
        </w:rPr>
        <w:t xml:space="preserve">iệc phát triển ứng dụng .Net trở nên dễ dàng hơn, đồng thời chất lượng ứng dụng cũng được nâng cao. Đây không phải là một ứng dụng độc lập, mà là một nền tảng phần mềm được thiết kế nhằm cho phép đưa </w:t>
      </w:r>
      <w:r>
        <w:rPr>
          <w:rFonts w:ascii="Times New Roman" w:hAnsi="Times New Roman"/>
          <w:color w:val="000000"/>
          <w:sz w:val="26"/>
          <w:szCs w:val="26"/>
          <w:lang w:val="en-US"/>
        </w:rPr>
        <w:t>l</w:t>
      </w:r>
      <w:r w:rsidRPr="00734727">
        <w:rPr>
          <w:rFonts w:ascii="Times New Roman" w:hAnsi="Times New Roman"/>
          <w:color w:val="000000"/>
          <w:sz w:val="26"/>
          <w:szCs w:val="26"/>
        </w:rPr>
        <w:t xml:space="preserve">uồng </w:t>
      </w:r>
      <w:r w:rsidR="00AD09BC" w:rsidRPr="00734727">
        <w:rPr>
          <w:rFonts w:ascii="Times New Roman" w:hAnsi="Times New Roman"/>
          <w:color w:val="000000"/>
          <w:sz w:val="26"/>
          <w:szCs w:val="26"/>
        </w:rPr>
        <w:t>công việc v</w:t>
      </w:r>
      <w:r w:rsidR="00AD09BC">
        <w:rPr>
          <w:rFonts w:ascii="Times New Roman" w:hAnsi="Times New Roman"/>
          <w:color w:val="000000"/>
          <w:sz w:val="26"/>
          <w:szCs w:val="26"/>
          <w:lang w:val="en-US"/>
        </w:rPr>
        <w:t>à</w:t>
      </w:r>
      <w:r w:rsidR="00AD09BC"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Đối với những ứng dụng hỗ trợ nghiệp vụ kinh doanh, WF giúp ta có thể kết hợp các </w:t>
      </w:r>
      <w:r w:rsidR="00484BA7">
        <w:rPr>
          <w:rFonts w:ascii="Times New Roman" w:hAnsi="Times New Roman"/>
          <w:color w:val="000000"/>
          <w:sz w:val="26"/>
          <w:szCs w:val="26"/>
          <w:lang w:val="en-US"/>
        </w:rPr>
        <w:t xml:space="preserve">quy trình nghiệp vụ </w:t>
      </w:r>
      <w:r w:rsidR="004A01B7">
        <w:rPr>
          <w:rFonts w:ascii="Times New Roman" w:hAnsi="Times New Roman"/>
          <w:color w:val="000000"/>
          <w:sz w:val="26"/>
          <w:szCs w:val="26"/>
          <w:lang w:val="en-US"/>
        </w:rPr>
        <w:t>đó</w:t>
      </w:r>
      <w:r w:rsidRPr="00F22470">
        <w:rPr>
          <w:rFonts w:ascii="Times New Roman" w:hAnsi="Times New Roman"/>
          <w:color w:val="000000"/>
          <w:sz w:val="26"/>
          <w:szCs w:val="26"/>
        </w:rPr>
        <w:t>.</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Đối với những ứng dụng có khả năng tùy chỉnh cao, WF giúp ta tách </w:t>
      </w:r>
      <w:r w:rsidR="001C4DBA" w:rsidRPr="00F22470">
        <w:rPr>
          <w:rFonts w:ascii="Times New Roman" w:hAnsi="Times New Roman"/>
          <w:color w:val="000000"/>
          <w:sz w:val="26"/>
          <w:szCs w:val="26"/>
        </w:rPr>
        <w:t>biệ</w:t>
      </w:r>
      <w:r w:rsidR="001C4DBA">
        <w:rPr>
          <w:rFonts w:ascii="Times New Roman" w:hAnsi="Times New Roman"/>
          <w:color w:val="000000"/>
          <w:sz w:val="26"/>
          <w:szCs w:val="26"/>
          <w:lang w:val="en-US"/>
        </w:rPr>
        <w:t xml:space="preserve">t </w:t>
      </w:r>
      <w:r w:rsidRPr="00F22470">
        <w:rPr>
          <w:rFonts w:ascii="Times New Roman" w:hAnsi="Times New Roman"/>
          <w:color w:val="000000"/>
          <w:sz w:val="26"/>
          <w:szCs w:val="26"/>
        </w:rPr>
        <w:t xml:space="preserve">giữa các thành phần </w:t>
      </w:r>
      <w:r w:rsidR="004A01B7">
        <w:rPr>
          <w:rFonts w:ascii="Times New Roman" w:hAnsi="Times New Roman"/>
          <w:color w:val="000000"/>
          <w:sz w:val="26"/>
          <w:szCs w:val="26"/>
          <w:lang w:val="en-US"/>
        </w:rPr>
        <w:t>nghiệp vụ kinh doanh</w:t>
      </w:r>
      <w:r w:rsidRPr="00F22470">
        <w:rPr>
          <w:rFonts w:ascii="Times New Roman" w:hAnsi="Times New Roman"/>
          <w:color w:val="000000"/>
          <w:sz w:val="26"/>
          <w:szCs w:val="26"/>
        </w:rPr>
        <w:t xml:space="preserve">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Đồng thời, </w:t>
      </w:r>
      <w:r w:rsidR="004A01B7">
        <w:rPr>
          <w:rFonts w:ascii="Times New Roman" w:hAnsi="Times New Roman"/>
          <w:color w:val="000000"/>
          <w:sz w:val="26"/>
          <w:szCs w:val="26"/>
          <w:lang w:val="en-US"/>
        </w:rPr>
        <w:t>WF cũng có một số đặc điểm ưu việt sau</w:t>
      </w:r>
      <w:r w:rsidR="007C6860">
        <w:rPr>
          <w:rFonts w:ascii="Times New Roman" w:hAnsi="Times New Roman"/>
          <w:color w:val="000000"/>
          <w:sz w:val="26"/>
          <w:szCs w:val="26"/>
          <w:lang w:val="en-US"/>
        </w:rPr>
        <w:t>:</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Cung cấp một kiến trúc mạnh mẽ và linh </w:t>
      </w:r>
      <w:r w:rsidR="004A01B7">
        <w:rPr>
          <w:rFonts w:ascii="Times New Roman" w:hAnsi="Times New Roman"/>
          <w:color w:val="000000"/>
          <w:sz w:val="26"/>
          <w:szCs w:val="26"/>
          <w:lang w:val="en-US"/>
        </w:rPr>
        <w:t>hoạt</w:t>
      </w:r>
      <w:r w:rsidR="004A01B7" w:rsidRPr="00D64D43">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Hỗ trợ hai kiểu định nghĩa luồng công việc khác nhau: </w:t>
      </w:r>
      <w:r w:rsidR="007C748E">
        <w:rPr>
          <w:rFonts w:ascii="Times New Roman" w:hAnsi="Times New Roman"/>
          <w:color w:val="000000"/>
          <w:sz w:val="26"/>
          <w:szCs w:val="26"/>
          <w:lang w:val="en-US"/>
        </w:rPr>
        <w:t xml:space="preserve">Luồng tuần </w:t>
      </w:r>
      <w:r>
        <w:rPr>
          <w:rFonts w:ascii="Times New Roman" w:hAnsi="Times New Roman"/>
          <w:color w:val="000000"/>
          <w:sz w:val="26"/>
          <w:szCs w:val="26"/>
          <w:lang w:val="en-US"/>
        </w:rPr>
        <w:t xml:space="preserve">tự hay </w:t>
      </w:r>
      <w:r w:rsidR="007C748E">
        <w:rPr>
          <w:rFonts w:ascii="Times New Roman" w:hAnsi="Times New Roman"/>
          <w:color w:val="000000"/>
          <w:sz w:val="26"/>
          <w:szCs w:val="26"/>
          <w:lang w:val="en-US"/>
        </w:rPr>
        <w:t xml:space="preserve">Máy trạng </w:t>
      </w:r>
      <w:r>
        <w:rPr>
          <w:rFonts w:ascii="Times New Roman" w:hAnsi="Times New Roman"/>
          <w:color w:val="000000"/>
          <w:sz w:val="26"/>
          <w:szCs w:val="26"/>
          <w:lang w:val="en-US"/>
        </w:rPr>
        <w:t xml:space="preserve">thái - cho phép xây dựng luồng công việc theo hướng tương tác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hay tương tác với người dùng .</w:t>
      </w:r>
    </w:p>
    <w:p w:rsidR="00AD09BC" w:rsidRPr="00D64D43" w:rsidRDefault="00AD09BC" w:rsidP="004A01B7">
      <w:pPr>
        <w:pStyle w:val="ListParagraph"/>
        <w:numPr>
          <w:ilvl w:val="0"/>
          <w:numId w:val="7"/>
        </w:numPr>
        <w:ind w:left="851" w:hanging="284"/>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Cung cấp dịch vụ </w:t>
      </w:r>
      <w:r w:rsidRPr="004A01B7">
        <w:rPr>
          <w:rFonts w:ascii="Times New Roman" w:hAnsi="Times New Roman"/>
          <w:i/>
          <w:color w:val="000000"/>
          <w:sz w:val="26"/>
          <w:szCs w:val="26"/>
          <w:lang w:val="en-US"/>
        </w:rPr>
        <w:t>Persistence</w:t>
      </w:r>
      <w:r w:rsidRPr="00D64D43">
        <w:rPr>
          <w:rFonts w:ascii="Times New Roman" w:hAnsi="Times New Roman"/>
          <w:color w:val="000000"/>
          <w:sz w:val="26"/>
          <w:szCs w:val="26"/>
          <w:lang w:val="en-US"/>
        </w:rPr>
        <w:t xml:space="preserve">, </w:t>
      </w:r>
      <w:r w:rsidR="004A01B7">
        <w:rPr>
          <w:rFonts w:ascii="Times New Roman" w:hAnsi="Times New Roman"/>
          <w:color w:val="000000"/>
          <w:sz w:val="26"/>
          <w:szCs w:val="26"/>
          <w:lang w:val="en-US"/>
        </w:rPr>
        <w:t>cho phép thực thi luồng công việc trong một thời gian dài.</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w:t>
      </w:r>
      <w:r w:rsidR="006F2C5E">
        <w:rPr>
          <w:rFonts w:ascii="Times New Roman" w:hAnsi="Times New Roman"/>
          <w:color w:val="000000"/>
          <w:sz w:val="26"/>
          <w:szCs w:val="26"/>
          <w:lang w:val="en-US"/>
        </w:rPr>
        <w:t>.Net Framework</w:t>
      </w:r>
      <w:r w:rsidRPr="00D64D43">
        <w:rPr>
          <w:rFonts w:ascii="Times New Roman" w:hAnsi="Times New Roman"/>
          <w:color w:val="000000"/>
          <w:sz w:val="26"/>
          <w:szCs w:val="26"/>
          <w:lang w:val="en-US"/>
        </w:rPr>
        <w:t xml:space="preserve"> và </w:t>
      </w:r>
      <w:r w:rsidR="007C748E">
        <w:rPr>
          <w:rFonts w:ascii="Times New Roman" w:hAnsi="Times New Roman"/>
          <w:color w:val="000000"/>
          <w:sz w:val="26"/>
          <w:szCs w:val="26"/>
          <w:lang w:val="en-US"/>
        </w:rPr>
        <w:t>là thành phần miễn phí</w:t>
      </w:r>
      <w:r w:rsidRPr="00D64D43">
        <w:rPr>
          <w:rFonts w:ascii="Times New Roman" w:hAnsi="Times New Roman"/>
          <w:color w:val="000000"/>
          <w:sz w:val="26"/>
          <w:szCs w:val="26"/>
          <w:lang w:val="en-US"/>
        </w:rPr>
        <w:t xml:space="preserve">. </w:t>
      </w:r>
    </w:p>
    <w:p w:rsidR="00AD09BC" w:rsidRPr="00734727" w:rsidRDefault="00656923"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Trên đ</w:t>
      </w:r>
      <w:r w:rsidR="00AD09BC" w:rsidRPr="00734727">
        <w:rPr>
          <w:rFonts w:ascii="Times New Roman" w:hAnsi="Times New Roman"/>
          <w:color w:val="000000"/>
          <w:sz w:val="26"/>
          <w:szCs w:val="26"/>
        </w:rPr>
        <w:t>ây cũng chính là những nguyên nhân đã thuyết phục chúng tôi quyết định sử dụng WF để xây dựng ứng dụng</w:t>
      </w:r>
      <w:r>
        <w:rPr>
          <w:rFonts w:ascii="Times New Roman" w:hAnsi="Times New Roman"/>
          <w:color w:val="000000"/>
          <w:sz w:val="26"/>
          <w:szCs w:val="26"/>
          <w:lang w:val="en-US"/>
        </w:rPr>
        <w:t xml:space="preserve"> cho khóa luận này</w:t>
      </w:r>
      <w:r w:rsidR="00AD09BC" w:rsidRPr="00734727">
        <w:rPr>
          <w:rFonts w:ascii="Times New Roman" w:hAnsi="Times New Roman"/>
          <w:color w:val="000000"/>
          <w:sz w:val="26"/>
          <w:szCs w:val="26"/>
        </w:rPr>
        <w:t>.</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765CE1">
      <w:pPr>
        <w:pStyle w:val="ListParagraph"/>
        <w:numPr>
          <w:ilvl w:val="1"/>
          <w:numId w:val="17"/>
        </w:numPr>
        <w:ind w:left="1004"/>
        <w:jc w:val="both"/>
        <w:outlineLvl w:val="1"/>
        <w:rPr>
          <w:rFonts w:ascii="Times New Roman" w:hAnsi="Times New Roman"/>
          <w:b/>
          <w:color w:val="000000"/>
          <w:sz w:val="26"/>
          <w:szCs w:val="26"/>
        </w:rPr>
      </w:pPr>
      <w:bookmarkStart w:id="106" w:name="_Toc266246116"/>
      <w:bookmarkStart w:id="107" w:name="_Toc266247071"/>
      <w:r w:rsidRPr="00343EE1">
        <w:rPr>
          <w:rFonts w:ascii="Times New Roman" w:hAnsi="Times New Roman"/>
          <w:b/>
          <w:color w:val="000000"/>
          <w:sz w:val="26"/>
          <w:szCs w:val="26"/>
        </w:rPr>
        <w:t>Kiến trúc cơ bản của WF:</w:t>
      </w:r>
      <w:bookmarkEnd w:id="106"/>
      <w:bookmarkEnd w:id="107"/>
    </w:p>
    <w:p w:rsidR="00AD09BC" w:rsidRPr="007B12D8" w:rsidRDefault="00AD09BC" w:rsidP="00784A8E">
      <w:pPr>
        <w:pStyle w:val="ListParagraph"/>
        <w:ind w:left="0" w:firstLine="270"/>
        <w:jc w:val="both"/>
        <w:rPr>
          <w:rFonts w:ascii="Times New Roman" w:hAnsi="Times New Roman"/>
          <w:color w:val="000000"/>
          <w:sz w:val="26"/>
          <w:szCs w:val="26"/>
          <w:lang w:val="en-US"/>
        </w:rPr>
      </w:pPr>
      <w:r w:rsidRPr="00734727">
        <w:rPr>
          <w:rFonts w:ascii="Times New Roman" w:hAnsi="Times New Roman"/>
          <w:color w:val="000000"/>
          <w:sz w:val="26"/>
          <w:szCs w:val="26"/>
        </w:rPr>
        <w:t xml:space="preserve">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sidRPr="0018294A">
        <w:rPr>
          <w:rFonts w:ascii="Times New Roman" w:hAnsi="Times New Roman"/>
          <w:i/>
          <w:color w:val="000000"/>
          <w:sz w:val="26"/>
          <w:szCs w:val="26"/>
          <w:lang w:val="en-US"/>
        </w:rPr>
        <w:t>A</w:t>
      </w:r>
      <w:r w:rsidRPr="0018294A">
        <w:rPr>
          <w:rFonts w:ascii="Times New Roman" w:hAnsi="Times New Roman"/>
          <w:i/>
          <w:color w:val="000000"/>
          <w:sz w:val="26"/>
          <w:szCs w:val="26"/>
        </w:rPr>
        <w:t>ctivity</w:t>
      </w:r>
      <w:r w:rsidRPr="00734727">
        <w:rPr>
          <w:rFonts w:ascii="Times New Roman" w:hAnsi="Times New Roman"/>
          <w:color w:val="000000"/>
          <w:sz w:val="26"/>
          <w:szCs w:val="26"/>
        </w:rPr>
        <w:t xml:space="preserve">, là các </w:t>
      </w:r>
      <w:r w:rsidR="00BA3243">
        <w:rPr>
          <w:rFonts w:ascii="Times New Roman" w:hAnsi="Times New Roman"/>
          <w:color w:val="000000"/>
          <w:sz w:val="26"/>
          <w:szCs w:val="26"/>
          <w:lang w:val="en-US"/>
        </w:rPr>
        <w:t>đối tượng</w:t>
      </w:r>
      <w:r w:rsidR="00B75A4B">
        <w:rPr>
          <w:rFonts w:ascii="Times New Roman" w:hAnsi="Times New Roman"/>
          <w:color w:val="000000"/>
          <w:sz w:val="26"/>
          <w:szCs w:val="26"/>
          <w:lang w:val="en-US"/>
        </w:rPr>
        <w:t xml:space="preserve"> được</w:t>
      </w:r>
      <w:r w:rsidR="00BA3243">
        <w:rPr>
          <w:rFonts w:ascii="Times New Roman" w:hAnsi="Times New Roman"/>
          <w:color w:val="000000"/>
          <w:sz w:val="26"/>
          <w:szCs w:val="26"/>
          <w:lang w:val="en-US"/>
        </w:rPr>
        <w:t xml:space="preserve"> xây dựng sẵn</w:t>
      </w:r>
      <w:r w:rsidR="00737B95">
        <w:rPr>
          <w:rFonts w:ascii="Times New Roman" w:hAnsi="Times New Roman"/>
          <w:color w:val="000000"/>
          <w:sz w:val="26"/>
          <w:szCs w:val="26"/>
          <w:lang w:val="en-US"/>
        </w:rPr>
        <w:t xml:space="preserve"> tương tự các đối tượng quen thuộc </w:t>
      </w:r>
      <w:r w:rsidR="007D2A93">
        <w:rPr>
          <w:rFonts w:ascii="Times New Roman" w:hAnsi="Times New Roman"/>
          <w:color w:val="000000"/>
          <w:sz w:val="26"/>
          <w:szCs w:val="26"/>
          <w:lang w:val="en-US"/>
        </w:rPr>
        <w:t>(</w:t>
      </w:r>
      <w:r w:rsidR="00737B95">
        <w:rPr>
          <w:rFonts w:ascii="Times New Roman" w:hAnsi="Times New Roman"/>
          <w:color w:val="000000"/>
          <w:sz w:val="26"/>
          <w:szCs w:val="26"/>
          <w:lang w:val="en-US"/>
        </w:rPr>
        <w:t>button, textbox…</w:t>
      </w:r>
      <w:r w:rsidR="007D2A93">
        <w:rPr>
          <w:rFonts w:ascii="Times New Roman" w:hAnsi="Times New Roman"/>
          <w:color w:val="000000"/>
          <w:sz w:val="26"/>
          <w:szCs w:val="26"/>
          <w:lang w:val="en-US"/>
        </w:rPr>
        <w:t>)</w:t>
      </w:r>
      <w:r w:rsidR="00737B95">
        <w:rPr>
          <w:rFonts w:ascii="Times New Roman" w:hAnsi="Times New Roman"/>
          <w:color w:val="000000"/>
          <w:sz w:val="26"/>
          <w:szCs w:val="26"/>
          <w:lang w:val="en-US"/>
        </w:rPr>
        <w:t xml:space="preserve"> trong ứng dụng dành cho Windows</w:t>
      </w:r>
      <w:r w:rsidR="00B75A4B">
        <w:rPr>
          <w:rFonts w:ascii="Times New Roman" w:hAnsi="Times New Roman"/>
          <w:color w:val="000000"/>
          <w:sz w:val="26"/>
          <w:szCs w:val="26"/>
          <w:lang w:val="en-US"/>
        </w:rPr>
        <w:t>.</w:t>
      </w:r>
      <w:r w:rsidRPr="00734727">
        <w:rPr>
          <w:rFonts w:ascii="Times New Roman" w:hAnsi="Times New Roman"/>
          <w:color w:val="000000"/>
          <w:sz w:val="26"/>
          <w:szCs w:val="26"/>
        </w:rPr>
        <w:t xml:space="preserve"> </w:t>
      </w:r>
      <w:r w:rsidR="00BE201F">
        <w:rPr>
          <w:rFonts w:ascii="Times New Roman" w:hAnsi="Times New Roman"/>
          <w:color w:val="000000"/>
          <w:sz w:val="26"/>
          <w:szCs w:val="26"/>
          <w:lang w:val="en-US"/>
        </w:rPr>
        <w:t xml:space="preserve"> Mỗi </w:t>
      </w:r>
      <w:r w:rsidR="00AC5E1A">
        <w:rPr>
          <w:rFonts w:ascii="Times New Roman" w:hAnsi="Times New Roman"/>
          <w:color w:val="000000"/>
          <w:sz w:val="26"/>
          <w:szCs w:val="26"/>
          <w:lang w:val="en-US"/>
        </w:rPr>
        <w:t xml:space="preserve">đơn vị </w:t>
      </w:r>
      <w:r w:rsidR="00BE201F">
        <w:rPr>
          <w:rFonts w:ascii="Times New Roman" w:hAnsi="Times New Roman"/>
          <w:color w:val="000000"/>
          <w:sz w:val="26"/>
          <w:szCs w:val="26"/>
          <w:lang w:val="en-US"/>
        </w:rPr>
        <w:t>công việc trong thực tế khi mô hình hóa sẽ thành một đối tượng Activity</w:t>
      </w:r>
      <w:r w:rsidR="007B12D8">
        <w:rPr>
          <w:rFonts w:ascii="Times New Roman" w:hAnsi="Times New Roman"/>
          <w:color w:val="000000"/>
          <w:sz w:val="26"/>
          <w:szCs w:val="26"/>
          <w:lang w:val="en-US"/>
        </w:rPr>
        <w:t>. Đây cũng chính là thành phần nhỏ nhất trong mô hình luồng công việc định nghĩa bởi WF.</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w:t>
      </w:r>
      <w:r w:rsidR="00AC5E1A">
        <w:rPr>
          <w:rFonts w:ascii="Times New Roman" w:hAnsi="Times New Roman"/>
          <w:color w:val="000000"/>
          <w:sz w:val="26"/>
          <w:szCs w:val="26"/>
          <w:lang w:val="en-US"/>
        </w:rPr>
        <w:t xml:space="preserve">một tập </w:t>
      </w:r>
      <w:r w:rsidRPr="00734727">
        <w:rPr>
          <w:rFonts w:ascii="Times New Roman" w:hAnsi="Times New Roman"/>
          <w:color w:val="000000"/>
          <w:sz w:val="26"/>
          <w:szCs w:val="26"/>
        </w:rPr>
        <w:t xml:space="preserve">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12"/>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w:t>
      </w:r>
      <w:r w:rsidRPr="00012448">
        <w:rPr>
          <w:rFonts w:ascii="Times New Roman" w:hAnsi="Times New Roman"/>
          <w:i/>
          <w:color w:val="000000"/>
          <w:sz w:val="26"/>
          <w:szCs w:val="26"/>
        </w:rPr>
        <w:t xml:space="preserve">là </w:t>
      </w:r>
      <w:r w:rsidR="007A4EBD" w:rsidRPr="00012448">
        <w:rPr>
          <w:rFonts w:ascii="Times New Roman" w:hAnsi="Times New Roman"/>
          <w:i/>
          <w:color w:val="000000"/>
          <w:sz w:val="26"/>
          <w:szCs w:val="26"/>
        </w:rPr>
        <w:t>Base Activity Library</w:t>
      </w:r>
      <w:r w:rsidR="007A4EBD" w:rsidRPr="007A4EBD">
        <w:rPr>
          <w:rFonts w:ascii="Times New Roman" w:hAnsi="Times New Roman"/>
          <w:color w:val="000000"/>
          <w:sz w:val="26"/>
          <w:szCs w:val="26"/>
        </w:rPr>
        <w:t xml:space="preserve"> </w:t>
      </w:r>
      <w:r w:rsidR="007A4EBD">
        <w:rPr>
          <w:rFonts w:ascii="Times New Roman" w:hAnsi="Times New Roman"/>
          <w:color w:val="000000"/>
          <w:sz w:val="26"/>
          <w:szCs w:val="26"/>
          <w:lang w:val="en-US"/>
        </w:rPr>
        <w:t xml:space="preserve">(gọi tắt là </w:t>
      </w:r>
      <w:r w:rsidRPr="00734727">
        <w:rPr>
          <w:rFonts w:ascii="Times New Roman" w:hAnsi="Times New Roman"/>
          <w:color w:val="000000"/>
          <w:sz w:val="26"/>
          <w:szCs w:val="26"/>
        </w:rPr>
        <w:t>BAL</w:t>
      </w:r>
      <w:r>
        <w:rPr>
          <w:rFonts w:ascii="Times New Roman" w:hAnsi="Times New Roman"/>
          <w:color w:val="000000"/>
          <w:sz w:val="26"/>
          <w:szCs w:val="26"/>
          <w:lang w:val="en-US"/>
        </w:rPr>
        <w:t xml:space="preserve">). Ngoài ra, người sử dụng có thể tự định nghĩa các Activity khác nhằm phục vụ </w:t>
      </w:r>
      <w:r w:rsidR="004F4ACA">
        <w:rPr>
          <w:rFonts w:ascii="Times New Roman" w:hAnsi="Times New Roman"/>
          <w:color w:val="000000"/>
          <w:sz w:val="26"/>
          <w:szCs w:val="26"/>
          <w:lang w:val="en-US"/>
        </w:rPr>
        <w:t xml:space="preserve">cho </w:t>
      </w:r>
      <w:r>
        <w:rPr>
          <w:rFonts w:ascii="Times New Roman" w:hAnsi="Times New Roman"/>
          <w:color w:val="000000"/>
          <w:sz w:val="26"/>
          <w:szCs w:val="26"/>
          <w:lang w:val="en-US"/>
        </w:rPr>
        <w:t xml:space="preserve">nhu cầu đặc trưng </w:t>
      </w:r>
      <w:r w:rsidR="004F4ACA">
        <w:rPr>
          <w:rFonts w:ascii="Times New Roman" w:hAnsi="Times New Roman"/>
          <w:color w:val="000000"/>
          <w:sz w:val="26"/>
          <w:szCs w:val="26"/>
          <w:lang w:val="en-US"/>
        </w:rPr>
        <w:t xml:space="preserve">của </w:t>
      </w:r>
      <w:r w:rsidR="00753E0F">
        <w:rPr>
          <w:rFonts w:ascii="Times New Roman" w:hAnsi="Times New Roman"/>
          <w:color w:val="000000"/>
          <w:sz w:val="26"/>
          <w:szCs w:val="26"/>
          <w:lang w:val="en-US"/>
        </w:rPr>
        <w:t xml:space="preserve">từng </w:t>
      </w:r>
      <w:r>
        <w:rPr>
          <w:rFonts w:ascii="Times New Roman" w:hAnsi="Times New Roman"/>
          <w:color w:val="000000"/>
          <w:sz w:val="26"/>
          <w:szCs w:val="26"/>
          <w:lang w:val="en-US"/>
        </w:rPr>
        <w:t>quy trình</w:t>
      </w:r>
      <w:r w:rsidR="00753E0F">
        <w:rPr>
          <w:rFonts w:ascii="Times New Roman" w:hAnsi="Times New Roman"/>
          <w:color w:val="000000"/>
          <w:sz w:val="26"/>
          <w:szCs w:val="26"/>
          <w:lang w:val="en-US"/>
        </w:rPr>
        <w:t xml:space="preserve"> nghiệp vụ</w:t>
      </w:r>
      <w:r>
        <w:rPr>
          <w:rFonts w:ascii="Times New Roman" w:hAnsi="Times New Roman"/>
          <w:color w:val="000000"/>
          <w:sz w:val="26"/>
          <w:szCs w:val="26"/>
          <w:lang w:val="en-US"/>
        </w:rPr>
        <w:t xml:space="preserve"> - gọi là các </w:t>
      </w:r>
      <w:r w:rsidRPr="007B12D8">
        <w:rPr>
          <w:rFonts w:ascii="Times New Roman" w:hAnsi="Times New Roman"/>
          <w:i/>
          <w:color w:val="000000"/>
          <w:sz w:val="26"/>
          <w:szCs w:val="26"/>
          <w:lang w:val="en-US"/>
        </w:rPr>
        <w:t>Custom Activity</w:t>
      </w:r>
      <w:r w:rsidRPr="00734727">
        <w:rPr>
          <w:rFonts w:ascii="Times New Roman" w:hAnsi="Times New Roman"/>
          <w:color w:val="000000"/>
          <w:sz w:val="26"/>
          <w:szCs w:val="26"/>
        </w:rPr>
        <w:t xml:space="preserve">. Để thiết kế một </w:t>
      </w:r>
      <w:r w:rsidR="00002751">
        <w:rPr>
          <w:rFonts w:ascii="Times New Roman" w:hAnsi="Times New Roman"/>
          <w:color w:val="000000"/>
          <w:sz w:val="26"/>
          <w:szCs w:val="26"/>
          <w:lang w:val="en-US"/>
        </w:rPr>
        <w:t>luồng công việc</w:t>
      </w:r>
      <w:r w:rsidR="00002751" w:rsidRPr="00734727">
        <w:rPr>
          <w:rFonts w:ascii="Times New Roman" w:hAnsi="Times New Roman"/>
          <w:color w:val="000000"/>
          <w:sz w:val="26"/>
          <w:szCs w:val="26"/>
        </w:rPr>
        <w:t xml:space="preserve"> </w:t>
      </w:r>
      <w:r w:rsidRPr="00734727">
        <w:rPr>
          <w:rFonts w:ascii="Times New Roman" w:hAnsi="Times New Roman"/>
          <w:color w:val="000000"/>
          <w:sz w:val="26"/>
          <w:szCs w:val="26"/>
        </w:rPr>
        <w:t>thì chúng ta sử dụng Workflow Designer tích hợp sẵn trong</w:t>
      </w:r>
      <w:r w:rsidR="00002751">
        <w:rPr>
          <w:rFonts w:ascii="Times New Roman" w:hAnsi="Times New Roman"/>
          <w:color w:val="000000"/>
          <w:sz w:val="26"/>
          <w:szCs w:val="26"/>
          <w:lang w:val="en-US"/>
        </w:rPr>
        <w:t xml:space="preserve"> công cụ</w:t>
      </w:r>
      <w:r w:rsidRPr="00734727">
        <w:rPr>
          <w:rFonts w:ascii="Times New Roman" w:hAnsi="Times New Roman"/>
          <w:color w:val="000000"/>
          <w:sz w:val="26"/>
          <w:szCs w:val="26"/>
        </w:rPr>
        <w:t xml:space="preserve"> Visual Studio hoặc bằng cách </w:t>
      </w:r>
      <w:r w:rsidR="00002751">
        <w:rPr>
          <w:rFonts w:ascii="Times New Roman" w:hAnsi="Times New Roman"/>
          <w:color w:val="000000"/>
          <w:sz w:val="26"/>
          <w:szCs w:val="26"/>
          <w:lang w:val="en-US"/>
        </w:rPr>
        <w:t>viết mã XAML</w:t>
      </w:r>
      <w:r w:rsidR="00D66CC2">
        <w:rPr>
          <w:rStyle w:val="FootnoteReference"/>
          <w:rFonts w:ascii="Times New Roman" w:hAnsi="Times New Roman"/>
          <w:color w:val="000000"/>
          <w:sz w:val="26"/>
          <w:szCs w:val="26"/>
          <w:lang w:val="en-US"/>
        </w:rPr>
        <w:footnoteReference w:id="13"/>
      </w:r>
      <w:r w:rsidR="00002751" w:rsidRPr="00734727">
        <w:rPr>
          <w:rFonts w:ascii="Times New Roman" w:hAnsi="Times New Roman"/>
          <w:color w:val="000000"/>
          <w:sz w:val="26"/>
          <w:szCs w:val="26"/>
        </w:rPr>
        <w:t xml:space="preserve"> </w:t>
      </w:r>
      <w:r w:rsidRPr="00734727">
        <w:rPr>
          <w:rFonts w:ascii="Times New Roman" w:hAnsi="Times New Roman"/>
          <w:color w:val="000000"/>
          <w:sz w:val="26"/>
          <w:szCs w:val="26"/>
        </w:rPr>
        <w:t>trực tiếp.</w:t>
      </w:r>
    </w:p>
    <w:p w:rsidR="002C0D79" w:rsidRPr="00734727" w:rsidRDefault="002C0D79" w:rsidP="002C0D79">
      <w:pPr>
        <w:pStyle w:val="ListParagraph"/>
        <w:ind w:left="0" w:firstLine="270"/>
        <w:jc w:val="both"/>
        <w:rPr>
          <w:rFonts w:ascii="Times New Roman" w:hAnsi="Times New Roman"/>
          <w:color w:val="000000"/>
          <w:sz w:val="26"/>
          <w:szCs w:val="26"/>
        </w:rPr>
      </w:pPr>
      <w:r w:rsidRPr="00D76617">
        <w:rPr>
          <w:rFonts w:ascii="Times New Roman" w:hAnsi="Times New Roman"/>
          <w:color w:val="000000"/>
          <w:sz w:val="26"/>
          <w:szCs w:val="26"/>
          <w:lang w:val="en-US"/>
        </w:rPr>
        <w:t>Hình H</w:t>
      </w:r>
      <w:r w:rsidR="00731DE7">
        <w:rPr>
          <w:rFonts w:ascii="Times New Roman" w:hAnsi="Times New Roman"/>
          <w:color w:val="000000"/>
          <w:sz w:val="26"/>
          <w:szCs w:val="26"/>
          <w:lang w:val="en-US"/>
        </w:rPr>
        <w:t>.</w:t>
      </w:r>
      <w:r w:rsidRPr="00D76617">
        <w:rPr>
          <w:rFonts w:ascii="Times New Roman" w:hAnsi="Times New Roman"/>
          <w:color w:val="000000"/>
          <w:sz w:val="26"/>
          <w:szCs w:val="26"/>
          <w:lang w:val="en-US"/>
        </w:rPr>
        <w:t xml:space="preserve">6 mô tả một cách đầy đủ các thành phần trong kiến trúc </w:t>
      </w:r>
      <w:r w:rsidR="005B0142">
        <w:rPr>
          <w:rFonts w:ascii="Times New Roman" w:hAnsi="Times New Roman"/>
          <w:color w:val="000000"/>
          <w:sz w:val="26"/>
          <w:szCs w:val="26"/>
          <w:lang w:val="en-US"/>
        </w:rPr>
        <w:t>.Net Framework 3.0</w:t>
      </w:r>
      <w:r w:rsidRPr="00D76617">
        <w:rPr>
          <w:rFonts w:ascii="Times New Roman" w:hAnsi="Times New Roman"/>
          <w:color w:val="000000"/>
          <w:sz w:val="26"/>
          <w:szCs w:val="26"/>
          <w:lang w:val="en-US"/>
        </w:rPr>
        <w:t>. Có thể thấy rõ rằ</w:t>
      </w:r>
      <w:r>
        <w:rPr>
          <w:rFonts w:ascii="Times New Roman" w:hAnsi="Times New Roman"/>
          <w:color w:val="000000"/>
          <w:sz w:val="26"/>
          <w:szCs w:val="26"/>
          <w:lang w:val="en-US"/>
        </w:rPr>
        <w:t>ng</w:t>
      </w:r>
      <w:r w:rsidRPr="00734727">
        <w:rPr>
          <w:rFonts w:ascii="Times New Roman" w:hAnsi="Times New Roman"/>
          <w:color w:val="000000"/>
          <w:sz w:val="26"/>
          <w:szCs w:val="26"/>
        </w:rPr>
        <w:t>, WF là một trong những công nghệ nằm trong nền tảng .NET 3.0, cùng với WPF, WCF, CardSpace</w:t>
      </w:r>
      <w:r w:rsidR="00DD46C0">
        <w:rPr>
          <w:rFonts w:ascii="Times New Roman" w:hAnsi="Times New Roman"/>
          <w:color w:val="000000"/>
          <w:sz w:val="26"/>
          <w:szCs w:val="26"/>
          <w:lang w:val="en-US"/>
        </w:rPr>
        <w:t xml:space="preserve"> </w:t>
      </w:r>
      <w:r w:rsidR="00DD46C0">
        <w:rPr>
          <w:rStyle w:val="FootnoteReference"/>
          <w:rFonts w:ascii="Times New Roman" w:hAnsi="Times New Roman"/>
          <w:color w:val="000000"/>
          <w:sz w:val="26"/>
          <w:szCs w:val="26"/>
          <w:lang w:val="en-US"/>
        </w:rPr>
        <w:footnoteReference w:id="14"/>
      </w:r>
      <w:r w:rsidRPr="00734727">
        <w:rPr>
          <w:rFonts w:ascii="Times New Roman" w:hAnsi="Times New Roman"/>
          <w:color w:val="000000"/>
          <w:sz w:val="26"/>
          <w:szCs w:val="26"/>
        </w:rPr>
        <w:t>.</w:t>
      </w:r>
    </w:p>
    <w:p w:rsidR="0081411F" w:rsidRDefault="003A3888">
      <w:pPr>
        <w:keepNext/>
        <w:ind w:firstLine="360"/>
        <w:jc w:val="center"/>
      </w:pPr>
      <w:bookmarkStart w:id="109" w:name="h6"/>
      <w:r>
        <w:rPr>
          <w:rFonts w:ascii="Times New Roman" w:hAnsi="Times New Roman"/>
          <w:color w:val="000000"/>
          <w:sz w:val="26"/>
          <w:szCs w:val="26"/>
          <w:lang w:val="en-US"/>
        </w:rPr>
        <w:lastRenderedPageBreak/>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bookmarkEnd w:id="109"/>
    </w:p>
    <w:p w:rsidR="0081411F" w:rsidRDefault="003E69F9">
      <w:pPr>
        <w:pStyle w:val="Caption"/>
        <w:jc w:val="center"/>
        <w:rPr>
          <w:rFonts w:ascii="Times New Roman" w:hAnsi="Times New Roman"/>
          <w:color w:val="000000"/>
          <w:sz w:val="26"/>
          <w:szCs w:val="26"/>
        </w:rPr>
      </w:pPr>
      <w:r>
        <w:t xml:space="preserve">H6. </w:t>
      </w:r>
      <w:r w:rsidR="005B0142">
        <w:t>V</w:t>
      </w:r>
      <w:r w:rsidR="005B0142">
        <w:rPr>
          <w:rFonts w:ascii="Times New Roman" w:hAnsi="Times New Roman"/>
        </w:rPr>
        <w:t>ị trí WF trong .NET 3.0</w:t>
      </w:r>
    </w:p>
    <w:p w:rsidR="0081411F" w:rsidRDefault="00142A3F" w:rsidP="00765CE1">
      <w:pPr>
        <w:pStyle w:val="ListParagraph"/>
        <w:numPr>
          <w:ilvl w:val="1"/>
          <w:numId w:val="17"/>
        </w:numPr>
        <w:jc w:val="both"/>
        <w:outlineLvl w:val="1"/>
        <w:rPr>
          <w:rFonts w:ascii="Times New Roman" w:hAnsi="Times New Roman"/>
          <w:b/>
          <w:color w:val="000000"/>
          <w:sz w:val="26"/>
          <w:szCs w:val="26"/>
        </w:rPr>
      </w:pPr>
      <w:bookmarkStart w:id="110" w:name="_Toc266246117"/>
      <w:bookmarkStart w:id="111" w:name="_Toc266247072"/>
      <w:r w:rsidRPr="0095756A">
        <w:rPr>
          <w:rFonts w:ascii="Times New Roman" w:hAnsi="Times New Roman"/>
          <w:b/>
          <w:color w:val="000000"/>
          <w:sz w:val="26"/>
          <w:szCs w:val="26"/>
          <w:lang w:val="en-US"/>
        </w:rPr>
        <w:t>Cấu trúc</w:t>
      </w:r>
      <w:r w:rsidR="00AD09BC" w:rsidRPr="0095756A">
        <w:rPr>
          <w:rFonts w:ascii="Times New Roman" w:hAnsi="Times New Roman"/>
          <w:b/>
          <w:color w:val="000000"/>
          <w:sz w:val="26"/>
          <w:szCs w:val="26"/>
        </w:rPr>
        <w:t xml:space="preserve"> </w:t>
      </w:r>
      <w:r w:rsidRPr="0095756A">
        <w:rPr>
          <w:rFonts w:ascii="Times New Roman" w:hAnsi="Times New Roman"/>
          <w:b/>
          <w:color w:val="000000"/>
          <w:sz w:val="26"/>
          <w:szCs w:val="26"/>
          <w:lang w:val="en-US"/>
        </w:rPr>
        <w:t>l</w:t>
      </w:r>
      <w:r w:rsidRPr="0095756A">
        <w:rPr>
          <w:rFonts w:ascii="Times New Roman" w:hAnsi="Times New Roman"/>
          <w:b/>
          <w:color w:val="000000"/>
          <w:sz w:val="26"/>
          <w:szCs w:val="26"/>
        </w:rPr>
        <w:t>uồng</w:t>
      </w:r>
      <w:r w:rsidRPr="00F22470">
        <w:rPr>
          <w:rFonts w:ascii="Times New Roman" w:hAnsi="Times New Roman"/>
          <w:b/>
          <w:color w:val="000000"/>
          <w:sz w:val="26"/>
          <w:szCs w:val="26"/>
        </w:rPr>
        <w:t xml:space="preserve"> </w:t>
      </w:r>
      <w:r w:rsidR="00AD09BC" w:rsidRPr="00F22470">
        <w:rPr>
          <w:rFonts w:ascii="Times New Roman" w:hAnsi="Times New Roman"/>
          <w:b/>
          <w:color w:val="000000"/>
          <w:sz w:val="26"/>
          <w:szCs w:val="26"/>
        </w:rPr>
        <w:t>công việc trong WF</w:t>
      </w:r>
      <w:bookmarkEnd w:id="110"/>
      <w:bookmarkEnd w:id="111"/>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w:t>
      </w:r>
      <w:r w:rsidR="00142A3F">
        <w:rPr>
          <w:rFonts w:ascii="Times New Roman" w:hAnsi="Times New Roman"/>
          <w:color w:val="000000"/>
          <w:sz w:val="26"/>
          <w:szCs w:val="26"/>
          <w:lang w:val="en-US"/>
        </w:rPr>
        <w:t>l</w:t>
      </w:r>
      <w:r w:rsidR="00142A3F" w:rsidRPr="00734727">
        <w:rPr>
          <w:rFonts w:ascii="Times New Roman" w:hAnsi="Times New Roman"/>
          <w:color w:val="000000"/>
          <w:sz w:val="26"/>
          <w:szCs w:val="26"/>
        </w:rPr>
        <w:t xml:space="preserve">uồng </w:t>
      </w:r>
      <w:r w:rsidRPr="00734727">
        <w:rPr>
          <w:rFonts w:ascii="Times New Roman" w:hAnsi="Times New Roman"/>
          <w:color w:val="000000"/>
          <w:sz w:val="26"/>
          <w:szCs w:val="26"/>
        </w:rPr>
        <w:t xml:space="preserve">công việc được cấu thành từ các activity, </w:t>
      </w:r>
      <w:r w:rsidR="00142A3F">
        <w:rPr>
          <w:rFonts w:ascii="Times New Roman" w:hAnsi="Times New Roman"/>
          <w:color w:val="000000"/>
          <w:sz w:val="26"/>
          <w:szCs w:val="26"/>
          <w:lang w:val="en-US"/>
        </w:rPr>
        <w:t>bao gồm các activity cung cấp sẵn bởi Microsoft hoặc và các activity tùy biến</w:t>
      </w:r>
      <w:r w:rsidRPr="00734727">
        <w:rPr>
          <w:rFonts w:ascii="Times New Roman" w:hAnsi="Times New Roman"/>
          <w:color w:val="000000"/>
          <w:sz w:val="26"/>
          <w:szCs w:val="26"/>
        </w:rPr>
        <w:t xml:space="preserve">. </w:t>
      </w:r>
    </w:p>
    <w:p w:rsidR="0081411F" w:rsidRDefault="003A3888">
      <w:pPr>
        <w:keepNext/>
        <w:ind w:firstLine="360"/>
        <w:jc w:val="center"/>
      </w:pPr>
      <w:bookmarkStart w:id="112" w:name="h7"/>
      <w:r>
        <w:rPr>
          <w:rFonts w:ascii="Times New Roman" w:hAnsi="Times New Roman"/>
          <w:color w:val="000000"/>
          <w:sz w:val="26"/>
          <w:szCs w:val="26"/>
          <w:lang w:val="en-US"/>
        </w:rPr>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bookmarkEnd w:id="112"/>
    </w:p>
    <w:p w:rsidR="0081411F" w:rsidRDefault="004E1DAB">
      <w:pPr>
        <w:pStyle w:val="Caption"/>
        <w:jc w:val="center"/>
        <w:rPr>
          <w:rFonts w:ascii="Times New Roman" w:hAnsi="Times New Roman"/>
          <w:color w:val="000000"/>
          <w:sz w:val="26"/>
          <w:szCs w:val="26"/>
        </w:rPr>
      </w:pPr>
      <w:r>
        <w:t>H7. C</w:t>
      </w:r>
      <w:r>
        <w:rPr>
          <w:rFonts w:ascii="Times New Roman" w:hAnsi="Times New Roman"/>
        </w:rPr>
        <w:t>ấu trúc luồng công việc</w:t>
      </w:r>
    </w:p>
    <w:p w:rsidR="0081411F" w:rsidRDefault="00AD09BC" w:rsidP="00765CE1">
      <w:pPr>
        <w:pStyle w:val="ListParagraph"/>
        <w:numPr>
          <w:ilvl w:val="1"/>
          <w:numId w:val="17"/>
        </w:numPr>
        <w:jc w:val="both"/>
        <w:outlineLvl w:val="1"/>
        <w:rPr>
          <w:rFonts w:ascii="Times New Roman" w:hAnsi="Times New Roman"/>
          <w:color w:val="000000"/>
          <w:sz w:val="26"/>
          <w:szCs w:val="26"/>
          <w:lang w:val="en-US"/>
        </w:rPr>
      </w:pPr>
      <w:bookmarkStart w:id="113" w:name="_Toc266246118"/>
      <w:bookmarkStart w:id="114" w:name="_Toc266247073"/>
      <w:r w:rsidRPr="00343EE1">
        <w:rPr>
          <w:rFonts w:ascii="Times New Roman" w:hAnsi="Times New Roman"/>
          <w:b/>
          <w:color w:val="000000"/>
          <w:sz w:val="26"/>
          <w:szCs w:val="26"/>
          <w:lang w:val="en-US"/>
        </w:rPr>
        <w:t>Sự lưu trú</w:t>
      </w:r>
      <w:r w:rsidR="000163F3">
        <w:rPr>
          <w:rFonts w:ascii="Times New Roman" w:hAnsi="Times New Roman"/>
          <w:b/>
          <w:color w:val="000000"/>
          <w:sz w:val="26"/>
          <w:szCs w:val="26"/>
          <w:lang w:val="en-US"/>
        </w:rPr>
        <w:t xml:space="preserve"> của WF trên ứng dụng</w:t>
      </w:r>
      <w:r w:rsidRPr="003D22F6">
        <w:rPr>
          <w:rFonts w:ascii="Times New Roman" w:hAnsi="Times New Roman"/>
          <w:i/>
          <w:color w:val="000000"/>
          <w:sz w:val="26"/>
          <w:szCs w:val="26"/>
          <w:lang w:val="en-US"/>
        </w:rPr>
        <w:t>:</w:t>
      </w:r>
      <w:bookmarkEnd w:id="113"/>
      <w:bookmarkEnd w:id="114"/>
      <w:r w:rsidRPr="003D22F6">
        <w:rPr>
          <w:rFonts w:ascii="Times New Roman" w:hAnsi="Times New Roman"/>
          <w:color w:val="000000"/>
          <w:sz w:val="26"/>
          <w:szCs w:val="26"/>
          <w:lang w:val="en-US"/>
        </w:rPr>
        <w:t xml:space="preserve"> </w:t>
      </w:r>
    </w:p>
    <w:p w:rsidR="00AD09BC" w:rsidRPr="0080167A" w:rsidRDefault="00AD09BC" w:rsidP="00784A8E">
      <w:pPr>
        <w:pStyle w:val="ListParagraph"/>
        <w:ind w:left="0" w:firstLine="270"/>
        <w:jc w:val="both"/>
        <w:rPr>
          <w:rFonts w:ascii="Times New Roman" w:hAnsi="Times New Roman"/>
          <w:color w:val="000000"/>
          <w:sz w:val="26"/>
          <w:szCs w:val="26"/>
          <w:lang w:val="en-US"/>
        </w:rPr>
      </w:pPr>
      <w:r w:rsidRPr="00734727">
        <w:rPr>
          <w:rFonts w:ascii="Times New Roman" w:hAnsi="Times New Roman"/>
          <w:color w:val="000000"/>
          <w:sz w:val="26"/>
          <w:szCs w:val="26"/>
        </w:rPr>
        <w:t xml:space="preserve">WF không phải là ứng dụng chạy độc lập nên nó cần được lưu trú trong một ứng dụng </w:t>
      </w:r>
      <w:r w:rsidR="001C142B">
        <w:rPr>
          <w:rFonts w:ascii="Times New Roman" w:hAnsi="Times New Roman"/>
          <w:color w:val="000000"/>
          <w:sz w:val="26"/>
          <w:szCs w:val="26"/>
          <w:lang w:val="en-US"/>
        </w:rPr>
        <w:t>chủ (</w:t>
      </w:r>
      <w:r w:rsidR="00BE363E" w:rsidRPr="00BE363E">
        <w:rPr>
          <w:rFonts w:ascii="Times New Roman" w:hAnsi="Times New Roman"/>
          <w:i/>
          <w:color w:val="000000"/>
          <w:sz w:val="26"/>
          <w:szCs w:val="26"/>
          <w:lang w:val="en-US"/>
        </w:rPr>
        <w:t>host application</w:t>
      </w:r>
      <w:r w:rsidR="001C142B">
        <w:rPr>
          <w:rFonts w:ascii="Times New Roman" w:hAnsi="Times New Roman"/>
          <w:color w:val="000000"/>
          <w:sz w:val="26"/>
          <w:szCs w:val="26"/>
          <w:lang w:val="en-US"/>
        </w:rPr>
        <w:t>)</w:t>
      </w:r>
      <w:r w:rsidRPr="00734727">
        <w:rPr>
          <w:rFonts w:ascii="Times New Roman" w:hAnsi="Times New Roman"/>
          <w:color w:val="000000"/>
          <w:sz w:val="26"/>
          <w:szCs w:val="26"/>
        </w:rPr>
        <w:t xml:space="preserve">.NET nào đó như winform, ASP.NET, console, Web service… Với đặc tính này, WF chỉ cần tập trung vào xử lý các nghiệp vụ, </w:t>
      </w:r>
      <w:r w:rsidR="0077383A">
        <w:rPr>
          <w:rFonts w:ascii="Times New Roman" w:hAnsi="Times New Roman"/>
          <w:color w:val="000000"/>
          <w:sz w:val="26"/>
          <w:szCs w:val="26"/>
          <w:lang w:val="en-US"/>
        </w:rPr>
        <w:t xml:space="preserve">những phần còn lại </w:t>
      </w:r>
      <w:r w:rsidRPr="00734727">
        <w:rPr>
          <w:rFonts w:ascii="Times New Roman" w:hAnsi="Times New Roman"/>
          <w:color w:val="000000"/>
          <w:sz w:val="26"/>
          <w:szCs w:val="26"/>
        </w:rPr>
        <w:t xml:space="preserve"> được giao cho </w:t>
      </w:r>
      <w:r w:rsidR="0080167A">
        <w:rPr>
          <w:rFonts w:ascii="Times New Roman" w:hAnsi="Times New Roman"/>
          <w:color w:val="000000"/>
          <w:sz w:val="26"/>
          <w:szCs w:val="26"/>
          <w:lang w:val="en-US"/>
        </w:rPr>
        <w:t>ứng dụng</w:t>
      </w:r>
      <w:r w:rsidR="0077383A">
        <w:rPr>
          <w:rFonts w:ascii="Times New Roman" w:hAnsi="Times New Roman"/>
          <w:color w:val="000000"/>
          <w:sz w:val="26"/>
          <w:szCs w:val="26"/>
          <w:lang w:val="en-US"/>
        </w:rPr>
        <w:t xml:space="preserve"> chủ</w:t>
      </w:r>
      <w:r w:rsidR="0080167A">
        <w:rPr>
          <w:rFonts w:ascii="Times New Roman" w:hAnsi="Times New Roman"/>
          <w:color w:val="000000"/>
          <w:sz w:val="26"/>
          <w:szCs w:val="26"/>
          <w:lang w:val="en-US"/>
        </w:rPr>
        <w:t xml:space="preserve"> xử lý.</w:t>
      </w:r>
    </w:p>
    <w:p w:rsidR="00412A12" w:rsidRDefault="0077383A" w:rsidP="0062193C">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Để tương tác với ứng dụng chủ </w:t>
      </w:r>
      <w:r w:rsidR="00AD09BC" w:rsidRPr="00734727">
        <w:rPr>
          <w:rFonts w:ascii="Times New Roman" w:hAnsi="Times New Roman"/>
          <w:color w:val="000000"/>
          <w:sz w:val="26"/>
          <w:szCs w:val="26"/>
        </w:rPr>
        <w:t xml:space="preserve">WF cung cấp cơ chế cho phép truyền </w:t>
      </w:r>
      <w:r w:rsidR="00CE2735">
        <w:rPr>
          <w:rFonts w:ascii="Times New Roman" w:hAnsi="Times New Roman"/>
          <w:color w:val="000000"/>
          <w:sz w:val="26"/>
          <w:szCs w:val="26"/>
          <w:lang w:val="en-US"/>
        </w:rPr>
        <w:t xml:space="preserve">tải </w:t>
      </w:r>
      <w:r w:rsidR="00AD09BC" w:rsidRPr="00734727">
        <w:rPr>
          <w:rFonts w:ascii="Times New Roman" w:hAnsi="Times New Roman"/>
          <w:color w:val="000000"/>
          <w:sz w:val="26"/>
          <w:szCs w:val="26"/>
        </w:rPr>
        <w:t xml:space="preserve">dữ liệu vào ra </w:t>
      </w:r>
      <w:r w:rsidR="00FA4DA9">
        <w:rPr>
          <w:rFonts w:ascii="Times New Roman" w:hAnsi="Times New Roman"/>
          <w:color w:val="000000"/>
          <w:sz w:val="26"/>
          <w:szCs w:val="26"/>
          <w:lang w:val="en-US"/>
        </w:rPr>
        <w:t xml:space="preserve">từ luồng </w:t>
      </w:r>
      <w:r w:rsidR="00CE2735">
        <w:rPr>
          <w:rFonts w:ascii="Times New Roman" w:hAnsi="Times New Roman"/>
          <w:color w:val="000000"/>
          <w:sz w:val="26"/>
          <w:szCs w:val="26"/>
          <w:lang w:val="en-US"/>
        </w:rPr>
        <w:t>công việc</w:t>
      </w:r>
      <w:r w:rsidR="00FA4DA9" w:rsidRPr="00734727">
        <w:rPr>
          <w:rFonts w:ascii="Times New Roman" w:hAnsi="Times New Roman"/>
          <w:color w:val="000000"/>
          <w:sz w:val="26"/>
          <w:szCs w:val="26"/>
        </w:rPr>
        <w:t xml:space="preserve"> </w:t>
      </w:r>
      <w:r w:rsidR="00AD09BC" w:rsidRPr="00734727">
        <w:rPr>
          <w:rFonts w:ascii="Times New Roman" w:hAnsi="Times New Roman"/>
          <w:color w:val="000000"/>
          <w:sz w:val="26"/>
          <w:szCs w:val="26"/>
        </w:rPr>
        <w:t xml:space="preserve">cùng với các phương thức để điều khiển sự kiện nhằm tương tác với bên ngoài. </w:t>
      </w:r>
    </w:p>
    <w:p w:rsidR="0081411F" w:rsidRDefault="00412A12">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Dưới đây là danh sách</w:t>
      </w:r>
      <w:r w:rsidR="000274EA">
        <w:rPr>
          <w:rFonts w:ascii="Times New Roman" w:hAnsi="Times New Roman"/>
          <w:color w:val="000000"/>
          <w:sz w:val="26"/>
          <w:szCs w:val="26"/>
          <w:lang w:val="en-US"/>
        </w:rPr>
        <w:t xml:space="preserve"> một số</w:t>
      </w:r>
      <w:r>
        <w:rPr>
          <w:rFonts w:ascii="Times New Roman" w:hAnsi="Times New Roman"/>
          <w:color w:val="000000"/>
          <w:sz w:val="26"/>
          <w:szCs w:val="26"/>
          <w:lang w:val="en-US"/>
        </w:rPr>
        <w:t xml:space="preserve"> dịch vụ </w:t>
      </w:r>
      <w:r w:rsidR="00A13939">
        <w:rPr>
          <w:rFonts w:ascii="Times New Roman" w:hAnsi="Times New Roman"/>
          <w:color w:val="000000"/>
          <w:sz w:val="26"/>
          <w:szCs w:val="26"/>
          <w:lang w:val="en-US"/>
        </w:rPr>
        <w:t>quan trọng</w:t>
      </w:r>
      <w:r>
        <w:rPr>
          <w:rFonts w:ascii="Times New Roman" w:hAnsi="Times New Roman"/>
          <w:color w:val="000000"/>
          <w:sz w:val="26"/>
          <w:szCs w:val="26"/>
          <w:lang w:val="en-US"/>
        </w:rPr>
        <w:t xml:space="preserve"> nhằm phục vụ cho sự lưu trú cũng như thực thi luồng công việc trong ứng dụng chủ:</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lastRenderedPageBreak/>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w:t>
      </w:r>
      <w:r w:rsidR="00002676">
        <w:rPr>
          <w:rFonts w:ascii="Times New Roman" w:hAnsi="Times New Roman"/>
          <w:color w:val="000000"/>
          <w:sz w:val="26"/>
          <w:szCs w:val="26"/>
          <w:lang w:val="en-US"/>
        </w:rPr>
        <w:t>Là cơ chế cho phép lưu trữ luồng công việc xuống đĩa nhớ một cách bền bỉ</w:t>
      </w:r>
      <w:r w:rsidR="00472208">
        <w:rPr>
          <w:rFonts w:ascii="Times New Roman" w:hAnsi="Times New Roman"/>
          <w:color w:val="000000"/>
          <w:sz w:val="26"/>
          <w:szCs w:val="26"/>
          <w:lang w:val="en-US"/>
        </w:rPr>
        <w:t xml:space="preserve"> và khôi phục lại bất cứ khi nào</w:t>
      </w:r>
      <w:r w:rsidR="00002676">
        <w:rPr>
          <w:rFonts w:ascii="Times New Roman" w:hAnsi="Times New Roman"/>
          <w:color w:val="000000"/>
          <w:sz w:val="26"/>
          <w:szCs w:val="26"/>
          <w:lang w:val="en-US"/>
        </w:rPr>
        <w:t>. Nhờ cơ chế này, các luồng công việc có thể được thực thi trong một khoảng thời gian dài (nhiều ngày, nhiều tháng…) đồng thời làm giảm gánh nặng cho hệ thống phần cứng khi có nhiều luồng công việc cùng lưu trú trong các ứng dụng.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w:t>
      </w:r>
      <w:r w:rsidR="002C71B8">
        <w:rPr>
          <w:rFonts w:ascii="Times New Roman" w:hAnsi="Times New Roman"/>
          <w:color w:val="000000"/>
          <w:sz w:val="26"/>
          <w:szCs w:val="26"/>
          <w:lang w:val="en-US"/>
        </w:rPr>
        <w:t>đối tượng</w:t>
      </w:r>
      <w:r w:rsidRPr="003D22F6">
        <w:rPr>
          <w:rFonts w:ascii="Times New Roman" w:hAnsi="Times New Roman"/>
          <w:color w:val="000000"/>
          <w:sz w:val="26"/>
          <w:szCs w:val="26"/>
        </w:rPr>
        <w:t xml:space="preserve"> : SqlWorkflowPersistenceService </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D722B9" w:rsidRDefault="00D722B9" w:rsidP="00D26559">
      <w:pPr>
        <w:pStyle w:val="ListParagraph"/>
        <w:ind w:left="0" w:firstLine="360"/>
        <w:jc w:val="both"/>
        <w:rPr>
          <w:rFonts w:ascii="Times New Roman" w:hAnsi="Times New Roman"/>
          <w:b/>
          <w:color w:val="000000"/>
          <w:sz w:val="26"/>
          <w:szCs w:val="26"/>
          <w:lang w:val="en-US"/>
        </w:rPr>
      </w:pPr>
    </w:p>
    <w:p w:rsidR="004E486D" w:rsidRPr="004E486D" w:rsidRDefault="00AD09BC" w:rsidP="005139E5">
      <w:pPr>
        <w:pStyle w:val="ListParagraph"/>
        <w:ind w:left="0" w:firstLine="360"/>
        <w:jc w:val="both"/>
        <w:rPr>
          <w:rFonts w:ascii="Times New Roman" w:hAnsi="Times New Roman"/>
          <w:i/>
          <w:color w:val="000000"/>
          <w:sz w:val="26"/>
          <w:szCs w:val="26"/>
          <w:lang w:val="en-US"/>
        </w:rPr>
      </w:pPr>
      <w:r w:rsidRPr="004E486D">
        <w:rPr>
          <w:rFonts w:ascii="Times New Roman" w:hAnsi="Times New Roman"/>
          <w:i/>
          <w:color w:val="000000"/>
          <w:sz w:val="26"/>
          <w:szCs w:val="26"/>
          <w:lang w:val="en-US"/>
        </w:rPr>
        <w:t xml:space="preserve"> </w:t>
      </w:r>
      <w:r w:rsidR="006E05A7" w:rsidRPr="004E486D">
        <w:rPr>
          <w:rFonts w:ascii="Times New Roman" w:hAnsi="Times New Roman"/>
          <w:i/>
          <w:color w:val="000000"/>
          <w:sz w:val="26"/>
          <w:szCs w:val="26"/>
          <w:lang w:val="en-US"/>
        </w:rPr>
        <w:t xml:space="preserve">Tóm lại, </w:t>
      </w:r>
      <w:r w:rsidRPr="004E486D">
        <w:rPr>
          <w:rFonts w:ascii="Times New Roman" w:hAnsi="Times New Roman"/>
          <w:i/>
          <w:color w:val="000000"/>
          <w:sz w:val="26"/>
          <w:szCs w:val="26"/>
          <w:lang w:val="en-US"/>
        </w:rPr>
        <w:t xml:space="preserve">WF là một nền tảng </w:t>
      </w:r>
      <w:r w:rsidR="005A5F36">
        <w:rPr>
          <w:rFonts w:ascii="Times New Roman" w:hAnsi="Times New Roman"/>
          <w:i/>
          <w:color w:val="000000"/>
          <w:sz w:val="26"/>
          <w:szCs w:val="26"/>
          <w:lang w:val="en-US"/>
        </w:rPr>
        <w:t xml:space="preserve">do </w:t>
      </w:r>
      <w:r w:rsidRPr="004E486D">
        <w:rPr>
          <w:rFonts w:ascii="Times New Roman" w:hAnsi="Times New Roman"/>
          <w:i/>
          <w:color w:val="000000"/>
          <w:sz w:val="26"/>
          <w:szCs w:val="26"/>
          <w:lang w:val="en-US"/>
        </w:rPr>
        <w:t xml:space="preserve">Microsoft cung cấp với rất nhiều dịch vụ khác nhau, giúp người thiết kế có thể xây dựng được phần mềm đáp ứng các yêu cầu đa dạng </w:t>
      </w:r>
      <w:r w:rsidR="006E05A7" w:rsidRPr="004E486D">
        <w:rPr>
          <w:rFonts w:ascii="Times New Roman" w:hAnsi="Times New Roman"/>
          <w:i/>
          <w:color w:val="000000"/>
          <w:sz w:val="26"/>
          <w:szCs w:val="26"/>
          <w:lang w:val="en-US"/>
        </w:rPr>
        <w:t xml:space="preserve">của khách hàng. </w:t>
      </w:r>
      <w:r w:rsidR="004E486D" w:rsidRPr="004E486D">
        <w:rPr>
          <w:rFonts w:ascii="Times New Roman" w:hAnsi="Times New Roman"/>
          <w:i/>
          <w:color w:val="000000"/>
          <w:sz w:val="26"/>
          <w:szCs w:val="26"/>
          <w:lang w:val="en-US"/>
        </w:rPr>
        <w:t>Đến đây, chúng ta đã bàn khá đầy đủ về các khái niệm và các kiến trúc quan trọng liên quan đến việc mô hình hóa luồng công việc. Chương tiếp theo sẽ đi vào hiện thực hóa ứng dụng quản lý luồng công việc đã mô tả ở chương 2, sử dụng kiến trúc WF vừa được trình bày ở chương này.</w:t>
      </w:r>
    </w:p>
    <w:p w:rsidR="00AD09BC" w:rsidRDefault="00AD09BC" w:rsidP="005139E5">
      <w:pPr>
        <w:pStyle w:val="ListParagraph"/>
        <w:ind w:left="0" w:firstLine="360"/>
        <w:jc w:val="both"/>
        <w:rPr>
          <w:rFonts w:ascii="Times New Roman" w:hAnsi="Times New Roman"/>
          <w:b/>
          <w:color w:val="000000"/>
          <w:sz w:val="26"/>
          <w:szCs w:val="26"/>
        </w:rPr>
      </w:pPr>
      <w:r>
        <w:rPr>
          <w:rFonts w:ascii="Times New Roman" w:hAnsi="Times New Roman"/>
          <w:b/>
          <w:color w:val="000000"/>
          <w:sz w:val="26"/>
          <w:szCs w:val="26"/>
        </w:rPr>
        <w:br w:type="page"/>
      </w:r>
    </w:p>
    <w:p w:rsidR="00AD09BC" w:rsidRPr="00765CE1" w:rsidRDefault="00AD09BC" w:rsidP="00765CE1">
      <w:pPr>
        <w:pStyle w:val="Heading1"/>
        <w:rPr>
          <w:rFonts w:ascii="Times New Roman" w:hAnsi="Times New Roman"/>
          <w:color w:val="000000"/>
          <w:sz w:val="26"/>
          <w:szCs w:val="26"/>
        </w:rPr>
      </w:pPr>
      <w:bookmarkStart w:id="115" w:name="_Toc266246119"/>
      <w:bookmarkStart w:id="116" w:name="_Toc266247074"/>
      <w:r w:rsidRPr="00765CE1">
        <w:rPr>
          <w:rFonts w:ascii="Times New Roman" w:hAnsi="Times New Roman"/>
          <w:color w:val="000000"/>
          <w:sz w:val="26"/>
          <w:szCs w:val="26"/>
        </w:rPr>
        <w:lastRenderedPageBreak/>
        <w:t>Chương 4</w:t>
      </w:r>
      <w:bookmarkEnd w:id="115"/>
      <w:bookmarkEnd w:id="116"/>
    </w:p>
    <w:p w:rsidR="00AD09BC" w:rsidRPr="00765CE1" w:rsidRDefault="00CA059D" w:rsidP="00765CE1">
      <w:pPr>
        <w:pStyle w:val="Heading1"/>
        <w:rPr>
          <w:rFonts w:ascii="Times New Roman" w:hAnsi="Times New Roman"/>
          <w:color w:val="000000"/>
          <w:sz w:val="26"/>
          <w:szCs w:val="26"/>
          <w:lang w:val="en-US"/>
        </w:rPr>
      </w:pPr>
      <w:bookmarkStart w:id="117" w:name="_Toc266246120"/>
      <w:bookmarkStart w:id="118" w:name="_Toc266247075"/>
      <w:r w:rsidRPr="00765CE1">
        <w:rPr>
          <w:rFonts w:ascii="Times New Roman" w:hAnsi="Times New Roman"/>
          <w:color w:val="000000"/>
          <w:sz w:val="26"/>
          <w:szCs w:val="26"/>
          <w:lang w:val="en-US"/>
        </w:rPr>
        <w:t>Hiện thực ứng dụng</w:t>
      </w:r>
      <w:bookmarkEnd w:id="117"/>
      <w:bookmarkEnd w:id="118"/>
    </w:p>
    <w:p w:rsidR="00AD09BC" w:rsidRPr="00F22470" w:rsidRDefault="004A3981" w:rsidP="005F1AA4">
      <w:pPr>
        <w:ind w:firstLine="360"/>
        <w:jc w:val="both"/>
        <w:rPr>
          <w:rFonts w:ascii="Times New Roman" w:hAnsi="Times New Roman"/>
          <w:i/>
          <w:color w:val="000000"/>
          <w:sz w:val="26"/>
          <w:szCs w:val="26"/>
        </w:rPr>
      </w:pPr>
      <w:r w:rsidRPr="00765CE1">
        <w:rPr>
          <w:rFonts w:ascii="Times New Roman" w:hAnsi="Times New Roman"/>
          <w:i/>
          <w:color w:val="000000"/>
          <w:sz w:val="26"/>
          <w:szCs w:val="26"/>
          <w:lang w:val="en-US"/>
        </w:rPr>
        <w:t>Tiếp theo, chương này thể hiện lại kết quả phân tích và thiết kế một ứng dụng cụ thể, dựa trên những tiêu chuẩn đã mô tả ở chương 2</w:t>
      </w:r>
      <w:r w:rsidR="005F1AA4" w:rsidRPr="00765CE1">
        <w:rPr>
          <w:rFonts w:ascii="Times New Roman" w:hAnsi="Times New Roman"/>
          <w:i/>
          <w:color w:val="000000"/>
          <w:sz w:val="26"/>
          <w:szCs w:val="26"/>
          <w:lang w:val="en-US"/>
        </w:rPr>
        <w:t>, bao gồm</w:t>
      </w:r>
      <w:r w:rsidRPr="00765CE1">
        <w:rPr>
          <w:rFonts w:ascii="Times New Roman" w:hAnsi="Times New Roman"/>
          <w:i/>
          <w:color w:val="000000"/>
          <w:sz w:val="26"/>
          <w:szCs w:val="26"/>
          <w:lang w:val="en-US"/>
        </w:rPr>
        <w:t xml:space="preserve"> </w:t>
      </w:r>
      <w:r w:rsidR="00AD09BC" w:rsidRPr="00765CE1">
        <w:rPr>
          <w:rFonts w:ascii="Times New Roman" w:hAnsi="Times New Roman"/>
          <w:i/>
          <w:color w:val="000000"/>
          <w:sz w:val="26"/>
          <w:szCs w:val="26"/>
        </w:rPr>
        <w:t xml:space="preserve">kết quả phân tích ứng dụng ở góc độ dữ liệu, kết quả thiết kế </w:t>
      </w:r>
      <w:r w:rsidR="00D75A48" w:rsidRPr="00765CE1">
        <w:rPr>
          <w:rFonts w:ascii="Times New Roman" w:hAnsi="Times New Roman"/>
          <w:i/>
          <w:color w:val="000000"/>
          <w:sz w:val="26"/>
          <w:szCs w:val="26"/>
          <w:lang w:val="en-US"/>
        </w:rPr>
        <w:t xml:space="preserve">xử lý, giao diện </w:t>
      </w:r>
      <w:r w:rsidR="00AD09BC" w:rsidRPr="00765CE1">
        <w:rPr>
          <w:rFonts w:ascii="Times New Roman" w:hAnsi="Times New Roman"/>
          <w:i/>
          <w:color w:val="000000"/>
          <w:sz w:val="26"/>
          <w:szCs w:val="26"/>
        </w:rPr>
        <w:t>và</w:t>
      </w:r>
      <w:r w:rsidR="00AD09BC" w:rsidRPr="00F22470">
        <w:rPr>
          <w:rFonts w:ascii="Times New Roman" w:hAnsi="Times New Roman"/>
          <w:i/>
          <w:color w:val="000000"/>
          <w:sz w:val="26"/>
          <w:szCs w:val="26"/>
        </w:rPr>
        <w:t xml:space="preserve"> các giải pháp được đề xuất nhằm giải quyết các vấn đề gặp phải trong quá trình xây dựng ứng dụng.</w:t>
      </w:r>
    </w:p>
    <w:p w:rsidR="00AD09BC" w:rsidRPr="00AB40E3" w:rsidRDefault="000E3067" w:rsidP="006F6A34">
      <w:pPr>
        <w:pStyle w:val="ListParagraph"/>
        <w:numPr>
          <w:ilvl w:val="0"/>
          <w:numId w:val="15"/>
        </w:numPr>
        <w:ind w:left="284" w:firstLine="0"/>
        <w:jc w:val="both"/>
        <w:outlineLvl w:val="0"/>
        <w:rPr>
          <w:rFonts w:ascii="Times New Roman" w:hAnsi="Times New Roman"/>
          <w:b/>
          <w:color w:val="000000"/>
          <w:sz w:val="26"/>
          <w:szCs w:val="26"/>
        </w:rPr>
      </w:pPr>
      <w:bookmarkStart w:id="119" w:name="_Toc266246121"/>
      <w:bookmarkStart w:id="120" w:name="_Toc266247076"/>
      <w:r>
        <w:rPr>
          <w:rFonts w:ascii="Times New Roman" w:hAnsi="Times New Roman"/>
          <w:b/>
          <w:color w:val="000000"/>
          <w:sz w:val="26"/>
          <w:szCs w:val="26"/>
          <w:lang w:val="en-US"/>
        </w:rPr>
        <w:t>Phân tích</w:t>
      </w:r>
      <w:r w:rsidR="00AD09BC" w:rsidRPr="00AB40E3">
        <w:rPr>
          <w:rFonts w:ascii="Times New Roman" w:hAnsi="Times New Roman"/>
          <w:b/>
          <w:color w:val="000000"/>
          <w:sz w:val="26"/>
          <w:szCs w:val="26"/>
        </w:rPr>
        <w:t xml:space="preserve"> </w:t>
      </w:r>
      <w:r w:rsidR="00FD4EC2">
        <w:rPr>
          <w:rFonts w:ascii="Times New Roman" w:hAnsi="Times New Roman"/>
          <w:b/>
          <w:color w:val="000000"/>
          <w:sz w:val="26"/>
          <w:szCs w:val="26"/>
          <w:lang w:val="en-US"/>
        </w:rPr>
        <w:t>mức quan niệm</w:t>
      </w:r>
      <w:bookmarkEnd w:id="119"/>
      <w:bookmarkEnd w:id="120"/>
    </w:p>
    <w:p w:rsidR="00AD09BC" w:rsidRPr="00AB40E3" w:rsidRDefault="00AD09BC" w:rsidP="006F6A34">
      <w:pPr>
        <w:pStyle w:val="ListParagraph"/>
        <w:numPr>
          <w:ilvl w:val="1"/>
          <w:numId w:val="15"/>
        </w:numPr>
        <w:ind w:left="284" w:firstLine="0"/>
        <w:jc w:val="both"/>
        <w:outlineLvl w:val="1"/>
        <w:rPr>
          <w:rFonts w:ascii="Times New Roman" w:hAnsi="Times New Roman"/>
          <w:b/>
          <w:color w:val="000000"/>
          <w:sz w:val="26"/>
          <w:szCs w:val="26"/>
        </w:rPr>
      </w:pPr>
      <w:bookmarkStart w:id="121" w:name="_Toc266246122"/>
      <w:bookmarkStart w:id="122" w:name="_Toc266247077"/>
      <w:r w:rsidRPr="00AB40E3">
        <w:rPr>
          <w:rFonts w:ascii="Times New Roman" w:hAnsi="Times New Roman"/>
          <w:b/>
          <w:color w:val="000000"/>
          <w:sz w:val="26"/>
          <w:szCs w:val="26"/>
        </w:rPr>
        <w:t>Mô hình dữ liệu ở mức quan niệm</w:t>
      </w:r>
      <w:bookmarkEnd w:id="121"/>
      <w:bookmarkEnd w:id="12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 xml:space="preserve">mức quan niệm. Các thực thể (đối tượng dữ liệu) mà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9243" w:type="dxa"/>
        <w:tblBorders>
          <w:top w:val="single" w:sz="8" w:space="0" w:color="4F81BD"/>
          <w:bottom w:val="single" w:sz="8" w:space="0" w:color="4F81BD"/>
          <w:insideV w:val="single" w:sz="4" w:space="0" w:color="auto"/>
        </w:tblBorders>
        <w:tblLook w:val="00A0"/>
      </w:tblPr>
      <w:tblGrid>
        <w:gridCol w:w="600"/>
        <w:gridCol w:w="3055"/>
        <w:gridCol w:w="5588"/>
      </w:tblGrid>
      <w:tr w:rsidR="00D521B3" w:rsidRPr="00E74EDE" w:rsidTr="00D521B3">
        <w:tc>
          <w:tcPr>
            <w:tcW w:w="558" w:type="dxa"/>
            <w:tcBorders>
              <w:top w:val="single" w:sz="8" w:space="0" w:color="4F81BD"/>
              <w:right w:val="single" w:sz="4" w:space="0" w:color="8DB3E2"/>
            </w:tcBorders>
            <w:shd w:val="clear" w:color="auto" w:fill="C2D69B"/>
          </w:tcPr>
          <w:p w:rsidR="00D521B3" w:rsidRPr="00D521B3" w:rsidDel="003815EA" w:rsidRDefault="00D521B3"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STT</w:t>
            </w:r>
          </w:p>
        </w:tc>
        <w:tc>
          <w:tcPr>
            <w:tcW w:w="3068" w:type="dxa"/>
            <w:tcBorders>
              <w:top w:val="single" w:sz="8" w:space="0" w:color="4F81BD"/>
              <w:right w:val="single" w:sz="4" w:space="0" w:color="8DB3E2"/>
            </w:tcBorders>
            <w:shd w:val="clear" w:color="auto" w:fill="C2D69B"/>
          </w:tcPr>
          <w:p w:rsidR="00D521B3" w:rsidRPr="003815EA" w:rsidRDefault="00D521B3" w:rsidP="00E74EDE">
            <w:pPr>
              <w:spacing w:after="0"/>
              <w:ind w:firstLine="360"/>
              <w:jc w:val="both"/>
              <w:rPr>
                <w:rFonts w:ascii="Times New Roman" w:hAnsi="Times New Roman"/>
                <w:b/>
                <w:bCs/>
                <w:color w:val="000000"/>
                <w:sz w:val="26"/>
                <w:szCs w:val="26"/>
                <w:lang w:val="en-US"/>
              </w:rPr>
            </w:pPr>
            <w:r>
              <w:rPr>
                <w:rFonts w:ascii="Times New Roman" w:hAnsi="Times New Roman"/>
                <w:b/>
                <w:bCs/>
                <w:color w:val="000000"/>
                <w:sz w:val="26"/>
                <w:szCs w:val="26"/>
                <w:lang w:val="en-US"/>
              </w:rPr>
              <w:t>Tên</w:t>
            </w:r>
          </w:p>
        </w:tc>
        <w:tc>
          <w:tcPr>
            <w:tcW w:w="5617" w:type="dxa"/>
            <w:tcBorders>
              <w:top w:val="single" w:sz="8" w:space="0" w:color="4F81BD"/>
              <w:left w:val="single" w:sz="4" w:space="0" w:color="8DB3E2"/>
            </w:tcBorders>
            <w:shd w:val="clear" w:color="auto" w:fill="C2D69B"/>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D521B3" w:rsidRPr="00E74EDE" w:rsidTr="00D521B3">
        <w:tc>
          <w:tcPr>
            <w:tcW w:w="558" w:type="dxa"/>
            <w:tcBorders>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1</w:t>
            </w:r>
          </w:p>
        </w:tc>
        <w:tc>
          <w:tcPr>
            <w:tcW w:w="3068" w:type="dxa"/>
            <w:tcBorders>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5617" w:type="dxa"/>
            <w:tcBorders>
              <w:left w:val="single" w:sz="4" w:space="0" w:color="8DB3E2"/>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D521B3" w:rsidRPr="00E74EDE" w:rsidTr="00D521B3">
        <w:tc>
          <w:tcPr>
            <w:tcW w:w="558" w:type="dxa"/>
            <w:tcBorders>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2</w:t>
            </w:r>
          </w:p>
        </w:tc>
        <w:tc>
          <w:tcPr>
            <w:tcW w:w="3068" w:type="dxa"/>
            <w:tcBorders>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5617" w:type="dxa"/>
            <w:tcBorders>
              <w:left w:val="single" w:sz="4" w:space="0" w:color="8DB3E2"/>
              <w:bottom w:val="nil"/>
            </w:tcBorders>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3</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D521B3" w:rsidRPr="00E74EDE" w:rsidTr="00D521B3">
        <w:tc>
          <w:tcPr>
            <w:tcW w:w="558" w:type="dxa"/>
            <w:tcBorders>
              <w:top w:val="nil"/>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4</w:t>
            </w:r>
          </w:p>
        </w:tc>
        <w:tc>
          <w:tcPr>
            <w:tcW w:w="3068" w:type="dxa"/>
            <w:tcBorders>
              <w:top w:val="nil"/>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5617" w:type="dxa"/>
            <w:tcBorders>
              <w:top w:val="nil"/>
              <w:left w:val="single" w:sz="4" w:space="0" w:color="8DB3E2"/>
              <w:bottom w:val="nil"/>
            </w:tcBorders>
          </w:tcPr>
          <w:p w:rsidR="00D521B3" w:rsidRPr="00E74EDE" w:rsidRDefault="00D521B3"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5</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D521B3" w:rsidRPr="00E74EDE" w:rsidTr="00D521B3">
        <w:tc>
          <w:tcPr>
            <w:tcW w:w="558" w:type="dxa"/>
            <w:tcBorders>
              <w:top w:val="nil"/>
              <w:bottom w:val="nil"/>
              <w:right w:val="single" w:sz="4" w:space="0" w:color="8DB3E2"/>
            </w:tcBorders>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6</w:t>
            </w:r>
          </w:p>
        </w:tc>
        <w:tc>
          <w:tcPr>
            <w:tcW w:w="3068" w:type="dxa"/>
            <w:tcBorders>
              <w:top w:val="nil"/>
              <w:bottom w:val="nil"/>
              <w:right w:val="single" w:sz="4" w:space="0" w:color="8DB3E2"/>
            </w:tcBorders>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5617" w:type="dxa"/>
            <w:tcBorders>
              <w:top w:val="nil"/>
              <w:left w:val="single" w:sz="4" w:space="0" w:color="8DB3E2"/>
              <w:bottom w:val="nil"/>
            </w:tcBorders>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D521B3" w:rsidRPr="00E74EDE" w:rsidTr="00D521B3">
        <w:tc>
          <w:tcPr>
            <w:tcW w:w="558" w:type="dxa"/>
            <w:tcBorders>
              <w:top w:val="nil"/>
              <w:left w:val="nil"/>
              <w:bottom w:val="nil"/>
              <w:right w:val="single" w:sz="4" w:space="0" w:color="8DB3E2"/>
            </w:tcBorders>
            <w:shd w:val="clear" w:color="auto" w:fill="D3DFEE"/>
          </w:tcPr>
          <w:p w:rsidR="00D521B3" w:rsidRPr="00DF15E1" w:rsidRDefault="00DF15E1" w:rsidP="00D521B3">
            <w:pPr>
              <w:spacing w:after="0"/>
              <w:ind w:right="-108"/>
              <w:jc w:val="both"/>
              <w:rPr>
                <w:rFonts w:ascii="Times New Roman" w:hAnsi="Times New Roman"/>
                <w:b/>
                <w:bCs/>
                <w:color w:val="000000"/>
                <w:sz w:val="26"/>
                <w:szCs w:val="26"/>
                <w:lang w:val="en-US"/>
              </w:rPr>
            </w:pPr>
            <w:r>
              <w:rPr>
                <w:rFonts w:ascii="Times New Roman" w:hAnsi="Times New Roman"/>
                <w:b/>
                <w:bCs/>
                <w:color w:val="000000"/>
                <w:sz w:val="26"/>
                <w:szCs w:val="26"/>
                <w:lang w:val="en-US"/>
              </w:rPr>
              <w:t>7</w:t>
            </w:r>
          </w:p>
        </w:tc>
        <w:tc>
          <w:tcPr>
            <w:tcW w:w="3068" w:type="dxa"/>
            <w:tcBorders>
              <w:top w:val="nil"/>
              <w:left w:val="nil"/>
              <w:bottom w:val="nil"/>
              <w:right w:val="single" w:sz="4" w:space="0" w:color="8DB3E2"/>
            </w:tcBorders>
            <w:shd w:val="clear" w:color="auto" w:fill="D3DFEE"/>
          </w:tcPr>
          <w:p w:rsidR="00D521B3" w:rsidRPr="00E74EDE" w:rsidRDefault="00D521B3"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5617" w:type="dxa"/>
            <w:tcBorders>
              <w:top w:val="nil"/>
              <w:left w:val="single" w:sz="4" w:space="0" w:color="8DB3E2"/>
              <w:bottom w:val="nil"/>
              <w:right w:val="nil"/>
            </w:tcBorders>
            <w:shd w:val="clear" w:color="auto" w:fill="D3DFEE"/>
          </w:tcPr>
          <w:p w:rsidR="00D521B3" w:rsidRPr="00E74EDE" w:rsidRDefault="00D521B3"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ind w:firstLine="360"/>
        <w:jc w:val="both"/>
        <w:rPr>
          <w:rFonts w:ascii="Times New Roman" w:hAnsi="Times New Roman"/>
          <w:color w:val="000000"/>
          <w:sz w:val="26"/>
          <w:szCs w:val="26"/>
          <w:lang w:val="en-US"/>
        </w:rPr>
      </w:pPr>
    </w:p>
    <w:p w:rsidR="0081411F" w:rsidRDefault="0081411F">
      <w:pPr>
        <w:keepNext/>
        <w:ind w:left="-720" w:firstLine="360"/>
        <w:jc w:val="both"/>
      </w:pPr>
      <w:bookmarkStart w:id="123" w:name="h8"/>
      <w:r>
        <w:rPr>
          <w:rFonts w:ascii="Times New Roman" w:hAnsi="Times New Roman"/>
          <w:sz w:val="26"/>
          <w:lang w:val="en-US"/>
        </w:rPr>
        <w:lastRenderedPageBreak/>
        <w:drawing>
          <wp:inline distT="0" distB="0" distL="0" distR="0">
            <wp:extent cx="5732780" cy="5090795"/>
            <wp:effectExtent l="1905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2780" cy="5090795"/>
                    </a:xfrm>
                    <a:prstGeom prst="rect">
                      <a:avLst/>
                    </a:prstGeom>
                    <a:noFill/>
                    <a:ln w="9525">
                      <a:noFill/>
                      <a:miter lim="800000"/>
                      <a:headEnd/>
                      <a:tailEnd/>
                    </a:ln>
                  </pic:spPr>
                </pic:pic>
              </a:graphicData>
            </a:graphic>
          </wp:inline>
        </w:drawing>
      </w:r>
      <w:bookmarkEnd w:id="123"/>
    </w:p>
    <w:p w:rsidR="0081411F" w:rsidRDefault="001B5199">
      <w:pPr>
        <w:pStyle w:val="Caption"/>
        <w:jc w:val="center"/>
        <w:rPr>
          <w:rFonts w:ascii="Times New Roman" w:hAnsi="Times New Roman"/>
          <w:color w:val="000000"/>
          <w:sz w:val="26"/>
          <w:szCs w:val="26"/>
        </w:rPr>
      </w:pPr>
      <w:r>
        <w:t>H8. Mô hình d</w:t>
      </w:r>
      <w:r>
        <w:rPr>
          <w:rFonts w:ascii="Times New Roman" w:hAnsi="Times New Roman"/>
          <w:lang w:val="vi-VN"/>
        </w:rPr>
        <w:t>ữ</w:t>
      </w:r>
      <w:r>
        <w:rPr>
          <w:rFonts w:ascii="Times New Roman" w:hAnsi="Times New Roman"/>
        </w:rPr>
        <w:t xml:space="preserve"> liệu quan niệm</w:t>
      </w:r>
    </w:p>
    <w:p w:rsidR="00AD09BC" w:rsidRDefault="00AD09BC" w:rsidP="00784A8E">
      <w:pPr>
        <w:ind w:firstLine="360"/>
        <w:jc w:val="both"/>
        <w:rPr>
          <w:rFonts w:ascii="Times New Roman" w:hAnsi="Times New Roman"/>
          <w:color w:val="000000"/>
          <w:sz w:val="26"/>
          <w:szCs w:val="26"/>
          <w:lang w:val="en-US"/>
        </w:rPr>
      </w:pPr>
      <w:r w:rsidRPr="003D22F6">
        <w:rPr>
          <w:rFonts w:ascii="Times New Roman" w:hAnsi="Times New Roman"/>
          <w:color w:val="000000"/>
          <w:sz w:val="26"/>
          <w:szCs w:val="26"/>
        </w:rPr>
        <w:t>Ghi chú:</w:t>
      </w:r>
    </w:p>
    <w:p w:rsidR="002C6507" w:rsidRDefault="0081411F" w:rsidP="006211D9">
      <w:pPr>
        <w:ind w:left="-450" w:firstLine="36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5732780" cy="289242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732780" cy="2892425"/>
                    </a:xfrm>
                    <a:prstGeom prst="rect">
                      <a:avLst/>
                    </a:prstGeom>
                    <a:noFill/>
                    <a:ln w="9525">
                      <a:noFill/>
                      <a:miter lim="800000"/>
                      <a:headEnd/>
                      <a:tailEnd/>
                    </a:ln>
                  </pic:spPr>
                </pic:pic>
              </a:graphicData>
            </a:graphic>
          </wp:inline>
        </w:drawing>
      </w:r>
    </w:p>
    <w:p w:rsidR="003667B6" w:rsidRPr="003667B6" w:rsidRDefault="003667B6" w:rsidP="00784A8E">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Hình H8 thể hiện lược đồ dữ liệu ở mức quan niệm. Bao gồm các thực thể, thuộc tính cho mỗi thực thể và mối quan hệ giữa chúng.</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5"/>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24" w:name="_Toc262558540"/>
      <w:bookmarkStart w:id="125" w:name="_Toc263796584"/>
      <w:bookmarkStart w:id="126" w:name="_Toc266246123"/>
      <w:bookmarkStart w:id="127" w:name="_Toc266247078"/>
      <w:r w:rsidRPr="003D22F6">
        <w:rPr>
          <w:rFonts w:ascii="Times New Roman" w:hAnsi="Times New Roman"/>
          <w:b/>
          <w:color w:val="000000"/>
          <w:sz w:val="26"/>
          <w:szCs w:val="26"/>
        </w:rPr>
        <w:t>Nhân viên</w:t>
      </w:r>
      <w:bookmarkEnd w:id="124"/>
      <w:bookmarkEnd w:id="125"/>
      <w:bookmarkEnd w:id="126"/>
      <w:bookmarkEnd w:id="127"/>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Tên đăng nhập vào </w:t>
            </w:r>
            <w:r w:rsidR="005A40F3">
              <w:rPr>
                <w:rFonts w:ascii="Times New Roman" w:hAnsi="Times New Roman"/>
                <w:color w:val="000000"/>
                <w:sz w:val="26"/>
                <w:szCs w:val="26"/>
              </w:rPr>
              <w:t>ứng dụng</w:t>
            </w:r>
            <w:r w:rsidRPr="00E74EDE">
              <w:rPr>
                <w:rFonts w:ascii="Times New Roman" w:hAnsi="Times New Roman"/>
                <w:color w:val="000000"/>
                <w:sz w:val="26"/>
                <w:szCs w:val="26"/>
              </w:rPr>
              <w:t>.</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28" w:name="_Toc266246124"/>
      <w:bookmarkStart w:id="129" w:name="_Toc266247079"/>
      <w:r w:rsidRPr="003D22F6">
        <w:rPr>
          <w:rFonts w:ascii="Times New Roman" w:hAnsi="Times New Roman"/>
          <w:b/>
          <w:color w:val="000000"/>
          <w:sz w:val="26"/>
          <w:szCs w:val="26"/>
        </w:rPr>
        <w:t>Nhân viên quản lý &amp; Nhân viên thừa hành</w:t>
      </w:r>
      <w:bookmarkEnd w:id="128"/>
      <w:bookmarkEnd w:id="129"/>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0" w:name="_Toc262558541"/>
      <w:bookmarkStart w:id="131" w:name="_Toc263796585"/>
      <w:bookmarkStart w:id="132" w:name="_Toc266246125"/>
      <w:bookmarkStart w:id="133" w:name="_Toc266247080"/>
      <w:r w:rsidRPr="003D22F6">
        <w:rPr>
          <w:rFonts w:ascii="Times New Roman" w:hAnsi="Times New Roman"/>
          <w:b/>
          <w:color w:val="000000"/>
          <w:sz w:val="26"/>
          <w:szCs w:val="26"/>
        </w:rPr>
        <w:t>Công việc</w:t>
      </w:r>
      <w:bookmarkEnd w:id="130"/>
      <w:bookmarkEnd w:id="131"/>
      <w:bookmarkEnd w:id="132"/>
      <w:bookmarkEnd w:id="133"/>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4" w:name="_Toc266246126"/>
      <w:bookmarkStart w:id="135" w:name="_Toc266247081"/>
      <w:r w:rsidRPr="003D22F6">
        <w:rPr>
          <w:rFonts w:ascii="Times New Roman" w:hAnsi="Times New Roman"/>
          <w:b/>
          <w:color w:val="000000"/>
          <w:sz w:val="26"/>
          <w:szCs w:val="26"/>
        </w:rPr>
        <w:t>Phân công</w:t>
      </w:r>
      <w:bookmarkEnd w:id="134"/>
      <w:bookmarkEnd w:id="135"/>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6" w:name="_Toc266246127"/>
      <w:bookmarkStart w:id="137" w:name="_Toc266247082"/>
      <w:r w:rsidRPr="003D22F6">
        <w:rPr>
          <w:rFonts w:ascii="Times New Roman" w:hAnsi="Times New Roman"/>
          <w:b/>
          <w:color w:val="000000"/>
          <w:sz w:val="26"/>
          <w:szCs w:val="26"/>
        </w:rPr>
        <w:t>Đợt thi</w:t>
      </w:r>
      <w:bookmarkEnd w:id="136"/>
      <w:bookmarkEnd w:id="137"/>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lastRenderedPageBreak/>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38" w:name="_Toc266246128"/>
      <w:bookmarkStart w:id="139" w:name="_Toc266247083"/>
      <w:r w:rsidRPr="003D22F6">
        <w:rPr>
          <w:rFonts w:ascii="Times New Roman" w:hAnsi="Times New Roman"/>
          <w:b/>
          <w:color w:val="000000"/>
          <w:sz w:val="26"/>
          <w:szCs w:val="26"/>
        </w:rPr>
        <w:t>Tiến độ</w:t>
      </w:r>
      <w:bookmarkEnd w:id="138"/>
      <w:bookmarkEnd w:id="139"/>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5060BB">
        <w:tc>
          <w:tcPr>
            <w:tcW w:w="675" w:type="dxa"/>
            <w:shd w:val="clear" w:color="auto" w:fill="C2D69B" w:themeFill="accent3" w:themeFillTint="99"/>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themeFill="accent3" w:themeFillTint="99"/>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themeFill="accent3" w:themeFillTint="99"/>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themeFill="accent3" w:themeFillTint="99"/>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themeFill="accent3" w:themeFillTint="99"/>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themeFill="accent3" w:themeFillTint="99"/>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40" w:name="_Toc266246129"/>
      <w:bookmarkStart w:id="141" w:name="_Toc266247084"/>
      <w:r w:rsidRPr="003D22F6">
        <w:rPr>
          <w:rFonts w:ascii="Times New Roman" w:hAnsi="Times New Roman"/>
          <w:b/>
          <w:color w:val="000000"/>
          <w:sz w:val="26"/>
          <w:szCs w:val="26"/>
        </w:rPr>
        <w:t>Ghi chú</w:t>
      </w:r>
      <w:bookmarkEnd w:id="140"/>
      <w:bookmarkEnd w:id="141"/>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6F6A34">
      <w:pPr>
        <w:pStyle w:val="ListParagraph"/>
        <w:numPr>
          <w:ilvl w:val="2"/>
          <w:numId w:val="16"/>
        </w:numPr>
        <w:ind w:left="284" w:firstLine="0"/>
        <w:jc w:val="both"/>
        <w:outlineLvl w:val="2"/>
        <w:rPr>
          <w:rFonts w:ascii="Times New Roman" w:hAnsi="Times New Roman"/>
          <w:b/>
          <w:color w:val="000000"/>
          <w:sz w:val="26"/>
          <w:szCs w:val="26"/>
        </w:rPr>
      </w:pPr>
      <w:bookmarkStart w:id="142" w:name="_Toc266246130"/>
      <w:bookmarkStart w:id="143" w:name="_Toc266247085"/>
      <w:r w:rsidRPr="003D22F6">
        <w:rPr>
          <w:rFonts w:ascii="Times New Roman" w:hAnsi="Times New Roman"/>
          <w:b/>
          <w:color w:val="000000"/>
          <w:sz w:val="26"/>
          <w:szCs w:val="26"/>
        </w:rPr>
        <w:t>Chứng chỉ</w:t>
      </w:r>
      <w:bookmarkEnd w:id="142"/>
      <w:bookmarkEnd w:id="143"/>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E3A33" w:rsidP="006F6A34">
      <w:pPr>
        <w:pStyle w:val="ListParagraph"/>
        <w:numPr>
          <w:ilvl w:val="1"/>
          <w:numId w:val="15"/>
        </w:numPr>
        <w:ind w:left="284" w:firstLine="0"/>
        <w:jc w:val="both"/>
        <w:outlineLvl w:val="1"/>
        <w:rPr>
          <w:rFonts w:ascii="Times New Roman" w:hAnsi="Times New Roman"/>
          <w:b/>
          <w:color w:val="000000"/>
          <w:sz w:val="26"/>
          <w:szCs w:val="26"/>
          <w:lang w:val="en-US"/>
        </w:rPr>
      </w:pPr>
      <w:bookmarkStart w:id="144" w:name="_Toc266246131"/>
      <w:bookmarkStart w:id="145" w:name="_Toc266247086"/>
      <w:r>
        <w:rPr>
          <w:rFonts w:ascii="Times New Roman" w:hAnsi="Times New Roman"/>
          <w:b/>
          <w:color w:val="000000"/>
          <w:sz w:val="26"/>
          <w:szCs w:val="26"/>
          <w:lang w:val="en-US"/>
        </w:rPr>
        <w:t>Mô hình xử lý mức quan niệm</w:t>
      </w:r>
      <w:bookmarkEnd w:id="144"/>
      <w:bookmarkEnd w:id="145"/>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Phần này mô hình hóa một cách chi tiết các xử lý của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46" w:name="_Toc262558548"/>
      <w:bookmarkStart w:id="147" w:name="_Toc263796586"/>
      <w:bookmarkStart w:id="148" w:name="_Toc266246132"/>
      <w:bookmarkStart w:id="149" w:name="_Toc266247087"/>
      <w:r w:rsidRPr="003D22F6">
        <w:rPr>
          <w:rFonts w:ascii="Times New Roman" w:hAnsi="Times New Roman"/>
          <w:b/>
          <w:color w:val="000000"/>
          <w:sz w:val="26"/>
          <w:szCs w:val="26"/>
        </w:rPr>
        <w:t>Tổng quan</w:t>
      </w:r>
      <w:bookmarkEnd w:id="146"/>
      <w:bookmarkEnd w:id="147"/>
      <w:bookmarkEnd w:id="148"/>
      <w:bookmarkEnd w:id="149"/>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có 7 cụm xử lý chính (Hình vẽ </w:t>
      </w:r>
      <w:r w:rsidR="00487444">
        <w:rPr>
          <w:rFonts w:ascii="Times New Roman" w:hAnsi="Times New Roman"/>
          <w:color w:val="000000"/>
          <w:sz w:val="26"/>
          <w:szCs w:val="26"/>
          <w:lang w:val="en-US"/>
        </w:rPr>
        <w:t>H9</w:t>
      </w:r>
      <w:r w:rsidRPr="003D22F6">
        <w:rPr>
          <w:rFonts w:ascii="Times New Roman" w:hAnsi="Times New Roman"/>
          <w:color w:val="000000"/>
          <w:sz w:val="26"/>
          <w:szCs w:val="26"/>
        </w:rPr>
        <w:t>.),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w:t>
      </w:r>
      <w:r w:rsidR="005A40F3">
        <w:rPr>
          <w:rFonts w:ascii="Times New Roman" w:hAnsi="Times New Roman"/>
          <w:color w:val="000000"/>
          <w:sz w:val="26"/>
          <w:szCs w:val="26"/>
        </w:rPr>
        <w:t>ứng dụng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bookmarkStart w:id="150" w:name="h9"/>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bookmarkEnd w:id="150"/>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w:t>
      </w:r>
      <w:r w:rsidR="000374F0">
        <w:rPr>
          <w:rFonts w:ascii="Times New Roman" w:hAnsi="Times New Roman"/>
          <w:color w:val="1F497D"/>
          <w:sz w:val="26"/>
          <w:szCs w:val="26"/>
        </w:rPr>
        <w:t>9</w:t>
      </w:r>
      <w:r w:rsidRPr="009A79DA">
        <w:rPr>
          <w:rFonts w:ascii="Times New Roman" w:hAnsi="Times New Roman"/>
          <w:color w:val="1F497D"/>
          <w:sz w:val="26"/>
          <w:szCs w:val="26"/>
          <w:lang w:val="vi-VN"/>
        </w:rPr>
        <w:t>.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5060BB">
        <w:tc>
          <w:tcPr>
            <w:tcW w:w="567" w:type="dxa"/>
            <w:shd w:val="clear" w:color="auto" w:fill="C2D69B" w:themeFill="accent3" w:themeFillTint="99"/>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C2D69B" w:themeFill="accent3" w:themeFillTint="99"/>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Thêm đợt thi: Xử lý này phục vụ cho chức năng thêm đợt thi mới. Khi cần thêm một đợt thi, người quản lý sẽ cung cấp cho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Thực thi quy trình: Bao gồm các xử lý cho phép nhân viên tương tác với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Thông báo: Trong quá trình thực thi quy trình thi,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Xem phân công: Mỗi nhân viên khi đăng nhập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51" w:name="_Toc262558549"/>
      <w:bookmarkStart w:id="152" w:name="_Toc263796587"/>
      <w:bookmarkStart w:id="153" w:name="_Toc266246133"/>
      <w:bookmarkStart w:id="154" w:name="_Toc266247088"/>
      <w:r w:rsidRPr="003D22F6">
        <w:rPr>
          <w:rFonts w:ascii="Times New Roman" w:hAnsi="Times New Roman"/>
          <w:b/>
          <w:color w:val="000000"/>
          <w:sz w:val="26"/>
          <w:szCs w:val="26"/>
        </w:rPr>
        <w:t>Quản lý nhân viên</w:t>
      </w:r>
      <w:bookmarkEnd w:id="151"/>
      <w:bookmarkEnd w:id="152"/>
      <w:bookmarkEnd w:id="153"/>
      <w:bookmarkEnd w:id="154"/>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Cụm quản lý nhân viên bao gồm các xử lý thêm/xóa/sửa một nhân viên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và thêm/xóa/sửa các phân công công việc cho nhân viên đó.</w:t>
      </w:r>
    </w:p>
    <w:p w:rsidR="0081411F" w:rsidRDefault="003A3888">
      <w:pPr>
        <w:pStyle w:val="ListParagraph"/>
        <w:keepNext/>
        <w:ind w:left="0"/>
        <w:jc w:val="both"/>
      </w:pPr>
      <w:bookmarkStart w:id="155" w:name="h10"/>
      <w:r>
        <w:rPr>
          <w:rFonts w:ascii="Times New Roman" w:hAnsi="Times New Roman"/>
          <w:color w:val="000000"/>
          <w:sz w:val="26"/>
          <w:szCs w:val="26"/>
          <w:lang w:val="en-US"/>
        </w:rPr>
        <w:lastRenderedPageBreak/>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bookmarkEnd w:id="155"/>
    </w:p>
    <w:p w:rsidR="0081411F" w:rsidRDefault="005A3D8F">
      <w:pPr>
        <w:pStyle w:val="Caption"/>
        <w:jc w:val="center"/>
        <w:rPr>
          <w:rFonts w:ascii="Times New Roman" w:hAnsi="Times New Roman"/>
          <w:color w:val="000000"/>
          <w:sz w:val="26"/>
          <w:szCs w:val="26"/>
        </w:rPr>
      </w:pPr>
      <w:r>
        <w:t>H</w:t>
      </w:r>
      <w:r w:rsidR="00487444">
        <w:t>10</w:t>
      </w:r>
      <w:r>
        <w:t>. Mô hình x</w:t>
      </w:r>
      <w:r>
        <w:rPr>
          <w:rFonts w:ascii="Times New Roman" w:hAnsi="Times New Roman"/>
          <w:lang w:val="vi-VN"/>
        </w:rPr>
        <w:t>ử l</w:t>
      </w:r>
      <w:r>
        <w:rPr>
          <w:rFonts w:ascii="Times New Roman" w:hAnsi="Times New Roman"/>
        </w:rPr>
        <w:t>ý Quản lý nhân viên</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5060BB">
        <w:tc>
          <w:tcPr>
            <w:tcW w:w="764"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C2D69B" w:themeFill="accent3" w:themeFillTint="99"/>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C2D69B" w:themeFill="accent3" w:themeFillTint="99"/>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156" w:name="_Toc262558550"/>
      <w:bookmarkStart w:id="157" w:name="_Toc263796588"/>
      <w:bookmarkStart w:id="158" w:name="_Toc266246134"/>
      <w:bookmarkStart w:id="159" w:name="_Toc266247089"/>
      <w:r w:rsidRPr="003D22F6">
        <w:rPr>
          <w:rFonts w:ascii="Times New Roman" w:hAnsi="Times New Roman"/>
          <w:b/>
          <w:color w:val="000000"/>
          <w:sz w:val="26"/>
          <w:szCs w:val="26"/>
        </w:rPr>
        <w:t>Quản lý quy trình</w:t>
      </w:r>
      <w:bookmarkEnd w:id="156"/>
      <w:bookmarkEnd w:id="157"/>
      <w:bookmarkEnd w:id="158"/>
      <w:bookmarkEnd w:id="159"/>
    </w:p>
    <w:p w:rsidR="0081411F" w:rsidRDefault="003A3888">
      <w:pPr>
        <w:pStyle w:val="ListParagraph"/>
        <w:keepNext/>
        <w:ind w:left="90" w:firstLine="360"/>
        <w:jc w:val="both"/>
      </w:pPr>
      <w:bookmarkStart w:id="160" w:name="h11"/>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bookmarkEnd w:id="160"/>
    </w:p>
    <w:p w:rsidR="0081411F" w:rsidRDefault="00487444">
      <w:pPr>
        <w:pStyle w:val="Caption"/>
        <w:jc w:val="center"/>
        <w:rPr>
          <w:rFonts w:ascii="Times New Roman" w:hAnsi="Times New Roman"/>
          <w:color w:val="000000"/>
          <w:sz w:val="26"/>
          <w:szCs w:val="26"/>
        </w:rPr>
      </w:pPr>
      <w:r>
        <w:t>H11</w:t>
      </w:r>
      <w:r w:rsidR="00AE4A87">
        <w:t>. Mô hình x</w:t>
      </w:r>
      <w:r w:rsidR="00AE4A87">
        <w:rPr>
          <w:rFonts w:ascii="Times New Roman" w:hAnsi="Times New Roman"/>
          <w:lang w:val="vi-VN"/>
        </w:rPr>
        <w:t>ử lý Q</w:t>
      </w:r>
      <w:r w:rsidR="00AE4A87">
        <w:rPr>
          <w:rFonts w:ascii="Times New Roman" w:hAnsi="Times New Roman"/>
        </w:rPr>
        <w:t>uản lý quy trình</w:t>
      </w:r>
    </w:p>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61" w:name="_Toc262558551"/>
      <w:bookmarkStart w:id="162" w:name="_Toc263796589"/>
      <w:bookmarkStart w:id="163" w:name="_Toc266246135"/>
      <w:bookmarkStart w:id="164" w:name="_Toc266247090"/>
      <w:r w:rsidRPr="003D22F6">
        <w:rPr>
          <w:rFonts w:ascii="Times New Roman" w:hAnsi="Times New Roman"/>
          <w:b/>
          <w:color w:val="000000"/>
          <w:sz w:val="26"/>
          <w:szCs w:val="26"/>
        </w:rPr>
        <w:t>Thống kê</w:t>
      </w:r>
      <w:bookmarkEnd w:id="161"/>
      <w:bookmarkEnd w:id="162"/>
      <w:bookmarkEnd w:id="163"/>
      <w:bookmarkEnd w:id="164"/>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theo thời gian: thống kê trong một khoảng thời gian nhất định có bao nhiêu đợt thi đang diễn ra, tiến độ của từng đợt thi… kết quả của loại thống kê này được biểu diễn dưới dạng sơ đồ </w:t>
      </w:r>
      <w:r w:rsidR="00487444">
        <w:rPr>
          <w:rFonts w:ascii="Times New Roman" w:hAnsi="Times New Roman"/>
          <w:color w:val="000000"/>
          <w:sz w:val="26"/>
          <w:szCs w:val="26"/>
          <w:lang w:val="en-US"/>
        </w:rPr>
        <w:t>G</w:t>
      </w:r>
      <w:r w:rsidR="00487444" w:rsidRPr="00F22470">
        <w:rPr>
          <w:rFonts w:ascii="Times New Roman" w:hAnsi="Times New Roman"/>
          <w:color w:val="000000"/>
          <w:sz w:val="26"/>
          <w:szCs w:val="26"/>
        </w:rPr>
        <w:t>antt</w:t>
      </w:r>
      <w:r w:rsidRPr="00F22470">
        <w:rPr>
          <w:rFonts w:ascii="Times New Roman" w:hAnsi="Times New Roman"/>
          <w:color w:val="000000"/>
          <w:sz w:val="26"/>
          <w:szCs w:val="26"/>
        </w:rPr>
        <w:t>.</w:t>
      </w:r>
    </w:p>
    <w:p w:rsidR="0081411F" w:rsidRDefault="003A3888">
      <w:pPr>
        <w:pStyle w:val="ListParagraph"/>
        <w:keepNext/>
        <w:ind w:left="0"/>
        <w:jc w:val="both"/>
      </w:pPr>
      <w:bookmarkStart w:id="165" w:name="h12"/>
      <w:r>
        <w:rPr>
          <w:rFonts w:ascii="Times New Roman" w:hAnsi="Times New Roman"/>
          <w:color w:val="000000"/>
          <w:sz w:val="26"/>
          <w:szCs w:val="26"/>
          <w:lang w:val="en-US"/>
        </w:rPr>
        <w:lastRenderedPageBreak/>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bookmarkEnd w:id="165"/>
    </w:p>
    <w:p w:rsidR="0081411F" w:rsidRDefault="009F7FDC">
      <w:pPr>
        <w:pStyle w:val="Caption"/>
        <w:jc w:val="center"/>
        <w:rPr>
          <w:rFonts w:ascii="Times New Roman" w:hAnsi="Times New Roman"/>
          <w:color w:val="000000"/>
          <w:sz w:val="26"/>
          <w:szCs w:val="26"/>
        </w:rPr>
      </w:pPr>
      <w:r>
        <w:t>H1</w:t>
      </w:r>
      <w:r w:rsidR="00487444">
        <w:t>2</w:t>
      </w:r>
      <w:r>
        <w:t>. Mô hình x</w:t>
      </w:r>
      <w:r>
        <w:rPr>
          <w:rFonts w:ascii="Times New Roman" w:hAnsi="Times New Roman"/>
          <w:lang w:val="vi-VN"/>
        </w:rPr>
        <w:t>ử lý</w:t>
      </w:r>
      <w:r>
        <w:rPr>
          <w:rFonts w:ascii="Times New Roman" w:hAnsi="Times New Roman"/>
        </w:rPr>
        <w:t xml:space="preserve"> Thống kê</w: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5060BB">
        <w:tc>
          <w:tcPr>
            <w:tcW w:w="764"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C2D69B" w:themeFill="accent3" w:themeFillTint="99"/>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6F6A34">
      <w:pPr>
        <w:pStyle w:val="ListParagraph"/>
        <w:numPr>
          <w:ilvl w:val="2"/>
          <w:numId w:val="15"/>
        </w:numPr>
        <w:ind w:left="284" w:firstLine="0"/>
        <w:jc w:val="both"/>
        <w:outlineLvl w:val="2"/>
        <w:rPr>
          <w:rFonts w:ascii="Times New Roman" w:hAnsi="Times New Roman"/>
          <w:b/>
          <w:color w:val="000000"/>
          <w:sz w:val="26"/>
          <w:szCs w:val="26"/>
        </w:rPr>
      </w:pPr>
      <w:bookmarkStart w:id="166" w:name="_Toc262558552"/>
      <w:bookmarkStart w:id="167" w:name="_Toc263796590"/>
      <w:bookmarkStart w:id="168" w:name="_Toc266246136"/>
      <w:bookmarkStart w:id="169" w:name="_Toc266247091"/>
      <w:r w:rsidRPr="003D22F6">
        <w:rPr>
          <w:rFonts w:ascii="Times New Roman" w:hAnsi="Times New Roman"/>
          <w:b/>
          <w:color w:val="000000"/>
          <w:sz w:val="26"/>
          <w:szCs w:val="26"/>
        </w:rPr>
        <w:t>Thực thi quy trình</w:t>
      </w:r>
      <w:bookmarkEnd w:id="166"/>
      <w:bookmarkEnd w:id="167"/>
      <w:bookmarkEnd w:id="168"/>
      <w:bookmarkEnd w:id="169"/>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Thực thi activity: Nhận thông tin đầu vào từ nhân viên là trạng thái mới nhất về công việc mà họ được phân công thực hiện, xử lý này tiến hành cập nhật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w:t>
      </w:r>
      <w:r w:rsidR="005A40F3">
        <w:rPr>
          <w:rFonts w:ascii="Times New Roman" w:hAnsi="Times New Roman"/>
          <w:color w:val="000000"/>
          <w:sz w:val="26"/>
          <w:szCs w:val="26"/>
        </w:rPr>
        <w:t>ứng dụng</w:t>
      </w:r>
      <w:r w:rsidRPr="00F22470">
        <w:rPr>
          <w:rFonts w:ascii="Times New Roman" w:hAnsi="Times New Roman"/>
          <w:color w:val="000000"/>
          <w:sz w:val="26"/>
          <w:szCs w:val="26"/>
        </w:rPr>
        <w:t>.</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81411F" w:rsidRDefault="003A3888">
      <w:pPr>
        <w:pStyle w:val="ListParagraph"/>
        <w:keepNext/>
        <w:ind w:left="0"/>
        <w:jc w:val="both"/>
      </w:pPr>
      <w:bookmarkStart w:id="170" w:name="h13"/>
      <w:r>
        <w:rPr>
          <w:rFonts w:ascii="Times New Roman" w:hAnsi="Times New Roman"/>
          <w:color w:val="000000"/>
          <w:sz w:val="26"/>
          <w:szCs w:val="26"/>
          <w:lang w:val="en-US"/>
        </w:rPr>
        <w:lastRenderedPageBreak/>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bookmarkEnd w:id="170"/>
    </w:p>
    <w:p w:rsidR="0081411F" w:rsidRDefault="00DF1C45">
      <w:pPr>
        <w:pStyle w:val="Caption"/>
        <w:jc w:val="center"/>
        <w:rPr>
          <w:rFonts w:ascii="Times New Roman" w:hAnsi="Times New Roman"/>
          <w:color w:val="000000"/>
          <w:sz w:val="26"/>
          <w:szCs w:val="26"/>
        </w:rPr>
      </w:pPr>
      <w:r>
        <w:t>H1</w:t>
      </w:r>
      <w:r w:rsidR="00FD4EC2">
        <w:t>3</w:t>
      </w:r>
      <w:r>
        <w:t>. Mô hình x</w:t>
      </w:r>
      <w:r>
        <w:rPr>
          <w:rFonts w:ascii="Times New Roman" w:hAnsi="Times New Roman"/>
          <w:lang w:val="vi-VN"/>
        </w:rPr>
        <w:t>ử lý</w:t>
      </w:r>
      <w:r>
        <w:rPr>
          <w:rFonts w:ascii="Times New Roman" w:hAnsi="Times New Roman"/>
        </w:rPr>
        <w:t xml:space="preserve"> Thực thi quy trình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5060BB">
        <w:tc>
          <w:tcPr>
            <w:tcW w:w="774"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C2D69B" w:themeFill="accent3" w:themeFillTint="99"/>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FD4EC2" w:rsidP="006F6A34">
      <w:pPr>
        <w:pStyle w:val="ListParagraph"/>
        <w:numPr>
          <w:ilvl w:val="0"/>
          <w:numId w:val="15"/>
        </w:numPr>
        <w:ind w:left="284" w:firstLine="0"/>
        <w:jc w:val="both"/>
        <w:outlineLvl w:val="0"/>
        <w:rPr>
          <w:rFonts w:ascii="Times New Roman" w:hAnsi="Times New Roman"/>
          <w:b/>
          <w:color w:val="000000"/>
          <w:sz w:val="26"/>
          <w:szCs w:val="26"/>
          <w:lang w:val="en-US"/>
        </w:rPr>
      </w:pPr>
      <w:bookmarkStart w:id="171" w:name="_Toc266246137"/>
      <w:bookmarkStart w:id="172" w:name="_Toc266247092"/>
      <w:r>
        <w:rPr>
          <w:rFonts w:ascii="Times New Roman" w:hAnsi="Times New Roman"/>
          <w:b/>
          <w:color w:val="000000"/>
          <w:sz w:val="26"/>
          <w:szCs w:val="26"/>
          <w:lang w:val="en-US"/>
        </w:rPr>
        <w:t>Cài đặt mức vật lý</w:t>
      </w:r>
      <w:bookmarkEnd w:id="171"/>
      <w:bookmarkEnd w:id="17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w:t>
      </w:r>
      <w:r w:rsidR="00805DD4">
        <w:rPr>
          <w:rFonts w:ascii="Times New Roman" w:hAnsi="Times New Roman"/>
          <w:color w:val="000000"/>
          <w:sz w:val="26"/>
          <w:szCs w:val="26"/>
          <w:lang w:val="en-US"/>
        </w:rPr>
        <w:t xml:space="preserve">của ứng dụng </w:t>
      </w:r>
      <w:r w:rsidRPr="003D22F6">
        <w:rPr>
          <w:rFonts w:ascii="Times New Roman" w:hAnsi="Times New Roman"/>
          <w:color w:val="000000"/>
          <w:sz w:val="26"/>
          <w:szCs w:val="26"/>
        </w:rPr>
        <w:t xml:space="preserve">chứ chưa xét đến tính tối ưu về mặc lưu trữ cũng như khai thác dữ liệu. Phần này tiếp tục trình bày về mô hình dữ liệu được cài đặt thực tế trong </w:t>
      </w:r>
      <w:r w:rsidR="005A40F3">
        <w:rPr>
          <w:rFonts w:ascii="Times New Roman" w:hAnsi="Times New Roman"/>
          <w:color w:val="000000"/>
          <w:sz w:val="26"/>
          <w:szCs w:val="26"/>
        </w:rPr>
        <w:t>ứng dụng</w:t>
      </w:r>
      <w:r w:rsidRPr="003D22F6">
        <w:rPr>
          <w:rFonts w:ascii="Times New Roman" w:hAnsi="Times New Roman"/>
          <w:color w:val="000000"/>
          <w:sz w:val="26"/>
          <w:szCs w:val="26"/>
        </w:rPr>
        <w:t>, theo đó cũng diễn giải một số điểm tối ưu hóa đã được áp dụng lên lược đồ phân tích.</w:t>
      </w:r>
    </w:p>
    <w:p w:rsidR="00B63297"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đã </w:t>
      </w:r>
      <w:r w:rsidR="00090F04">
        <w:rPr>
          <w:rFonts w:ascii="Times New Roman" w:hAnsi="Times New Roman"/>
          <w:color w:val="000000"/>
          <w:sz w:val="26"/>
          <w:szCs w:val="26"/>
          <w:lang w:val="en-US"/>
        </w:rPr>
        <w:t>trình bày ở trên</w:t>
      </w:r>
      <w:r w:rsidRPr="003D22F6">
        <w:rPr>
          <w:rFonts w:ascii="Times New Roman" w:hAnsi="Times New Roman"/>
          <w:color w:val="000000"/>
          <w:sz w:val="26"/>
          <w:szCs w:val="26"/>
        </w:rPr>
        <w:t xml:space="preserve">,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r w:rsidR="006C2A2B">
        <w:rPr>
          <w:rFonts w:ascii="Times New Roman" w:hAnsi="Times New Roman"/>
          <w:color w:val="000000"/>
          <w:sz w:val="26"/>
          <w:szCs w:val="26"/>
          <w:lang w:val="en-US"/>
        </w:rPr>
        <w:t>ơ</w:t>
      </w:r>
      <w:r w:rsidRPr="003D22F6">
        <w:rPr>
          <w:rFonts w:ascii="Times New Roman" w:hAnsi="Times New Roman"/>
          <w:color w:val="000000"/>
          <w:sz w:val="26"/>
          <w:szCs w:val="26"/>
        </w:rPr>
        <w:t>n nhiều so với việc l</w:t>
      </w:r>
      <w:r w:rsidR="006C2A2B">
        <w:rPr>
          <w:rFonts w:ascii="Times New Roman" w:hAnsi="Times New Roman"/>
          <w:color w:val="000000"/>
          <w:sz w:val="26"/>
          <w:szCs w:val="26"/>
          <w:lang w:val="en-US"/>
        </w:rPr>
        <w:t>ư</w:t>
      </w:r>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để làm khóa chính cho bảng dữ liệu nhân viên cũng là một bước tối ưu hóa</w:t>
      </w:r>
      <w:r w:rsidR="00B63297">
        <w:rPr>
          <w:rFonts w:ascii="Times New Roman" w:hAnsi="Times New Roman"/>
          <w:color w:val="000000"/>
          <w:sz w:val="26"/>
          <w:szCs w:val="26"/>
          <w:lang w:val="en-US"/>
        </w:rPr>
        <w:t>.</w:t>
      </w:r>
    </w:p>
    <w:p w:rsidR="00AD09BC" w:rsidRPr="00C51876" w:rsidRDefault="00C51876" w:rsidP="00784A8E">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Để phục vụ cho chức năng phân công, </w:t>
      </w:r>
      <w:r w:rsidR="000D31A4">
        <w:rPr>
          <w:rFonts w:ascii="Times New Roman" w:hAnsi="Times New Roman"/>
          <w:color w:val="000000"/>
          <w:sz w:val="26"/>
          <w:szCs w:val="26"/>
          <w:lang w:val="en-US"/>
        </w:rPr>
        <w:t>bảng</w:t>
      </w:r>
      <w:r>
        <w:rPr>
          <w:rFonts w:ascii="Times New Roman" w:hAnsi="Times New Roman"/>
          <w:color w:val="000000"/>
          <w:sz w:val="26"/>
          <w:szCs w:val="26"/>
          <w:lang w:val="en-US"/>
        </w:rPr>
        <w:t xml:space="preserve"> TienDo và </w:t>
      </w:r>
      <w:r w:rsidR="000D31A4">
        <w:rPr>
          <w:rFonts w:ascii="Times New Roman" w:hAnsi="Times New Roman"/>
          <w:color w:val="000000"/>
          <w:sz w:val="26"/>
          <w:szCs w:val="26"/>
          <w:lang w:val="en-US"/>
        </w:rPr>
        <w:t>bảng</w:t>
      </w:r>
      <w:r>
        <w:rPr>
          <w:rFonts w:ascii="Times New Roman" w:hAnsi="Times New Roman"/>
          <w:color w:val="000000"/>
          <w:sz w:val="26"/>
          <w:szCs w:val="26"/>
          <w:lang w:val="en-US"/>
        </w:rPr>
        <w:t xml:space="preserve"> PhanCong cùng tham chiếu tới CongViec và NhanVienThuaHanh</w:t>
      </w:r>
      <w:r w:rsidR="00E07540">
        <w:rPr>
          <w:rFonts w:ascii="Times New Roman" w:hAnsi="Times New Roman"/>
          <w:color w:val="000000"/>
          <w:sz w:val="26"/>
          <w:szCs w:val="26"/>
          <w:lang w:val="en-US"/>
        </w:rPr>
        <w:t xml:space="preserve">. </w:t>
      </w:r>
      <w:r w:rsidR="000D31A4">
        <w:rPr>
          <w:rFonts w:ascii="Times New Roman" w:hAnsi="Times New Roman"/>
          <w:color w:val="000000"/>
          <w:sz w:val="26"/>
          <w:szCs w:val="26"/>
          <w:lang w:val="en-US"/>
        </w:rPr>
        <w:t xml:space="preserve">Lúc này, bảng dữ liệu PhanCong chỉ </w:t>
      </w:r>
      <w:r w:rsidR="000D31A4">
        <w:rPr>
          <w:rFonts w:ascii="Times New Roman" w:hAnsi="Times New Roman"/>
          <w:color w:val="000000"/>
          <w:sz w:val="26"/>
          <w:szCs w:val="26"/>
          <w:lang w:val="en-US"/>
        </w:rPr>
        <w:lastRenderedPageBreak/>
        <w:t>đóng vai trò là một bảng danh mục, lưu trữ các thể hiện phân công mẫu sẽ được áp dụng mỗi khi chức năng phân công tự động được kích hoạt.</w:t>
      </w:r>
    </w:p>
    <w:p w:rsidR="00AD09BC" w:rsidRDefault="0081411F" w:rsidP="00D26559">
      <w:pPr>
        <w:pStyle w:val="ListParagraph"/>
        <w:ind w:left="0" w:firstLine="270"/>
        <w:jc w:val="center"/>
        <w:rPr>
          <w:rFonts w:ascii="Times New Roman" w:hAnsi="Times New Roman"/>
          <w:color w:val="000000"/>
          <w:sz w:val="26"/>
          <w:szCs w:val="26"/>
          <w:lang w:val="en-US"/>
        </w:rPr>
      </w:pPr>
      <w:bookmarkStart w:id="173" w:name="h14"/>
      <w:r>
        <w:rPr>
          <w:rFonts w:ascii="Times New Roman" w:hAnsi="Times New Roman"/>
          <w:color w:val="000000"/>
          <w:sz w:val="26"/>
          <w:szCs w:val="26"/>
          <w:lang w:val="en-US"/>
        </w:rPr>
        <w:drawing>
          <wp:inline distT="0" distB="0" distL="0" distR="0">
            <wp:extent cx="5547104" cy="5311947"/>
            <wp:effectExtent l="1905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546790" cy="5311646"/>
                    </a:xfrm>
                    <a:prstGeom prst="rect">
                      <a:avLst/>
                    </a:prstGeom>
                    <a:noFill/>
                    <a:ln w="9525">
                      <a:noFill/>
                      <a:miter lim="800000"/>
                      <a:headEnd/>
                      <a:tailEnd/>
                    </a:ln>
                  </pic:spPr>
                </pic:pic>
              </a:graphicData>
            </a:graphic>
          </wp:inline>
        </w:drawing>
      </w:r>
      <w:bookmarkEnd w:id="173"/>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w:t>
      </w:r>
      <w:r w:rsidR="00274A98">
        <w:rPr>
          <w:rFonts w:ascii="Times New Roman" w:hAnsi="Times New Roman"/>
          <w:b/>
          <w:bCs/>
          <w:color w:val="1F497D"/>
          <w:sz w:val="26"/>
          <w:szCs w:val="26"/>
          <w:lang w:val="en-US"/>
        </w:rPr>
        <w:t>1</w:t>
      </w:r>
      <w:r w:rsidR="0081411F">
        <w:rPr>
          <w:rFonts w:ascii="Times New Roman" w:hAnsi="Times New Roman"/>
          <w:b/>
          <w:bCs/>
          <w:color w:val="1F497D"/>
          <w:sz w:val="26"/>
          <w:szCs w:val="26"/>
          <w:lang w:val="en-US"/>
        </w:rPr>
        <w:t>4</w:t>
      </w:r>
      <w:r w:rsidRPr="00656883">
        <w:rPr>
          <w:rFonts w:ascii="Times New Roman" w:hAnsi="Times New Roman"/>
          <w:b/>
          <w:bCs/>
          <w:color w:val="1F497D"/>
          <w:sz w:val="26"/>
          <w:szCs w:val="26"/>
        </w:rPr>
        <w:t>.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74" w:name="_Toc263794137"/>
      <w:bookmarkStart w:id="175" w:name="_Toc263794231"/>
      <w:bookmarkStart w:id="176" w:name="_Toc263794411"/>
      <w:bookmarkStart w:id="177" w:name="_Toc263796591"/>
      <w:bookmarkStart w:id="178" w:name="_Toc263796687"/>
      <w:bookmarkStart w:id="179" w:name="_Toc263796783"/>
      <w:bookmarkStart w:id="180" w:name="_Toc263796878"/>
      <w:bookmarkStart w:id="181" w:name="_Toc263797202"/>
      <w:bookmarkStart w:id="182" w:name="_Toc266204015"/>
      <w:bookmarkStart w:id="183" w:name="_Toc266204089"/>
      <w:bookmarkStart w:id="184" w:name="_Toc266244537"/>
      <w:bookmarkStart w:id="185" w:name="_Toc266244784"/>
      <w:bookmarkStart w:id="186" w:name="_Toc266246138"/>
      <w:bookmarkStart w:id="187" w:name="_Toc266246413"/>
      <w:bookmarkStart w:id="188" w:name="_Toc266246549"/>
      <w:bookmarkStart w:id="189" w:name="_Toc266246686"/>
      <w:bookmarkStart w:id="190" w:name="_Toc266246823"/>
      <w:bookmarkStart w:id="191" w:name="_Toc266246958"/>
      <w:bookmarkStart w:id="192" w:name="_Toc266247093"/>
      <w:bookmarkStart w:id="193" w:name="_Toc262558542"/>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94" w:name="_Toc263794138"/>
      <w:bookmarkStart w:id="195" w:name="_Toc263794232"/>
      <w:bookmarkStart w:id="196" w:name="_Toc263794412"/>
      <w:bookmarkStart w:id="197" w:name="_Toc263796592"/>
      <w:bookmarkStart w:id="198" w:name="_Toc263796688"/>
      <w:bookmarkStart w:id="199" w:name="_Toc263796784"/>
      <w:bookmarkStart w:id="200" w:name="_Toc263796879"/>
      <w:bookmarkStart w:id="201" w:name="_Toc263797203"/>
      <w:bookmarkStart w:id="202" w:name="_Toc266204016"/>
      <w:bookmarkStart w:id="203" w:name="_Toc266204090"/>
      <w:bookmarkStart w:id="204" w:name="_Toc266244538"/>
      <w:bookmarkStart w:id="205" w:name="_Toc266244785"/>
      <w:bookmarkStart w:id="206" w:name="_Toc266246139"/>
      <w:bookmarkStart w:id="207" w:name="_Toc266246414"/>
      <w:bookmarkStart w:id="208" w:name="_Toc266246550"/>
      <w:bookmarkStart w:id="209" w:name="_Toc266246687"/>
      <w:bookmarkStart w:id="210" w:name="_Toc266246824"/>
      <w:bookmarkStart w:id="211" w:name="_Toc266246959"/>
      <w:bookmarkStart w:id="212" w:name="_Toc266247094"/>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213" w:name="_Toc263794139"/>
      <w:bookmarkStart w:id="214" w:name="_Toc263794233"/>
      <w:bookmarkStart w:id="215" w:name="_Toc263794413"/>
      <w:bookmarkStart w:id="216" w:name="_Toc263796593"/>
      <w:bookmarkStart w:id="217" w:name="_Toc263796689"/>
      <w:bookmarkStart w:id="218" w:name="_Toc263796785"/>
      <w:bookmarkStart w:id="219" w:name="_Toc263796880"/>
      <w:bookmarkStart w:id="220" w:name="_Toc263797204"/>
      <w:bookmarkStart w:id="221" w:name="_Toc266204017"/>
      <w:bookmarkStart w:id="222" w:name="_Toc266204091"/>
      <w:bookmarkStart w:id="223" w:name="_Toc266244539"/>
      <w:bookmarkStart w:id="224" w:name="_Toc266244786"/>
      <w:bookmarkStart w:id="225" w:name="_Toc266246140"/>
      <w:bookmarkStart w:id="226" w:name="_Toc266246415"/>
      <w:bookmarkStart w:id="227" w:name="_Toc266246551"/>
      <w:bookmarkStart w:id="228" w:name="_Toc266246688"/>
      <w:bookmarkStart w:id="229" w:name="_Toc266246825"/>
      <w:bookmarkStart w:id="230" w:name="_Toc266246960"/>
      <w:bookmarkStart w:id="231" w:name="_Toc266247095"/>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AD09BC" w:rsidRPr="00BE7C7F" w:rsidRDefault="00AD09BC" w:rsidP="006F6A34">
      <w:pPr>
        <w:pStyle w:val="ListParagraph"/>
        <w:numPr>
          <w:ilvl w:val="0"/>
          <w:numId w:val="8"/>
        </w:numPr>
        <w:jc w:val="both"/>
        <w:outlineLvl w:val="0"/>
        <w:rPr>
          <w:rFonts w:ascii="Times New Roman" w:hAnsi="Times New Roman"/>
          <w:b/>
          <w:color w:val="000000"/>
          <w:sz w:val="26"/>
          <w:szCs w:val="26"/>
        </w:rPr>
      </w:pPr>
      <w:bookmarkStart w:id="232" w:name="_Toc266246141"/>
      <w:bookmarkStart w:id="233" w:name="_Toc266247096"/>
      <w:bookmarkEnd w:id="193"/>
      <w:r w:rsidRPr="00BE7C7F">
        <w:rPr>
          <w:rFonts w:ascii="Times New Roman" w:hAnsi="Times New Roman"/>
          <w:b/>
          <w:color w:val="000000"/>
          <w:sz w:val="26"/>
          <w:szCs w:val="26"/>
        </w:rPr>
        <w:t>Mô tả chức năng và các giao diện</w:t>
      </w:r>
      <w:bookmarkEnd w:id="232"/>
      <w:bookmarkEnd w:id="233"/>
    </w:p>
    <w:p w:rsidR="00AD09BC" w:rsidRPr="00BE7C7F" w:rsidRDefault="00AD09BC" w:rsidP="00E55D9A">
      <w:pPr>
        <w:pStyle w:val="ListParagraph"/>
        <w:numPr>
          <w:ilvl w:val="1"/>
          <w:numId w:val="8"/>
        </w:numPr>
        <w:jc w:val="both"/>
        <w:outlineLvl w:val="1"/>
        <w:rPr>
          <w:rFonts w:ascii="Times New Roman" w:hAnsi="Times New Roman"/>
          <w:b/>
          <w:color w:val="000000"/>
          <w:sz w:val="26"/>
          <w:szCs w:val="26"/>
        </w:rPr>
      </w:pPr>
      <w:bookmarkStart w:id="234" w:name="_Toc262558554"/>
      <w:bookmarkStart w:id="235" w:name="_Toc263796599"/>
      <w:bookmarkStart w:id="236" w:name="_Toc266246142"/>
      <w:bookmarkStart w:id="237" w:name="_Toc266247097"/>
      <w:r w:rsidRPr="00BE7C7F">
        <w:rPr>
          <w:rFonts w:ascii="Times New Roman" w:hAnsi="Times New Roman"/>
          <w:b/>
          <w:color w:val="000000"/>
          <w:sz w:val="26"/>
          <w:szCs w:val="26"/>
        </w:rPr>
        <w:t xml:space="preserve">Thiết kế </w:t>
      </w:r>
      <w:r w:rsidR="00DE6C77" w:rsidRPr="00BE7C7F">
        <w:rPr>
          <w:rFonts w:ascii="Times New Roman" w:hAnsi="Times New Roman"/>
          <w:b/>
          <w:color w:val="000000"/>
          <w:sz w:val="26"/>
          <w:szCs w:val="26"/>
        </w:rPr>
        <w:t>User</w:t>
      </w:r>
      <w:r w:rsidR="00DE6C77">
        <w:rPr>
          <w:rFonts w:ascii="Times New Roman" w:hAnsi="Times New Roman"/>
          <w:b/>
          <w:color w:val="000000"/>
          <w:sz w:val="26"/>
          <w:szCs w:val="26"/>
          <w:lang w:val="en-US"/>
        </w:rPr>
        <w:t>-</w:t>
      </w:r>
      <w:r w:rsidRPr="00BE7C7F">
        <w:rPr>
          <w:rFonts w:ascii="Times New Roman" w:hAnsi="Times New Roman"/>
          <w:b/>
          <w:color w:val="000000"/>
          <w:sz w:val="26"/>
          <w:szCs w:val="26"/>
        </w:rPr>
        <w:t>case</w:t>
      </w:r>
      <w:bookmarkEnd w:id="234"/>
      <w:bookmarkEnd w:id="235"/>
      <w:bookmarkEnd w:id="236"/>
      <w:bookmarkEnd w:id="237"/>
    </w:p>
    <w:p w:rsidR="00AD09BC" w:rsidRPr="00BE7C7F" w:rsidRDefault="00AD09BC" w:rsidP="006F6A34">
      <w:pPr>
        <w:pStyle w:val="ListParagraph"/>
        <w:numPr>
          <w:ilvl w:val="2"/>
          <w:numId w:val="8"/>
        </w:numPr>
        <w:jc w:val="both"/>
        <w:outlineLvl w:val="2"/>
        <w:rPr>
          <w:rFonts w:ascii="Times New Roman" w:hAnsi="Times New Roman"/>
          <w:b/>
          <w:color w:val="000000"/>
          <w:sz w:val="26"/>
          <w:szCs w:val="26"/>
        </w:rPr>
      </w:pPr>
      <w:bookmarkStart w:id="238" w:name="_Toc262558555"/>
      <w:bookmarkStart w:id="239" w:name="_Toc263796600"/>
      <w:bookmarkStart w:id="240" w:name="_Toc266246143"/>
      <w:bookmarkStart w:id="241" w:name="_Toc266247098"/>
      <w:r w:rsidRPr="00BE7C7F">
        <w:rPr>
          <w:rFonts w:ascii="Times New Roman" w:hAnsi="Times New Roman"/>
          <w:b/>
          <w:color w:val="000000"/>
          <w:sz w:val="26"/>
          <w:szCs w:val="26"/>
        </w:rPr>
        <w:t>Lược đồ User-case:</w:t>
      </w:r>
      <w:bookmarkEnd w:id="238"/>
      <w:bookmarkEnd w:id="239"/>
      <w:bookmarkEnd w:id="240"/>
      <w:bookmarkEnd w:id="241"/>
    </w:p>
    <w:p w:rsidR="0081411F" w:rsidRDefault="003A3888">
      <w:pPr>
        <w:pStyle w:val="ListParagraph"/>
        <w:keepNext/>
        <w:ind w:left="0"/>
        <w:jc w:val="both"/>
        <w:outlineLvl w:val="1"/>
      </w:pPr>
      <w:bookmarkStart w:id="242" w:name="h15"/>
      <w:r>
        <w:rPr>
          <w:rFonts w:ascii="Times New Roman" w:hAnsi="Times New Roman"/>
          <w:color w:val="000000"/>
          <w:sz w:val="26"/>
          <w:szCs w:val="26"/>
          <w:lang w:val="en-US"/>
        </w:rPr>
        <w:lastRenderedPageBreak/>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bookmarkEnd w:id="242"/>
    </w:p>
    <w:p w:rsidR="0081411F" w:rsidRDefault="00E55D9A">
      <w:pPr>
        <w:pStyle w:val="Caption"/>
        <w:jc w:val="center"/>
        <w:rPr>
          <w:rFonts w:ascii="Times New Roman" w:hAnsi="Times New Roman"/>
          <w:color w:val="000000"/>
          <w:sz w:val="26"/>
          <w:szCs w:val="26"/>
        </w:rPr>
      </w:pPr>
      <w:r>
        <w:t>H15</w:t>
      </w:r>
      <w:r w:rsidR="00996F0E">
        <w:t>. L</w:t>
      </w:r>
      <w:r w:rsidR="00996F0E">
        <w:rPr>
          <w:rFonts w:ascii="Times New Roman" w:hAnsi="Times New Roman"/>
          <w:lang w:val="vi-VN"/>
        </w:rPr>
        <w:t xml:space="preserve">ược đồ </w:t>
      </w:r>
      <w:r w:rsidR="00996F0E">
        <w:rPr>
          <w:rFonts w:ascii="Times New Roman" w:hAnsi="Times New Roman"/>
        </w:rPr>
        <w:t>User-Case</w:t>
      </w:r>
    </w:p>
    <w:p w:rsidR="00AD09BC" w:rsidRPr="00BE7C7F" w:rsidRDefault="00AD09BC" w:rsidP="006F6A34">
      <w:pPr>
        <w:pStyle w:val="ListParagraph"/>
        <w:numPr>
          <w:ilvl w:val="2"/>
          <w:numId w:val="8"/>
        </w:numPr>
        <w:jc w:val="both"/>
        <w:outlineLvl w:val="2"/>
        <w:rPr>
          <w:rFonts w:ascii="Times New Roman" w:hAnsi="Times New Roman"/>
          <w:b/>
          <w:color w:val="000000"/>
          <w:sz w:val="26"/>
          <w:szCs w:val="26"/>
        </w:rPr>
      </w:pPr>
      <w:bookmarkStart w:id="243" w:name="_Toc262558556"/>
      <w:bookmarkStart w:id="244" w:name="_Toc263796601"/>
      <w:bookmarkStart w:id="245" w:name="_Toc266246144"/>
      <w:bookmarkStart w:id="246" w:name="_Toc266247099"/>
      <w:r w:rsidRPr="00BE7C7F">
        <w:rPr>
          <w:rFonts w:ascii="Times New Roman" w:hAnsi="Times New Roman"/>
          <w:b/>
          <w:color w:val="000000"/>
          <w:sz w:val="26"/>
          <w:szCs w:val="26"/>
        </w:rPr>
        <w:t>Danh sách các Actor</w:t>
      </w:r>
      <w:bookmarkEnd w:id="243"/>
      <w:bookmarkEnd w:id="244"/>
      <w:bookmarkEnd w:id="245"/>
      <w:bookmarkEnd w:id="246"/>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5060BB">
        <w:tc>
          <w:tcPr>
            <w:tcW w:w="660"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C2D69B" w:themeFill="accent3" w:themeFillTint="99"/>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 xml:space="preserve">Các nhân viên có sử dụng đến </w:t>
            </w:r>
            <w:r w:rsidR="005A40F3">
              <w:rPr>
                <w:rFonts w:ascii="Times New Roman" w:hAnsi="Times New Roman"/>
                <w:color w:val="000000"/>
                <w:sz w:val="26"/>
                <w:szCs w:val="26"/>
              </w:rPr>
              <w:t>ứng dụng</w:t>
            </w:r>
            <w:r w:rsidRPr="00E74EDE">
              <w:rPr>
                <w:rFonts w:ascii="Times New Roman" w:hAnsi="Times New Roman"/>
                <w:color w:val="000000"/>
                <w:sz w:val="26"/>
                <w:szCs w:val="26"/>
              </w:rPr>
              <w:t xml:space="preserve">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4C6550">
      <w:pPr>
        <w:pStyle w:val="ListParagraph"/>
        <w:numPr>
          <w:ilvl w:val="2"/>
          <w:numId w:val="8"/>
        </w:numPr>
        <w:jc w:val="both"/>
        <w:outlineLvl w:val="2"/>
        <w:rPr>
          <w:rFonts w:ascii="Times New Roman" w:hAnsi="Times New Roman"/>
          <w:b/>
          <w:color w:val="000000"/>
          <w:sz w:val="26"/>
          <w:szCs w:val="26"/>
        </w:rPr>
      </w:pPr>
      <w:bookmarkStart w:id="247" w:name="_Toc262558557"/>
      <w:bookmarkStart w:id="248" w:name="_Toc263796602"/>
      <w:bookmarkStart w:id="249" w:name="_Toc266246145"/>
      <w:bookmarkStart w:id="250" w:name="_Toc266247100"/>
      <w:r w:rsidRPr="00BE7C7F">
        <w:rPr>
          <w:rFonts w:ascii="Times New Roman" w:hAnsi="Times New Roman"/>
          <w:b/>
          <w:color w:val="000000"/>
          <w:sz w:val="26"/>
          <w:szCs w:val="26"/>
        </w:rPr>
        <w:t>Danh sách các Use-case</w:t>
      </w:r>
      <w:bookmarkEnd w:id="247"/>
      <w:bookmarkEnd w:id="248"/>
      <w:bookmarkEnd w:id="249"/>
      <w:bookmarkEnd w:id="250"/>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5060BB">
        <w:tc>
          <w:tcPr>
            <w:tcW w:w="708" w:type="dxa"/>
            <w:shd w:val="clear" w:color="auto" w:fill="C2D69B" w:themeFill="accent3" w:themeFillTint="99"/>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C2D69B" w:themeFill="accent3" w:themeFillTint="99"/>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C2D69B" w:themeFill="accent3" w:themeFillTint="99"/>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Đăng nhập sử dụng </w:t>
            </w:r>
            <w:r w:rsidR="005A40F3">
              <w:rPr>
                <w:rFonts w:ascii="Times New Roman" w:hAnsi="Times New Roman"/>
                <w:color w:val="000000"/>
                <w:sz w:val="26"/>
                <w:szCs w:val="26"/>
              </w:rPr>
              <w:t>ứng dụng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Thay đổi (thêm, xóa, sửa) thông tin của nhân viên trên </w:t>
            </w:r>
            <w:r w:rsidR="005A40F3">
              <w:rPr>
                <w:rFonts w:ascii="Times New Roman" w:hAnsi="Times New Roman"/>
                <w:color w:val="000000"/>
                <w:sz w:val="26"/>
                <w:szCs w:val="26"/>
              </w:rPr>
              <w:t>ứng dụng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 xml:space="preserve">Thay đổi thông số </w:t>
            </w:r>
            <w:r w:rsidR="005A40F3">
              <w:rPr>
                <w:rFonts w:ascii="Times New Roman" w:hAnsi="Times New Roman"/>
                <w:color w:val="000000"/>
                <w:sz w:val="26"/>
                <w:szCs w:val="26"/>
              </w:rPr>
              <w:t>ứng dụng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251" w:name="_Toc262558558"/>
      <w:bookmarkStart w:id="252" w:name="_Toc263796603"/>
      <w:r>
        <w:rPr>
          <w:rFonts w:ascii="Times New Roman" w:hAnsi="Times New Roman"/>
          <w:color w:val="000000"/>
          <w:sz w:val="26"/>
          <w:szCs w:val="26"/>
          <w:lang w:val="en-US"/>
        </w:rPr>
        <w:t>Chi tiết đặc tả các Use-case: Xem phụ lục: Tài liệu kĩ thuật, phần đặc tả chi tiết Usecase</w:t>
      </w:r>
      <w:bookmarkEnd w:id="251"/>
      <w:bookmarkEnd w:id="252"/>
    </w:p>
    <w:p w:rsidR="00AD09BC" w:rsidRPr="00161B91" w:rsidRDefault="00AD09BC" w:rsidP="00816EF1">
      <w:pPr>
        <w:pStyle w:val="ListParagraph"/>
        <w:numPr>
          <w:ilvl w:val="1"/>
          <w:numId w:val="8"/>
        </w:numPr>
        <w:ind w:left="284" w:firstLine="0"/>
        <w:jc w:val="both"/>
        <w:outlineLvl w:val="1"/>
        <w:rPr>
          <w:rFonts w:ascii="Times New Roman" w:hAnsi="Times New Roman"/>
          <w:b/>
          <w:color w:val="000000"/>
          <w:sz w:val="26"/>
          <w:szCs w:val="26"/>
        </w:rPr>
      </w:pPr>
      <w:bookmarkStart w:id="253" w:name="_Toc262558573"/>
      <w:bookmarkStart w:id="254" w:name="_Toc263796618"/>
      <w:bookmarkStart w:id="255" w:name="_Toc266246146"/>
      <w:bookmarkStart w:id="256" w:name="_Toc266247101"/>
      <w:r w:rsidRPr="00161B91">
        <w:rPr>
          <w:rFonts w:ascii="Times New Roman" w:hAnsi="Times New Roman"/>
          <w:b/>
          <w:color w:val="000000"/>
          <w:sz w:val="26"/>
          <w:szCs w:val="26"/>
        </w:rPr>
        <w:t>Thiết kế giao diện</w:t>
      </w:r>
      <w:bookmarkEnd w:id="253"/>
      <w:bookmarkEnd w:id="254"/>
      <w:bookmarkEnd w:id="255"/>
      <w:bookmarkEnd w:id="256"/>
    </w:p>
    <w:p w:rsidR="00AD09BC" w:rsidRPr="00161B91" w:rsidRDefault="00AD09BC" w:rsidP="00816EF1">
      <w:pPr>
        <w:pStyle w:val="ListParagraph"/>
        <w:numPr>
          <w:ilvl w:val="2"/>
          <w:numId w:val="8"/>
        </w:numPr>
        <w:ind w:left="284" w:firstLine="0"/>
        <w:jc w:val="both"/>
        <w:outlineLvl w:val="2"/>
        <w:rPr>
          <w:rFonts w:ascii="Times New Roman" w:hAnsi="Times New Roman"/>
          <w:b/>
          <w:color w:val="000000"/>
          <w:sz w:val="26"/>
          <w:szCs w:val="26"/>
        </w:rPr>
      </w:pPr>
      <w:bookmarkStart w:id="257" w:name="_Toc262558574"/>
      <w:bookmarkStart w:id="258" w:name="_Toc263796619"/>
      <w:bookmarkStart w:id="259" w:name="_Toc266246147"/>
      <w:bookmarkStart w:id="260" w:name="_Toc266247102"/>
      <w:r w:rsidRPr="00161B91">
        <w:rPr>
          <w:rFonts w:ascii="Times New Roman" w:hAnsi="Times New Roman"/>
          <w:b/>
          <w:color w:val="000000"/>
          <w:sz w:val="26"/>
          <w:szCs w:val="26"/>
        </w:rPr>
        <w:t>Cấu trúc các màn hình xử lý chính</w:t>
      </w:r>
      <w:bookmarkEnd w:id="257"/>
      <w:bookmarkEnd w:id="258"/>
      <w:bookmarkEnd w:id="259"/>
      <w:bookmarkEnd w:id="260"/>
    </w:p>
    <w:p w:rsidR="0081411F" w:rsidRDefault="0081411F">
      <w:pPr>
        <w:pStyle w:val="ListParagraph"/>
        <w:keepNext/>
        <w:ind w:left="0"/>
        <w:jc w:val="both"/>
        <w:outlineLvl w:val="2"/>
      </w:pPr>
      <w:bookmarkStart w:id="261" w:name="h16"/>
      <w:r>
        <w:rPr>
          <w:rFonts w:ascii="Times New Roman" w:hAnsi="Times New Roman"/>
          <w:b/>
          <w:color w:val="000000"/>
          <w:sz w:val="26"/>
          <w:szCs w:val="26"/>
          <w:lang w:val="en-US"/>
        </w:rPr>
        <w:drawing>
          <wp:inline distT="0" distB="0" distL="0" distR="0">
            <wp:extent cx="4651375" cy="1687830"/>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651375" cy="1687830"/>
                    </a:xfrm>
                    <a:prstGeom prst="rect">
                      <a:avLst/>
                    </a:prstGeom>
                    <a:noFill/>
                    <a:ln w="9525">
                      <a:noFill/>
                      <a:miter lim="800000"/>
                      <a:headEnd/>
                      <a:tailEnd/>
                    </a:ln>
                  </pic:spPr>
                </pic:pic>
              </a:graphicData>
            </a:graphic>
          </wp:inline>
        </w:drawing>
      </w:r>
      <w:bookmarkEnd w:id="261"/>
    </w:p>
    <w:p w:rsidR="0081411F" w:rsidRDefault="004117C6">
      <w:pPr>
        <w:pStyle w:val="Caption"/>
        <w:jc w:val="center"/>
        <w:rPr>
          <w:rFonts w:ascii="Times New Roman" w:hAnsi="Times New Roman"/>
          <w:b w:val="0"/>
          <w:color w:val="000000"/>
          <w:sz w:val="26"/>
          <w:szCs w:val="26"/>
        </w:rPr>
      </w:pPr>
      <w:r>
        <w:t>H1</w:t>
      </w:r>
      <w:r w:rsidR="00A0119E">
        <w:t>6</w:t>
      </w:r>
      <w:r>
        <w:t>. C</w:t>
      </w:r>
      <w:r>
        <w:rPr>
          <w:rFonts w:ascii="Times New Roman" w:hAnsi="Times New Roman"/>
        </w:rPr>
        <w:t>ấu trúc màn hình chính</w:t>
      </w:r>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không sử dụng chương trình nữa,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sẽ tự động đăng xuất.</w:t>
      </w:r>
    </w:p>
    <w:p w:rsidR="00AD09BC" w:rsidRPr="00C900E0" w:rsidRDefault="00AD09BC" w:rsidP="006F6A34">
      <w:pPr>
        <w:pStyle w:val="ListParagraph"/>
        <w:numPr>
          <w:ilvl w:val="2"/>
          <w:numId w:val="8"/>
        </w:numPr>
        <w:ind w:left="284" w:firstLine="0"/>
        <w:jc w:val="both"/>
        <w:outlineLvl w:val="2"/>
        <w:rPr>
          <w:rFonts w:ascii="Times New Roman" w:hAnsi="Times New Roman"/>
          <w:b/>
          <w:color w:val="000000"/>
          <w:sz w:val="26"/>
          <w:szCs w:val="26"/>
        </w:rPr>
      </w:pPr>
      <w:bookmarkStart w:id="262" w:name="_Toc262558575"/>
      <w:bookmarkStart w:id="263" w:name="_Toc263796620"/>
      <w:bookmarkStart w:id="264" w:name="_Toc266246148"/>
      <w:bookmarkStart w:id="265" w:name="_Toc266247103"/>
      <w:r w:rsidRPr="003D22F6">
        <w:rPr>
          <w:rFonts w:ascii="Times New Roman" w:hAnsi="Times New Roman"/>
          <w:b/>
          <w:color w:val="000000"/>
          <w:sz w:val="26"/>
          <w:szCs w:val="26"/>
        </w:rPr>
        <w:t>Danh sách các màn hình xử lý chính</w:t>
      </w:r>
      <w:bookmarkEnd w:id="262"/>
      <w:bookmarkEnd w:id="263"/>
      <w:bookmarkEnd w:id="264"/>
      <w:bookmarkEnd w:id="265"/>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5060BB">
        <w:tc>
          <w:tcPr>
            <w:tcW w:w="742" w:type="dxa"/>
            <w:shd w:val="clear" w:color="auto" w:fill="C2D69B" w:themeFill="accent3" w:themeFillTint="99"/>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C2D69B" w:themeFill="accent3" w:themeFillTint="99"/>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C2D69B" w:themeFill="accent3" w:themeFillTint="99"/>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Trang thông báo các lỗi xảy ra trong quá trình sử dụng </w:t>
            </w:r>
            <w:r w:rsidR="005A40F3">
              <w:rPr>
                <w:rFonts w:ascii="Times New Roman" w:hAnsi="Times New Roman"/>
                <w:color w:val="000000"/>
                <w:sz w:val="26"/>
                <w:szCs w:val="26"/>
              </w:rPr>
              <w:t>ứng dụng</w:t>
            </w:r>
          </w:p>
        </w:tc>
      </w:tr>
    </w:tbl>
    <w:p w:rsidR="00AD09BC" w:rsidRPr="00C900E0" w:rsidRDefault="00AD09BC" w:rsidP="006F6A34">
      <w:pPr>
        <w:pStyle w:val="ListParagraph"/>
        <w:numPr>
          <w:ilvl w:val="2"/>
          <w:numId w:val="8"/>
        </w:numPr>
        <w:ind w:left="284" w:firstLine="0"/>
        <w:jc w:val="both"/>
        <w:outlineLvl w:val="2"/>
        <w:rPr>
          <w:rFonts w:ascii="Times New Roman" w:hAnsi="Times New Roman"/>
          <w:b/>
          <w:color w:val="000000"/>
          <w:sz w:val="26"/>
          <w:szCs w:val="26"/>
        </w:rPr>
      </w:pPr>
      <w:bookmarkStart w:id="266" w:name="_Toc262558576"/>
      <w:bookmarkStart w:id="267" w:name="_Toc263796621"/>
      <w:bookmarkStart w:id="268" w:name="_Toc266246149"/>
      <w:bookmarkStart w:id="269" w:name="_Toc266247104"/>
      <w:r w:rsidRPr="003D22F6">
        <w:rPr>
          <w:rFonts w:ascii="Times New Roman" w:hAnsi="Times New Roman"/>
          <w:b/>
          <w:color w:val="000000"/>
          <w:sz w:val="26"/>
          <w:szCs w:val="26"/>
        </w:rPr>
        <w:t>Mô tả chi tiết từng màn hình xử lý chính</w:t>
      </w:r>
      <w:bookmarkEnd w:id="266"/>
      <w:bookmarkEnd w:id="267"/>
      <w:bookmarkEnd w:id="268"/>
      <w:bookmarkEnd w:id="269"/>
    </w:p>
    <w:p w:rsidR="00AD09BC" w:rsidRPr="00161B91"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70" w:name="_Toc262558577"/>
      <w:bookmarkStart w:id="271" w:name="_Toc263796622"/>
      <w:bookmarkStart w:id="272" w:name="_Toc266246150"/>
      <w:bookmarkStart w:id="273" w:name="_Toc266247105"/>
      <w:r w:rsidRPr="00161B91">
        <w:rPr>
          <w:rFonts w:ascii="Times New Roman" w:hAnsi="Times New Roman"/>
          <w:b/>
          <w:color w:val="000000"/>
          <w:sz w:val="26"/>
          <w:szCs w:val="26"/>
        </w:rPr>
        <w:lastRenderedPageBreak/>
        <w:t>Màn hình Đăng nhập:</w:t>
      </w:r>
      <w:bookmarkEnd w:id="270"/>
      <w:bookmarkEnd w:id="271"/>
      <w:bookmarkEnd w:id="272"/>
      <w:bookmarkEnd w:id="273"/>
    </w:p>
    <w:bookmarkStart w:id="274" w:name="M1"/>
    <w:p w:rsidR="00AD09BC" w:rsidRDefault="00D737D5"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 id="_x0000_s1282" type="#_x0000_t75" style="position:absolute;left:1432;top:2332;width:8931;height:2351" o:preferrelative="f">
              <v:fill o:detectmouseclick="t"/>
              <v:path o:extrusionok="t" o:connecttype="none"/>
              <o:lock v:ext="edit" text="t"/>
            </v:shape>
            <v:group id="_x0000_s1329" style="position:absolute;left:1432;top:2332;width:8931;height:2351" coordorigin="1432,2332" coordsize="8931,2351">
              <v:shape id="_x0000_s1283" type="#_x0000_t75" style="position:absolute;left:5708;top:2332;width:4655;height:2351">
                <v:imagedata r:id="rId23" o:title=""/>
              </v:shape>
              <v:shape id="_x0000_s1284" type="#_x0000_t75" style="position:absolute;left:1432;top:2332;width:4189;height:2116">
                <v:imagedata r:id="rId24" o:title=""/>
              </v:shape>
            </v:group>
            <w10:wrap type="none"/>
            <w10:anchorlock/>
          </v:group>
        </w:pict>
      </w:r>
      <w:bookmarkEnd w:id="274"/>
    </w:p>
    <w:p w:rsidR="003E7E33" w:rsidRPr="003E7E33" w:rsidRDefault="003E7E33" w:rsidP="003E7E33">
      <w:pPr>
        <w:pStyle w:val="Caption"/>
        <w:jc w:val="center"/>
        <w:rPr>
          <w:rFonts w:ascii="Times New Roman" w:hAnsi="Times New Roman"/>
          <w:color w:val="000000"/>
          <w:sz w:val="26"/>
          <w:szCs w:val="26"/>
        </w:rPr>
      </w:pPr>
      <w:r>
        <w:t>M1. Màn hình đăng nh</w:t>
      </w:r>
      <w:r>
        <w:rPr>
          <w:rFonts w:ascii="Times New Roman" w:hAnsi="Times New Roman"/>
        </w:rPr>
        <w:t>ập</w:t>
      </w:r>
    </w:p>
    <w:p w:rsidR="003E7E33" w:rsidRDefault="003E7E33" w:rsidP="00D26559">
      <w:pPr>
        <w:pStyle w:val="ListParagraph"/>
        <w:ind w:left="0"/>
        <w:jc w:val="both"/>
        <w:rPr>
          <w:rFonts w:ascii="Times New Roman" w:hAnsi="Times New Roman"/>
          <w:color w:val="000000"/>
          <w:sz w:val="26"/>
          <w:szCs w:val="26"/>
          <w:lang w:val="en-US"/>
        </w:rPr>
      </w:pP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5060BB">
        <w:trPr>
          <w:jc w:val="center"/>
        </w:trPr>
        <w:tc>
          <w:tcPr>
            <w:tcW w:w="738"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C2D69B" w:themeFill="accent3" w:themeFillTint="99"/>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Thẻ chứa nội dung đăng nhập </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người dùng </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Mật khẩu tương ứng giúp người dùng đăng nhập </w:t>
            </w:r>
            <w:r w:rsidR="005A40F3">
              <w:rPr>
                <w:rFonts w:ascii="Times New Roman" w:hAnsi="Times New Roman"/>
                <w:color w:val="000000"/>
                <w:sz w:val="26"/>
                <w:szCs w:val="26"/>
                <w:lang w:val="en-US"/>
              </w:rPr>
              <w:t>ứng dụng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1430E6">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Kiểm tra giá trị tên người dùng và mật khẩu chính xác không. Nếu chính xác, </w:t>
            </w:r>
            <w:r w:rsidR="005A40F3">
              <w:rPr>
                <w:rFonts w:ascii="Times New Roman" w:hAnsi="Times New Roman"/>
                <w:color w:val="000000"/>
                <w:sz w:val="26"/>
                <w:szCs w:val="26"/>
                <w:lang w:val="en-US"/>
              </w:rPr>
              <w:t>ứng dụng</w:t>
            </w:r>
            <w:r w:rsidRPr="00622175">
              <w:rPr>
                <w:rFonts w:ascii="Times New Roman" w:hAnsi="Times New Roman"/>
                <w:color w:val="000000"/>
                <w:sz w:val="26"/>
                <w:szCs w:val="26"/>
                <w:lang w:val="en-US"/>
              </w:rPr>
              <w:t xml:space="preserve"> sẽ chuyển đến trang giao diện tương ứng với người sử dụng </w:t>
            </w:r>
            <w:r w:rsidR="005A40F3">
              <w:rPr>
                <w:rFonts w:ascii="Times New Roman" w:hAnsi="Times New Roman"/>
                <w:color w:val="000000"/>
                <w:sz w:val="26"/>
                <w:szCs w:val="26"/>
                <w:lang w:val="en-US"/>
              </w:rPr>
              <w:t>ứng dụng</w:t>
            </w:r>
            <w:r w:rsidR="001430E6">
              <w:rPr>
                <w:rFonts w:ascii="Times New Roman" w:hAnsi="Times New Roman"/>
                <w:color w:val="000000"/>
                <w:sz w:val="26"/>
                <w:szCs w:val="26"/>
                <w:lang w:val="en-US"/>
              </w:rPr>
              <w:t>, n</w:t>
            </w:r>
            <w:r w:rsidRPr="00622175">
              <w:rPr>
                <w:rFonts w:ascii="Times New Roman" w:hAnsi="Times New Roman"/>
                <w:color w:val="000000"/>
                <w:sz w:val="26"/>
                <w:szCs w:val="26"/>
                <w:lang w:val="en-US"/>
              </w:rPr>
              <w:t xml:space="preserve">ếu không, </w:t>
            </w:r>
            <w:r w:rsidR="001430E6">
              <w:rPr>
                <w:rFonts w:ascii="Times New Roman" w:hAnsi="Times New Roman"/>
                <w:color w:val="000000"/>
                <w:sz w:val="26"/>
                <w:szCs w:val="26"/>
                <w:lang w:val="en-US"/>
              </w:rPr>
              <w:t xml:space="preserve">sẽ </w:t>
            </w:r>
            <w:r w:rsidRPr="00622175">
              <w:rPr>
                <w:rFonts w:ascii="Times New Roman" w:hAnsi="Times New Roman"/>
                <w:color w:val="000000"/>
                <w:sz w:val="26"/>
                <w:szCs w:val="26"/>
                <w:lang w:val="en-US"/>
              </w:rPr>
              <w:t>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Thẻ chứa nội dung cài đặt cho cơ sở dữ liệu đang sử dụng, cho phép người dùng thay đổi giá trị thích hợp để có thể đăng nhập đúng vào cơ sở dự liệu của </w:t>
            </w:r>
            <w:r w:rsidR="005A40F3">
              <w:rPr>
                <w:rFonts w:ascii="Times New Roman" w:hAnsi="Times New Roman"/>
                <w:color w:val="000000"/>
                <w:sz w:val="26"/>
                <w:szCs w:val="26"/>
                <w:lang w:val="en-US"/>
              </w:rPr>
              <w:t>ứng dụng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Combobox chứa các cơ sở dữ liệu khác nhau mà </w:t>
            </w:r>
            <w:r w:rsidR="005A40F3">
              <w:rPr>
                <w:rFonts w:ascii="Times New Roman" w:hAnsi="Times New Roman"/>
                <w:color w:val="000000"/>
                <w:sz w:val="26"/>
                <w:szCs w:val="26"/>
                <w:lang w:val="en-US"/>
              </w:rPr>
              <w:t>ứng dụng</w:t>
            </w:r>
            <w:r w:rsidRPr="00622175">
              <w:rPr>
                <w:rFonts w:ascii="Times New Roman" w:hAnsi="Times New Roman"/>
                <w:color w:val="000000"/>
                <w:sz w:val="26"/>
                <w:szCs w:val="26"/>
                <w:lang w:val="en-US"/>
              </w:rPr>
              <w:t xml:space="preserve">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03697A" w:rsidRDefault="0003697A" w:rsidP="00D26559">
      <w:pPr>
        <w:pStyle w:val="ListParagraph"/>
        <w:spacing w:after="0"/>
        <w:ind w:left="0"/>
        <w:jc w:val="both"/>
        <w:rPr>
          <w:rFonts w:ascii="Times New Roman" w:hAnsi="Times New Roman"/>
          <w:color w:val="000000"/>
          <w:sz w:val="26"/>
          <w:szCs w:val="26"/>
          <w:lang w:val="en-US"/>
        </w:rPr>
      </w:pPr>
    </w:p>
    <w:p w:rsidR="00AD09BC" w:rsidRPr="0003697A"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75" w:name="_Toc262558578"/>
      <w:bookmarkStart w:id="276" w:name="_Toc263796623"/>
      <w:bookmarkStart w:id="277" w:name="_Toc266246151"/>
      <w:bookmarkStart w:id="278" w:name="_Toc266247106"/>
      <w:r w:rsidRPr="00161B91">
        <w:rPr>
          <w:rFonts w:ascii="Times New Roman" w:hAnsi="Times New Roman"/>
          <w:b/>
          <w:color w:val="000000"/>
          <w:sz w:val="26"/>
          <w:szCs w:val="26"/>
        </w:rPr>
        <w:lastRenderedPageBreak/>
        <w:t>Trang Báo lỗi:</w:t>
      </w:r>
      <w:bookmarkEnd w:id="275"/>
      <w:bookmarkEnd w:id="276"/>
      <w:bookmarkEnd w:id="277"/>
      <w:bookmarkEnd w:id="278"/>
    </w:p>
    <w:p w:rsidR="00AD09BC" w:rsidRDefault="00D737D5" w:rsidP="00161B91">
      <w:pPr>
        <w:pStyle w:val="ListParagraph"/>
        <w:ind w:left="284"/>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85" editas="canvas" style="width:218.85pt;height:69.65pt;mso-position-horizontal-relative:char;mso-position-vertical-relative:line" coordorigin="3905,14231" coordsize="4377,1393">
            <o:lock v:ext="edit" aspectratio="t"/>
            <v:shape id="_x0000_s1286" type="#_x0000_t75" style="position:absolute;left:3905;top:14231;width:4377;height:1393" o:preferrelative="f">
              <v:fill o:detectmouseclick="t"/>
              <v:path o:extrusionok="t" o:connecttype="none"/>
              <o:lock v:ext="edit" text="t"/>
            </v:shape>
            <v:group id="_x0000_s1330" style="position:absolute;left:3913;top:14239;width:4361;height:1377" coordorigin="5628,3045" coordsize="3479,1098">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326719" w:rsidRPr="00D26559" w:rsidRDefault="00326719"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group>
            <v:shape id="_x0000_s1291" type="#_x0000_t202" style="position:absolute;left:3913;top:14239;width:4361;height:952" filled="f" stroked="f">
              <v:textbox style="mso-next-textbox:#_x0000_s1291">
                <w:txbxContent>
                  <w:p w:rsidR="00326719" w:rsidRDefault="00326719" w:rsidP="001D5C20">
                    <w:pPr>
                      <w:rPr>
                        <w:rFonts w:ascii="Times New Roman" w:hAnsi="Times New Roman"/>
                        <w:b/>
                        <w:sz w:val="18"/>
                        <w:szCs w:val="18"/>
                        <w:lang w:val="en-US"/>
                      </w:rPr>
                    </w:pPr>
                    <w:r>
                      <w:rPr>
                        <w:rFonts w:ascii="Times New Roman" w:hAnsi="Times New Roman"/>
                        <w:b/>
                        <w:sz w:val="18"/>
                        <w:szCs w:val="18"/>
                        <w:lang w:val="en-US"/>
                      </w:rPr>
                      <w:t>Lỗi!</w:t>
                    </w:r>
                    <w:bookmarkStart w:id="279" w:name="M2"/>
                    <w:bookmarkEnd w:id="279"/>
                  </w:p>
                  <w:p w:rsidR="00326719" w:rsidRPr="001D5C20" w:rsidRDefault="00326719"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3E7E33" w:rsidRPr="003E7E33" w:rsidRDefault="003E7E33" w:rsidP="003E7E33">
      <w:pPr>
        <w:pStyle w:val="Caption"/>
        <w:jc w:val="center"/>
        <w:rPr>
          <w:rFonts w:ascii="Times New Roman" w:hAnsi="Times New Roman"/>
          <w:color w:val="000000"/>
          <w:sz w:val="26"/>
          <w:szCs w:val="26"/>
        </w:rPr>
      </w:pPr>
      <w:r>
        <w:t>M</w:t>
      </w:r>
      <w:r w:rsidR="00D303EC">
        <w:t>2</w:t>
      </w:r>
      <w:r>
        <w:t>. Màn hình thông báo l</w:t>
      </w:r>
      <w:r>
        <w:rPr>
          <w:rFonts w:ascii="Times New Roman" w:hAnsi="Times New Roman"/>
        </w:rPr>
        <w:t>ỗi</w:t>
      </w:r>
    </w:p>
    <w:p w:rsidR="003E7E33" w:rsidRPr="00C900E0" w:rsidRDefault="003E7E33" w:rsidP="00161B91">
      <w:pPr>
        <w:pStyle w:val="ListParagraph"/>
        <w:ind w:left="284"/>
        <w:jc w:val="center"/>
        <w:rPr>
          <w:rFonts w:ascii="Times New Roman" w:hAnsi="Times New Roman"/>
          <w:color w:val="000000"/>
          <w:sz w:val="26"/>
          <w:szCs w:val="26"/>
        </w:rPr>
      </w:pP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w:t>
      </w:r>
      <w:r w:rsidR="005A40F3">
        <w:rPr>
          <w:rFonts w:ascii="Times New Roman" w:hAnsi="Times New Roman"/>
          <w:color w:val="000000"/>
          <w:sz w:val="26"/>
          <w:szCs w:val="26"/>
        </w:rPr>
        <w:t>ứng dụng</w:t>
      </w:r>
      <w:r w:rsidRPr="003D22F6">
        <w:rPr>
          <w:rFonts w:ascii="Times New Roman" w:hAnsi="Times New Roman"/>
          <w:color w:val="000000"/>
          <w:sz w:val="26"/>
          <w:szCs w:val="26"/>
        </w:rPr>
        <w:t xml:space="preserve"> sẽ gửi nội dung lỗi vào màn hình và thể hiện lên cho người sử dụng biết để sửa lỗi.</w:t>
      </w:r>
    </w:p>
    <w:p w:rsidR="00AD09BC" w:rsidRPr="006C1EE4"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80" w:name="_Toc262558579"/>
      <w:bookmarkStart w:id="281" w:name="_Toc263796624"/>
      <w:bookmarkStart w:id="282" w:name="_Toc266246152"/>
      <w:bookmarkStart w:id="283" w:name="_Toc266247107"/>
      <w:r w:rsidRPr="00161B91">
        <w:rPr>
          <w:rFonts w:ascii="Times New Roman" w:hAnsi="Times New Roman"/>
          <w:b/>
          <w:color w:val="000000"/>
          <w:sz w:val="26"/>
          <w:szCs w:val="26"/>
        </w:rPr>
        <w:t>Trang Nhân viên:</w:t>
      </w:r>
      <w:bookmarkEnd w:id="280"/>
      <w:bookmarkEnd w:id="281"/>
      <w:bookmarkEnd w:id="282"/>
      <w:bookmarkEnd w:id="283"/>
    </w:p>
    <w:p w:rsidR="00AD09BC" w:rsidRPr="00D26559" w:rsidRDefault="00AD09BC" w:rsidP="00F02117">
      <w:pPr>
        <w:pStyle w:val="ListParagraph"/>
        <w:numPr>
          <w:ilvl w:val="0"/>
          <w:numId w:val="54"/>
        </w:numPr>
        <w:ind w:left="0" w:firstLine="720"/>
        <w:jc w:val="both"/>
        <w:outlineLvl w:val="4"/>
        <w:rPr>
          <w:rFonts w:ascii="Times New Roman" w:hAnsi="Times New Roman"/>
          <w:color w:val="000000"/>
          <w:sz w:val="26"/>
          <w:szCs w:val="26"/>
        </w:rPr>
      </w:pPr>
      <w:bookmarkStart w:id="284" w:name="_Toc266246153"/>
      <w:bookmarkStart w:id="285" w:name="_Toc266247108"/>
      <w:r w:rsidRPr="00D26559">
        <w:rPr>
          <w:rFonts w:ascii="Times New Roman" w:hAnsi="Times New Roman"/>
          <w:color w:val="000000"/>
          <w:sz w:val="26"/>
          <w:szCs w:val="26"/>
          <w:lang w:val="en-US"/>
        </w:rPr>
        <w:t>Màn hình chính</w:t>
      </w:r>
      <w:bookmarkEnd w:id="284"/>
      <w:bookmarkEnd w:id="285"/>
    </w:p>
    <w:bookmarkStart w:id="286" w:name="_Toc266246154"/>
    <w:bookmarkStart w:id="287" w:name="M3"/>
    <w:bookmarkEnd w:id="286"/>
    <w:p w:rsidR="00AD09BC" w:rsidRDefault="00D737D5" w:rsidP="00F02117">
      <w:pPr>
        <w:pStyle w:val="ListParagraph"/>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r>
      <w:r>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5" o:title=""/>
            </v:shape>
            <v:shape id="_x0000_s1295" type="#_x0000_t75" style="position:absolute;left:5980;top:6991;width:4599;height:3220">
              <v:imagedata r:id="rId26" o:title=""/>
            </v:shape>
            <w10:wrap type="none"/>
            <w10:anchorlock/>
          </v:group>
        </w:pict>
      </w:r>
      <w:bookmarkEnd w:id="287"/>
    </w:p>
    <w:p w:rsidR="00D303EC" w:rsidRPr="00D303EC" w:rsidRDefault="00D303EC" w:rsidP="00F02117">
      <w:pPr>
        <w:pStyle w:val="Caption"/>
        <w:jc w:val="center"/>
        <w:rPr>
          <w:rFonts w:ascii="Times New Roman" w:hAnsi="Times New Roman"/>
          <w:color w:val="000000"/>
          <w:sz w:val="26"/>
          <w:szCs w:val="26"/>
          <w:lang w:val="vi-VN"/>
        </w:rPr>
      </w:pPr>
      <w:r>
        <w:t>M3. Màn hình chính nhân viên th</w:t>
      </w:r>
      <w:r>
        <w:rPr>
          <w:rFonts w:ascii="Times New Roman" w:hAnsi="Times New Roman"/>
          <w:lang w:val="vi-VN"/>
        </w:rPr>
        <w:t>ừa hành</w:t>
      </w:r>
    </w:p>
    <w:p w:rsidR="00D303EC" w:rsidRDefault="00D303EC" w:rsidP="00D26559">
      <w:pPr>
        <w:pStyle w:val="ListParagraph"/>
        <w:ind w:left="0"/>
        <w:jc w:val="center"/>
        <w:outlineLvl w:val="3"/>
        <w:rPr>
          <w:rFonts w:ascii="Times New Roman" w:hAnsi="Times New Roman"/>
          <w:b/>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3E7E33">
        <w:tc>
          <w:tcPr>
            <w:tcW w:w="918"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luồng công việc tương ứng của quy trình. Trong đó, nhân viên chỉ có thể tương tác với các công việc dưới trách nhiệm của mình. Các tương tác bao gồm: Xem thông tin, bắt đầu công việc, chỉnh sửa hiện trạng công việc, kết thúc công việc và cập nhật báo cáo kết quả công việc.</w:t>
            </w:r>
          </w:p>
        </w:tc>
      </w:tr>
    </w:tbl>
    <w:p w:rsidR="00D8480C" w:rsidRDefault="00D8480C" w:rsidP="00D8480C">
      <w:pPr>
        <w:pStyle w:val="ListParagraph"/>
        <w:jc w:val="both"/>
        <w:outlineLvl w:val="3"/>
        <w:rPr>
          <w:rFonts w:ascii="Times New Roman" w:hAnsi="Times New Roman"/>
          <w:color w:val="000000"/>
          <w:sz w:val="26"/>
          <w:szCs w:val="26"/>
          <w:lang w:val="en-US"/>
        </w:rPr>
      </w:pPr>
    </w:p>
    <w:p w:rsidR="00D8480C" w:rsidRPr="00D8480C" w:rsidRDefault="00D8480C" w:rsidP="00D8480C">
      <w:pPr>
        <w:pStyle w:val="ListParagraph"/>
        <w:jc w:val="both"/>
        <w:outlineLvl w:val="3"/>
        <w:rPr>
          <w:rFonts w:ascii="Times New Roman" w:hAnsi="Times New Roman"/>
          <w:color w:val="000000"/>
          <w:sz w:val="26"/>
          <w:szCs w:val="26"/>
        </w:rPr>
      </w:pPr>
    </w:p>
    <w:p w:rsidR="00F02117" w:rsidRPr="00F02117" w:rsidRDefault="00AD09BC" w:rsidP="00F02117">
      <w:pPr>
        <w:pStyle w:val="ListParagraph"/>
        <w:numPr>
          <w:ilvl w:val="0"/>
          <w:numId w:val="54"/>
        </w:numPr>
        <w:ind w:left="0" w:firstLine="720"/>
        <w:jc w:val="both"/>
        <w:outlineLvl w:val="4"/>
        <w:rPr>
          <w:rFonts w:ascii="Times New Roman" w:hAnsi="Times New Roman"/>
          <w:color w:val="000000"/>
          <w:sz w:val="26"/>
          <w:szCs w:val="26"/>
        </w:rPr>
      </w:pPr>
      <w:bookmarkStart w:id="288" w:name="_Toc266247109"/>
      <w:bookmarkStart w:id="289" w:name="_Toc266246155"/>
      <w:r>
        <w:rPr>
          <w:rFonts w:ascii="Times New Roman" w:hAnsi="Times New Roman"/>
          <w:color w:val="000000"/>
          <w:sz w:val="26"/>
          <w:szCs w:val="26"/>
          <w:lang w:val="en-US"/>
        </w:rPr>
        <w:t>Thông tin cá nhân:</w:t>
      </w:r>
      <w:bookmarkEnd w:id="288"/>
      <w:r>
        <w:rPr>
          <w:rFonts w:ascii="Times New Roman" w:hAnsi="Times New Roman"/>
          <w:color w:val="000000"/>
          <w:sz w:val="26"/>
          <w:szCs w:val="26"/>
          <w:lang w:val="en-US"/>
        </w:rPr>
        <w:t xml:space="preserve"> </w:t>
      </w:r>
    </w:p>
    <w:p w:rsidR="00AD09BC" w:rsidRPr="00D26559" w:rsidRDefault="00AD09BC" w:rsidP="00F02117">
      <w:pPr>
        <w:pStyle w:val="ListParagraph"/>
        <w:jc w:val="both"/>
        <w:rPr>
          <w:rFonts w:ascii="Times New Roman" w:hAnsi="Times New Roman"/>
          <w:color w:val="000000"/>
          <w:sz w:val="26"/>
          <w:szCs w:val="26"/>
        </w:rPr>
      </w:pPr>
      <w:r>
        <w:rPr>
          <w:rFonts w:ascii="Times New Roman" w:hAnsi="Times New Roman"/>
          <w:color w:val="000000"/>
          <w:sz w:val="26"/>
          <w:szCs w:val="26"/>
          <w:lang w:val="en-US"/>
        </w:rPr>
        <w:t>Cho phép thay đổi thông tin cá nhân người dùng</w:t>
      </w:r>
      <w:bookmarkEnd w:id="289"/>
    </w:p>
    <w:p w:rsidR="00AD09BC" w:rsidRDefault="003A3888" w:rsidP="005A52A3">
      <w:pPr>
        <w:pStyle w:val="ListParagraph"/>
        <w:ind w:left="0"/>
        <w:jc w:val="center"/>
        <w:rPr>
          <w:rFonts w:ascii="Times New Roman" w:hAnsi="Times New Roman"/>
          <w:color w:val="000000"/>
          <w:sz w:val="26"/>
          <w:szCs w:val="26"/>
          <w:lang w:val="en-US"/>
        </w:rPr>
      </w:pPr>
      <w:bookmarkStart w:id="290" w:name="M4"/>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27"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bookmarkEnd w:id="290"/>
    </w:p>
    <w:p w:rsidR="00D303EC" w:rsidRPr="00FC4B07" w:rsidRDefault="00D303EC" w:rsidP="00D303EC">
      <w:pPr>
        <w:pStyle w:val="Caption"/>
        <w:jc w:val="center"/>
        <w:rPr>
          <w:rFonts w:ascii="Times New Roman" w:hAnsi="Times New Roman"/>
          <w:color w:val="000000"/>
          <w:sz w:val="26"/>
          <w:szCs w:val="26"/>
        </w:rPr>
      </w:pPr>
      <w:r>
        <w:t>M4. Màn hình c</w:t>
      </w:r>
      <w:r w:rsidR="00FC4B07">
        <w:rPr>
          <w:rFonts w:ascii="Times New Roman" w:hAnsi="Times New Roman"/>
        </w:rPr>
        <w:t>ập nhật thông tin cá nhân</w:t>
      </w:r>
    </w:p>
    <w:p w:rsidR="00D303EC" w:rsidRPr="00D303EC" w:rsidRDefault="00D303EC" w:rsidP="005A52A3">
      <w:pPr>
        <w:pStyle w:val="ListParagraph"/>
        <w:ind w:left="0"/>
        <w:jc w:val="center"/>
        <w:rPr>
          <w:rFonts w:ascii="Times New Roman" w:hAnsi="Times New Roman"/>
          <w:color w:val="000000"/>
          <w:sz w:val="26"/>
          <w:szCs w:val="26"/>
          <w:lang w:val="en-US"/>
        </w:rPr>
      </w:pPr>
    </w:p>
    <w:p w:rsidR="00AD09BC" w:rsidRPr="005A52A3" w:rsidRDefault="00AD09BC" w:rsidP="006F6A34">
      <w:pPr>
        <w:pStyle w:val="ListParagraph"/>
        <w:numPr>
          <w:ilvl w:val="3"/>
          <w:numId w:val="8"/>
        </w:numPr>
        <w:ind w:left="284" w:firstLine="0"/>
        <w:jc w:val="both"/>
        <w:outlineLvl w:val="3"/>
        <w:rPr>
          <w:rFonts w:ascii="Times New Roman" w:hAnsi="Times New Roman"/>
          <w:b/>
          <w:color w:val="000000"/>
          <w:sz w:val="26"/>
          <w:szCs w:val="26"/>
        </w:rPr>
      </w:pPr>
      <w:bookmarkStart w:id="291" w:name="_Toc262558580"/>
      <w:bookmarkStart w:id="292" w:name="_Toc263796625"/>
      <w:bookmarkStart w:id="293" w:name="_Toc266246156"/>
      <w:bookmarkStart w:id="294" w:name="_Toc266247110"/>
      <w:r w:rsidRPr="005A52A3">
        <w:rPr>
          <w:rFonts w:ascii="Times New Roman" w:hAnsi="Times New Roman"/>
          <w:b/>
          <w:color w:val="000000"/>
          <w:sz w:val="26"/>
          <w:szCs w:val="26"/>
        </w:rPr>
        <w:t>Trang Quản Lý:</w:t>
      </w:r>
      <w:bookmarkEnd w:id="291"/>
      <w:bookmarkEnd w:id="292"/>
      <w:bookmarkEnd w:id="293"/>
      <w:bookmarkEnd w:id="294"/>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p w:rsidR="00272436" w:rsidRPr="00272436" w:rsidRDefault="00272436" w:rsidP="00272436">
      <w:pPr>
        <w:pStyle w:val="Caption"/>
        <w:jc w:val="center"/>
        <w:rPr>
          <w:rFonts w:ascii="Times New Roman" w:hAnsi="Times New Roman"/>
          <w:color w:val="000000"/>
          <w:sz w:val="26"/>
          <w:szCs w:val="26"/>
        </w:rPr>
      </w:pPr>
      <w:bookmarkStart w:id="295" w:name="h17"/>
      <w:r>
        <w:rPr>
          <w:rFonts w:ascii="Times New Roman" w:hAnsi="Times New Roman"/>
          <w:noProof/>
          <w:color w:val="000000"/>
          <w:sz w:val="26"/>
          <w:szCs w:val="26"/>
        </w:rPr>
        <w:drawing>
          <wp:inline distT="0" distB="0" distL="0" distR="0">
            <wp:extent cx="5734050" cy="23241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5734050" cy="2324100"/>
                    </a:xfrm>
                    <a:prstGeom prst="rect">
                      <a:avLst/>
                    </a:prstGeom>
                    <a:noFill/>
                    <a:ln w="9525">
                      <a:noFill/>
                      <a:miter lim="800000"/>
                      <a:headEnd/>
                      <a:tailEnd/>
                    </a:ln>
                  </pic:spPr>
                </pic:pic>
              </a:graphicData>
            </a:graphic>
          </wp:inline>
        </w:drawing>
      </w:r>
      <w:bookmarkEnd w:id="295"/>
      <w:r w:rsidRPr="00272436">
        <w:t xml:space="preserve"> </w:t>
      </w:r>
      <w:r>
        <w:t>H1</w:t>
      </w:r>
      <w:r w:rsidR="00C34BE7">
        <w:t>7</w:t>
      </w:r>
      <w:r>
        <w:t>. Thi</w:t>
      </w:r>
      <w:r>
        <w:rPr>
          <w:rFonts w:ascii="Times New Roman" w:hAnsi="Times New Roman"/>
        </w:rPr>
        <w:t>ết kế menu trang quản lý</w:t>
      </w:r>
    </w:p>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6F6A34"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296" w:name="_Toc266246157"/>
      <w:bookmarkStart w:id="297" w:name="_Toc266247111"/>
      <w:r>
        <w:rPr>
          <w:rFonts w:ascii="Times New Roman" w:hAnsi="Times New Roman"/>
          <w:color w:val="000000"/>
          <w:sz w:val="26"/>
          <w:szCs w:val="26"/>
          <w:lang w:val="en-US"/>
        </w:rPr>
        <w:t>Cập nhật đợt thi:</w:t>
      </w:r>
      <w:bookmarkEnd w:id="296"/>
      <w:bookmarkEnd w:id="297"/>
      <w:r>
        <w:rPr>
          <w:rFonts w:ascii="Times New Roman" w:hAnsi="Times New Roman"/>
          <w:color w:val="000000"/>
          <w:sz w:val="26"/>
          <w:szCs w:val="26"/>
          <w:lang w:val="en-US"/>
        </w:rPr>
        <w:t xml:space="preserve"> </w:t>
      </w:r>
    </w:p>
    <w:p w:rsidR="00AD09BC" w:rsidRPr="00D26559" w:rsidRDefault="00AD09BC" w:rsidP="006F6A34">
      <w:pPr>
        <w:pStyle w:val="ListParagraph"/>
        <w:ind w:left="0"/>
        <w:jc w:val="both"/>
        <w:rPr>
          <w:rFonts w:ascii="Times New Roman" w:hAnsi="Times New Roman"/>
          <w:color w:val="000000"/>
          <w:sz w:val="26"/>
          <w:szCs w:val="26"/>
          <w:lang w:val="en-US"/>
        </w:rPr>
      </w:pPr>
      <w:r w:rsidRPr="00E817A0">
        <w:rPr>
          <w:rFonts w:ascii="Times New Roman" w:hAnsi="Times New Roman"/>
          <w:color w:val="000000"/>
          <w:sz w:val="26"/>
          <w:szCs w:val="26"/>
        </w:rPr>
        <w:t>Chức năng này cho phép người quản lý thêm và cập nhật các đợt thi trong học kì.</w:t>
      </w:r>
    </w:p>
    <w:bookmarkStart w:id="298" w:name="m5"/>
    <w:p w:rsidR="00AD09BC" w:rsidRDefault="00D737D5"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96" editas="canvas" style="width:456.6pt;height:232.1pt;mso-position-horizontal-relative:char;mso-position-vertical-relative:line" coordorigin="1440,1442" coordsize="9132,4642">
            <o:lock v:ext="edit" aspectratio="t"/>
            <v:shape id="_x0000_s1297" type="#_x0000_t75" style="position:absolute;left:1440;top:1442;width:9132;height:4642" o:preferrelative="f">
              <v:fill o:detectmouseclick="t"/>
              <v:path o:extrusionok="t" o:connecttype="none"/>
              <o:lock v:ext="edit" text="t"/>
            </v:shape>
            <v:shape id="_x0000_s1298" type="#_x0000_t75" style="position:absolute;left:1450;top:1442;width:6629;height:4642">
              <v:imagedata r:id="rId29" o:title=""/>
            </v:shape>
            <v:shape id="_x0000_s1299" type="#_x0000_t75" style="position:absolute;left:6040;top:3964;width:4532;height:2120">
              <v:imagedata r:id="rId30" o:title=""/>
            </v:shape>
            <v:shape id="_x0000_s1300" type="#_x0000_t75" style="position:absolute;left:6521;top:1806;width:4051;height:1895">
              <v:imagedata r:id="rId31" o:title=""/>
            </v:shape>
            <w10:wrap type="none"/>
            <w10:anchorlock/>
          </v:group>
        </w:pict>
      </w:r>
      <w:bookmarkEnd w:id="298"/>
    </w:p>
    <w:p w:rsidR="00C34BE7" w:rsidRPr="00C34BE7" w:rsidRDefault="00C34BE7" w:rsidP="00C34BE7">
      <w:pPr>
        <w:pStyle w:val="Caption"/>
        <w:jc w:val="center"/>
        <w:rPr>
          <w:rFonts w:ascii="Times New Roman" w:hAnsi="Times New Roman"/>
          <w:color w:val="000000"/>
          <w:sz w:val="26"/>
          <w:szCs w:val="26"/>
        </w:rPr>
      </w:pPr>
      <w:r>
        <w:t>M5. Màn hình c</w:t>
      </w:r>
      <w:r>
        <w:rPr>
          <w:rFonts w:ascii="Times New Roman" w:hAnsi="Times New Roman"/>
        </w:rPr>
        <w:t>ập nhật đợt thi</w:t>
      </w:r>
    </w:p>
    <w:p w:rsidR="00C34BE7" w:rsidRDefault="00C34BE7" w:rsidP="005A52A3">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các đợt thi có trong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Xóa đợt thi được chọn khỏi </w:t>
            </w:r>
            <w:r w:rsidR="005A40F3">
              <w:rPr>
                <w:rFonts w:ascii="Times New Roman" w:hAnsi="Times New Roman"/>
                <w:color w:val="000000"/>
                <w:sz w:val="26"/>
                <w:szCs w:val="26"/>
                <w:lang w:val="en-US"/>
              </w:rPr>
              <w:t>ứng dụng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6F6A34">
      <w:pPr>
        <w:pStyle w:val="ListParagraph"/>
        <w:numPr>
          <w:ilvl w:val="0"/>
          <w:numId w:val="48"/>
        </w:numPr>
        <w:spacing w:after="0"/>
        <w:ind w:left="0" w:firstLine="720"/>
        <w:jc w:val="both"/>
        <w:outlineLvl w:val="4"/>
        <w:rPr>
          <w:rFonts w:ascii="Times New Roman" w:hAnsi="Times New Roman"/>
          <w:color w:val="000000"/>
          <w:sz w:val="26"/>
          <w:szCs w:val="26"/>
          <w:lang w:val="en-US"/>
        </w:rPr>
      </w:pPr>
      <w:bookmarkStart w:id="299" w:name="_Toc266246158"/>
      <w:bookmarkStart w:id="300" w:name="_Toc266247112"/>
      <w:r>
        <w:rPr>
          <w:rFonts w:ascii="Times New Roman" w:hAnsi="Times New Roman"/>
          <w:color w:val="000000"/>
          <w:sz w:val="26"/>
          <w:szCs w:val="26"/>
          <w:lang w:val="en-US"/>
        </w:rPr>
        <w:t>Thống kê Lược Đồ Gantt:</w:t>
      </w:r>
      <w:bookmarkEnd w:id="299"/>
      <w:bookmarkEnd w:id="300"/>
    </w:p>
    <w:bookmarkStart w:id="301" w:name="m6"/>
    <w:p w:rsidR="00AD09BC" w:rsidRDefault="00D737D5"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2" o:title=""/>
            </v:shape>
            <v:shape id="_x0000_s1304" type="#_x0000_t75" style="position:absolute;left:4375;top:5145;width:4207;height:2874">
              <v:imagedata r:id="rId33" o:title=""/>
            </v:shape>
            <w10:wrap type="none"/>
            <w10:anchorlock/>
          </v:group>
        </w:pict>
      </w:r>
      <w:bookmarkEnd w:id="301"/>
    </w:p>
    <w:p w:rsidR="002A046C" w:rsidRPr="002A046C" w:rsidRDefault="002A046C" w:rsidP="002A046C">
      <w:pPr>
        <w:pStyle w:val="Caption"/>
        <w:jc w:val="center"/>
        <w:rPr>
          <w:rFonts w:ascii="Times New Roman" w:hAnsi="Times New Roman"/>
          <w:color w:val="000000"/>
          <w:sz w:val="26"/>
          <w:szCs w:val="26"/>
        </w:rPr>
      </w:pPr>
      <w:r>
        <w:t>M6. Màn hình th</w:t>
      </w:r>
      <w:r>
        <w:rPr>
          <w:rFonts w:ascii="Times New Roman" w:hAnsi="Times New Roman"/>
        </w:rPr>
        <w:t>ống kê dạng lược đồ Gantt</w:t>
      </w:r>
    </w:p>
    <w:p w:rsidR="002A046C" w:rsidRPr="00C900E0" w:rsidRDefault="002A046C" w:rsidP="005A52A3">
      <w:pPr>
        <w:pStyle w:val="ListParagraph"/>
        <w:ind w:left="0"/>
        <w:jc w:val="center"/>
        <w:rPr>
          <w:rFonts w:ascii="Times New Roman" w:hAnsi="Times New Roman"/>
          <w:color w:val="000000"/>
          <w:sz w:val="26"/>
          <w:szCs w:val="26"/>
        </w:rPr>
      </w:pP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Với những giai đoạn có nguy cơ trễ hạn, tầm quan trọng cao,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Với mỗi giai đoạn chưa được thực thi, </w:t>
      </w:r>
      <w:r w:rsidR="005A40F3">
        <w:rPr>
          <w:rFonts w:ascii="Times New Roman" w:hAnsi="Times New Roman"/>
          <w:color w:val="000000"/>
          <w:sz w:val="26"/>
          <w:szCs w:val="26"/>
        </w:rPr>
        <w:t>ứng dụng</w:t>
      </w:r>
      <w:r w:rsidRPr="00F22470">
        <w:rPr>
          <w:rFonts w:ascii="Times New Roman" w:hAnsi="Times New Roman"/>
          <w:color w:val="000000"/>
          <w:sz w:val="26"/>
          <w:szCs w:val="26"/>
        </w:rPr>
        <w:t xml:space="preserve">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02" w:name="_Toc266246159"/>
      <w:bookmarkStart w:id="303" w:name="_Toc266247113"/>
      <w:r>
        <w:rPr>
          <w:rFonts w:ascii="Times New Roman" w:hAnsi="Times New Roman"/>
          <w:color w:val="000000"/>
          <w:sz w:val="26"/>
          <w:szCs w:val="26"/>
          <w:lang w:val="en-US"/>
        </w:rPr>
        <w:t>Cập nhật nhân viên:</w:t>
      </w:r>
      <w:bookmarkEnd w:id="302"/>
      <w:bookmarkEnd w:id="303"/>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bookmarkStart w:id="304" w:name="M7"/>
    <w:p w:rsidR="00AD09BC" w:rsidRDefault="00D737D5"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5" editas="canvas" style="width:6in;height:204pt;mso-position-horizontal-relative:char;mso-position-vertical-relative:line" coordorigin="1634,1784" coordsize="8640,4080">
            <o:lock v:ext="edit" aspectratio="t"/>
            <v:shape id="_x0000_s1306" type="#_x0000_t75" style="position:absolute;left:1634;top:1784;width:8640;height:4080" o:preferrelative="f">
              <v:fill o:detectmouseclick="t"/>
              <v:path o:extrusionok="t" o:connecttype="none"/>
              <o:lock v:ext="edit" text="t"/>
            </v:shape>
            <v:shape id="_x0000_s1307" type="#_x0000_t75" style="position:absolute;left:1644;top:1784;width:5829;height:4080">
              <v:imagedata r:id="rId34" o:title=""/>
            </v:shape>
            <v:shape id="_x0000_s1308" type="#_x0000_t75" style="position:absolute;left:6313;top:2405;width:3961;height:2708">
              <v:imagedata r:id="rId35" o:title=""/>
            </v:shape>
            <w10:wrap type="none"/>
            <w10:anchorlock/>
          </v:group>
        </w:pict>
      </w:r>
      <w:bookmarkEnd w:id="304"/>
    </w:p>
    <w:p w:rsidR="005921A7" w:rsidRPr="005921A7" w:rsidRDefault="005921A7" w:rsidP="005921A7">
      <w:pPr>
        <w:pStyle w:val="Caption"/>
        <w:jc w:val="center"/>
        <w:rPr>
          <w:rFonts w:ascii="Times New Roman" w:hAnsi="Times New Roman"/>
          <w:color w:val="000000"/>
          <w:sz w:val="26"/>
          <w:szCs w:val="26"/>
        </w:rPr>
      </w:pPr>
      <w:r>
        <w:t>M7. Màn hình c</w:t>
      </w:r>
      <w:r>
        <w:rPr>
          <w:rFonts w:ascii="Times New Roman" w:hAnsi="Times New Roman"/>
        </w:rPr>
        <w:t>ập nhật nhân viên</w:t>
      </w:r>
    </w:p>
    <w:p w:rsidR="005921A7" w:rsidRDefault="005921A7" w:rsidP="005A52A3">
      <w:pPr>
        <w:pStyle w:val="ListParagraph"/>
        <w:ind w:left="0"/>
        <w:jc w:val="center"/>
        <w:rPr>
          <w:rFonts w:ascii="Times New Roman" w:hAnsi="Times New Roman"/>
          <w:color w:val="000000"/>
          <w:sz w:val="26"/>
          <w:szCs w:val="26"/>
          <w:lang w:val="en-US"/>
        </w:rPr>
      </w:pP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05" w:name="_Toc266246160"/>
      <w:bookmarkStart w:id="306" w:name="_Toc266247114"/>
      <w:r>
        <w:rPr>
          <w:rFonts w:ascii="Times New Roman" w:hAnsi="Times New Roman"/>
          <w:color w:val="000000"/>
          <w:sz w:val="26"/>
          <w:szCs w:val="26"/>
          <w:lang w:val="en-US"/>
        </w:rPr>
        <w:t>Phân công theo đợt thi</w:t>
      </w:r>
      <w:bookmarkEnd w:id="305"/>
      <w:bookmarkEnd w:id="306"/>
    </w:p>
    <w:bookmarkStart w:id="307" w:name="M8"/>
    <w:p w:rsidR="00AD09BC" w:rsidRDefault="00D737D5" w:rsidP="00597502">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6" o:title=""/>
            </v:shape>
            <w10:wrap type="none"/>
            <w10:anchorlock/>
          </v:group>
        </w:pict>
      </w:r>
      <w:bookmarkEnd w:id="307"/>
    </w:p>
    <w:p w:rsidR="005921A7" w:rsidRPr="005921A7" w:rsidRDefault="005921A7" w:rsidP="005921A7">
      <w:pPr>
        <w:pStyle w:val="Caption"/>
        <w:jc w:val="center"/>
        <w:rPr>
          <w:rFonts w:ascii="Times New Roman" w:hAnsi="Times New Roman"/>
          <w:color w:val="000000"/>
          <w:sz w:val="26"/>
          <w:szCs w:val="26"/>
        </w:rPr>
      </w:pPr>
      <w:r>
        <w:t>M8. Màn hình c</w:t>
      </w:r>
      <w:r>
        <w:rPr>
          <w:rFonts w:ascii="Times New Roman" w:hAnsi="Times New Roman"/>
        </w:rPr>
        <w:t>ập nhật phân công theo đợt  thi</w:t>
      </w:r>
    </w:p>
    <w:p w:rsidR="005921A7" w:rsidRDefault="005921A7" w:rsidP="00597502">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Sơ đồ luồng công việc tương ứng của đợt thi được </w:t>
            </w:r>
            <w:r w:rsidRPr="00AD53C4">
              <w:rPr>
                <w:rFonts w:ascii="Times New Roman" w:hAnsi="Times New Roman"/>
                <w:color w:val="000000"/>
                <w:sz w:val="26"/>
                <w:szCs w:val="26"/>
                <w:lang w:val="en-US"/>
              </w:rPr>
              <w:lastRenderedPageBreak/>
              <w:t xml:space="preserve">chọn, với danh sách được phân công trên </w:t>
            </w:r>
            <w:r w:rsidR="005A40F3">
              <w:rPr>
                <w:rFonts w:ascii="Times New Roman" w:hAnsi="Times New Roman"/>
                <w:color w:val="000000"/>
                <w:sz w:val="26"/>
                <w:szCs w:val="26"/>
                <w:lang w:val="en-US"/>
              </w:rPr>
              <w:t>ứng dụng</w:t>
            </w:r>
            <w:r w:rsidRPr="00AD53C4">
              <w:rPr>
                <w:rFonts w:ascii="Times New Roman" w:hAnsi="Times New Roman"/>
                <w:color w:val="000000"/>
                <w:sz w:val="26"/>
                <w:szCs w:val="26"/>
                <w:lang w:val="en-US"/>
              </w:rPr>
              <w:t>.</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 xml:space="preserve">Để thay đổi, người quản lý chỉ cần chọn nhân viên cần phân công và kéo thả vào công việc tương ứng trên sơ đồ.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tự động cập nhật.</w:t>
      </w:r>
    </w:p>
    <w:p w:rsidR="00AD09BC" w:rsidRDefault="00FF126B" w:rsidP="006F6A34">
      <w:pPr>
        <w:pStyle w:val="ListParagraph"/>
        <w:numPr>
          <w:ilvl w:val="0"/>
          <w:numId w:val="48"/>
        </w:numPr>
        <w:ind w:left="0" w:firstLine="720"/>
        <w:jc w:val="both"/>
        <w:outlineLvl w:val="4"/>
        <w:rPr>
          <w:rFonts w:ascii="Times New Roman" w:hAnsi="Times New Roman"/>
          <w:color w:val="000000"/>
          <w:sz w:val="26"/>
          <w:szCs w:val="26"/>
        </w:rPr>
      </w:pPr>
      <w:bookmarkStart w:id="308" w:name="_Toc266246161"/>
      <w:bookmarkStart w:id="309" w:name="_Toc266247115"/>
      <w:r>
        <w:rPr>
          <w:rFonts w:ascii="Times New Roman" w:hAnsi="Times New Roman"/>
          <w:color w:val="000000"/>
          <w:sz w:val="26"/>
          <w:szCs w:val="26"/>
          <w:lang w:val="en-US"/>
        </w:rPr>
        <w:t>Phân công theo kỳ</w:t>
      </w:r>
      <w:bookmarkEnd w:id="308"/>
      <w:bookmarkEnd w:id="309"/>
    </w:p>
    <w:p w:rsidR="00AD09BC" w:rsidRDefault="003A3888" w:rsidP="00AF4A0A">
      <w:pPr>
        <w:pStyle w:val="ListParagraph"/>
        <w:ind w:left="0"/>
        <w:jc w:val="center"/>
        <w:rPr>
          <w:rFonts w:ascii="Times New Roman" w:hAnsi="Times New Roman"/>
          <w:color w:val="000000"/>
          <w:sz w:val="26"/>
          <w:szCs w:val="26"/>
          <w:lang w:val="en-US"/>
        </w:rPr>
      </w:pPr>
      <w:bookmarkStart w:id="310" w:name="M9"/>
      <w:r>
        <w:rPr>
          <w:rFonts w:ascii="Times New Roman" w:hAnsi="Times New Roman"/>
          <w:color w:val="000000"/>
          <w:sz w:val="26"/>
          <w:szCs w:val="26"/>
          <w:lang w:val="en-US"/>
        </w:rPr>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37"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bookmarkEnd w:id="310"/>
    </w:p>
    <w:p w:rsidR="008D32DA" w:rsidRPr="008D32DA" w:rsidRDefault="008D32DA" w:rsidP="008D32DA">
      <w:pPr>
        <w:pStyle w:val="Caption"/>
        <w:jc w:val="center"/>
        <w:rPr>
          <w:rFonts w:ascii="Times New Roman" w:hAnsi="Times New Roman"/>
          <w:color w:val="000000"/>
          <w:sz w:val="26"/>
          <w:szCs w:val="26"/>
        </w:rPr>
      </w:pPr>
      <w:r>
        <w:t>M9. Màn hình c</w:t>
      </w:r>
      <w:r>
        <w:rPr>
          <w:rFonts w:ascii="Times New Roman" w:hAnsi="Times New Roman"/>
        </w:rPr>
        <w:t>ập nhật phân công theo kỳ</w:t>
      </w:r>
    </w:p>
    <w:p w:rsidR="008D32DA" w:rsidRDefault="008D32DA"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BE7EA1">
        <w:tc>
          <w:tcPr>
            <w:tcW w:w="918"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 xml:space="preserve">Sơ đồ luồng công việc tương ứng của đợt thi được chọn, với danh sách được phân công trên </w:t>
            </w:r>
            <w:r w:rsidR="005A40F3">
              <w:rPr>
                <w:rFonts w:ascii="Times New Roman" w:hAnsi="Times New Roman"/>
                <w:color w:val="000000"/>
                <w:sz w:val="26"/>
                <w:szCs w:val="26"/>
                <w:lang w:val="en-US"/>
              </w:rPr>
              <w:t>ứng dụng</w:t>
            </w:r>
            <w:r w:rsidRPr="00AD53C4">
              <w:rPr>
                <w:rFonts w:ascii="Times New Roman" w:hAnsi="Times New Roman"/>
                <w:color w:val="000000"/>
                <w:sz w:val="26"/>
                <w:szCs w:val="26"/>
                <w:lang w:val="en-US"/>
              </w:rPr>
              <w:t>.</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thay đổi tương tự Chức năng phân công theo đợt thi.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tự động thay đổi phân công theo thời gian tương ứng.</w:t>
      </w:r>
    </w:p>
    <w:p w:rsidR="00AD09BC" w:rsidRDefault="00AD09BC" w:rsidP="006F6A34">
      <w:pPr>
        <w:pStyle w:val="ListParagraph"/>
        <w:numPr>
          <w:ilvl w:val="0"/>
          <w:numId w:val="48"/>
        </w:numPr>
        <w:jc w:val="both"/>
        <w:outlineLvl w:val="4"/>
        <w:rPr>
          <w:rFonts w:ascii="Times New Roman" w:hAnsi="Times New Roman"/>
          <w:color w:val="000000"/>
          <w:sz w:val="26"/>
          <w:szCs w:val="26"/>
        </w:rPr>
      </w:pPr>
      <w:bookmarkStart w:id="311" w:name="_Toc266246162"/>
      <w:bookmarkStart w:id="312" w:name="_Toc266247116"/>
      <w:r>
        <w:rPr>
          <w:rFonts w:ascii="Times New Roman" w:hAnsi="Times New Roman"/>
          <w:color w:val="000000"/>
          <w:sz w:val="26"/>
          <w:szCs w:val="26"/>
          <w:lang w:val="en-US"/>
        </w:rPr>
        <w:t>Thống kê chi tiết</w:t>
      </w:r>
      <w:bookmarkEnd w:id="311"/>
      <w:bookmarkEnd w:id="312"/>
    </w:p>
    <w:p w:rsidR="00AD09BC" w:rsidRDefault="003A3888" w:rsidP="00AF4A0A">
      <w:pPr>
        <w:pStyle w:val="ListParagraph"/>
        <w:ind w:left="0"/>
        <w:jc w:val="center"/>
        <w:rPr>
          <w:rFonts w:ascii="Times New Roman" w:hAnsi="Times New Roman"/>
          <w:color w:val="000000"/>
          <w:sz w:val="26"/>
          <w:szCs w:val="26"/>
          <w:lang w:val="en-US"/>
        </w:rPr>
      </w:pPr>
      <w:bookmarkStart w:id="313" w:name="M10"/>
      <w:r>
        <w:rPr>
          <w:rFonts w:ascii="Times New Roman" w:hAnsi="Times New Roman"/>
          <w:color w:val="000000"/>
          <w:sz w:val="26"/>
          <w:szCs w:val="26"/>
          <w:lang w:val="en-US"/>
        </w:rPr>
        <w:lastRenderedPageBreak/>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38"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bookmarkEnd w:id="313"/>
    </w:p>
    <w:p w:rsidR="00FF126B" w:rsidRPr="00FF126B" w:rsidRDefault="00FF126B" w:rsidP="00FF126B">
      <w:pPr>
        <w:pStyle w:val="Caption"/>
        <w:jc w:val="center"/>
        <w:rPr>
          <w:rFonts w:ascii="Times New Roman" w:hAnsi="Times New Roman"/>
          <w:color w:val="000000"/>
          <w:sz w:val="26"/>
          <w:szCs w:val="26"/>
        </w:rPr>
      </w:pPr>
      <w:r>
        <w:t>M10. Màn hình th</w:t>
      </w:r>
      <w:r>
        <w:rPr>
          <w:rFonts w:ascii="Times New Roman" w:hAnsi="Times New Roman"/>
        </w:rPr>
        <w:t>ống kê chi tiết</w:t>
      </w:r>
    </w:p>
    <w:p w:rsidR="00FF126B" w:rsidRDefault="00FF126B"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14" w:name="_Toc266246163"/>
      <w:bookmarkStart w:id="315" w:name="_Toc266247117"/>
      <w:r>
        <w:rPr>
          <w:rFonts w:ascii="Times New Roman" w:hAnsi="Times New Roman"/>
          <w:color w:val="000000"/>
          <w:sz w:val="26"/>
          <w:szCs w:val="26"/>
          <w:lang w:val="en-US"/>
        </w:rPr>
        <w:t>Thống kê so sánh</w:t>
      </w:r>
      <w:bookmarkEnd w:id="314"/>
      <w:bookmarkEnd w:id="315"/>
    </w:p>
    <w:p w:rsidR="00AD09BC" w:rsidRDefault="003A3888" w:rsidP="00D26559">
      <w:pPr>
        <w:pStyle w:val="ListParagraph"/>
        <w:ind w:left="0"/>
        <w:jc w:val="center"/>
        <w:rPr>
          <w:rFonts w:ascii="Times New Roman" w:hAnsi="Times New Roman"/>
          <w:color w:val="000000"/>
          <w:sz w:val="26"/>
          <w:szCs w:val="26"/>
          <w:lang w:val="en-US"/>
        </w:rPr>
      </w:pPr>
      <w:bookmarkStart w:id="316" w:name="M11"/>
      <w:r>
        <w:rPr>
          <w:rFonts w:ascii="Times New Roman" w:hAnsi="Times New Roman"/>
          <w:color w:val="000000"/>
          <w:sz w:val="26"/>
          <w:szCs w:val="26"/>
          <w:lang w:val="en-US"/>
        </w:rPr>
        <w:lastRenderedPageBreak/>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39"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bookmarkEnd w:id="316"/>
    </w:p>
    <w:p w:rsidR="001B2CFC" w:rsidRPr="001B2CFC" w:rsidRDefault="001B2CFC" w:rsidP="001B2CFC">
      <w:pPr>
        <w:pStyle w:val="Caption"/>
        <w:jc w:val="center"/>
        <w:rPr>
          <w:rFonts w:ascii="Times New Roman" w:hAnsi="Times New Roman"/>
          <w:color w:val="000000"/>
          <w:sz w:val="26"/>
          <w:szCs w:val="26"/>
        </w:rPr>
      </w:pPr>
      <w:r>
        <w:t>M11. Màn hình th</w:t>
      </w:r>
      <w:r>
        <w:rPr>
          <w:rFonts w:ascii="Times New Roman" w:hAnsi="Times New Roman"/>
        </w:rPr>
        <w:t>ống kê so sánh</w:t>
      </w:r>
    </w:p>
    <w:p w:rsidR="001B2CFC" w:rsidRDefault="001B2CFC" w:rsidP="00D26559">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rPr>
      </w:pPr>
      <w:bookmarkStart w:id="317" w:name="_Toc266246164"/>
      <w:bookmarkStart w:id="318" w:name="_Toc266247118"/>
      <w:r>
        <w:rPr>
          <w:rFonts w:ascii="Times New Roman" w:hAnsi="Times New Roman"/>
          <w:color w:val="000000"/>
          <w:sz w:val="26"/>
          <w:szCs w:val="26"/>
          <w:lang w:val="en-US"/>
        </w:rPr>
        <w:t>Thống kê tổng hợp</w:t>
      </w:r>
      <w:bookmarkEnd w:id="317"/>
      <w:bookmarkEnd w:id="318"/>
    </w:p>
    <w:p w:rsidR="00AD09BC" w:rsidRDefault="003A3888" w:rsidP="00AF4A0A">
      <w:pPr>
        <w:pStyle w:val="ListParagraph"/>
        <w:ind w:left="0"/>
        <w:jc w:val="center"/>
        <w:rPr>
          <w:rFonts w:ascii="Times New Roman" w:hAnsi="Times New Roman"/>
          <w:color w:val="000000"/>
          <w:sz w:val="26"/>
          <w:szCs w:val="26"/>
          <w:lang w:val="en-US"/>
        </w:rPr>
      </w:pPr>
      <w:bookmarkStart w:id="319" w:name="M12"/>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0"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bookmarkEnd w:id="319"/>
    </w:p>
    <w:p w:rsidR="001B2CFC" w:rsidRPr="001B2CFC" w:rsidRDefault="001B2CFC" w:rsidP="001B2CFC">
      <w:pPr>
        <w:pStyle w:val="Caption"/>
        <w:jc w:val="center"/>
        <w:rPr>
          <w:rFonts w:ascii="Times New Roman" w:hAnsi="Times New Roman"/>
          <w:color w:val="000000"/>
          <w:sz w:val="26"/>
          <w:szCs w:val="26"/>
        </w:rPr>
      </w:pPr>
      <w:r>
        <w:t>M12. Màn hình th</w:t>
      </w:r>
      <w:r>
        <w:rPr>
          <w:rFonts w:ascii="Times New Roman" w:hAnsi="Times New Roman"/>
        </w:rPr>
        <w:t>ống kê tổng hợp</w:t>
      </w:r>
    </w:p>
    <w:p w:rsidR="001B2CFC" w:rsidRDefault="001B2CF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0" w:name="_Toc266246165"/>
      <w:bookmarkStart w:id="321" w:name="_Toc266247119"/>
      <w:r>
        <w:rPr>
          <w:rFonts w:ascii="Times New Roman" w:hAnsi="Times New Roman"/>
          <w:color w:val="000000"/>
          <w:sz w:val="26"/>
          <w:szCs w:val="26"/>
          <w:lang w:val="en-US"/>
        </w:rPr>
        <w:t>Thêm tiêu chí thống kê</w:t>
      </w:r>
      <w:bookmarkEnd w:id="320"/>
      <w:bookmarkEnd w:id="321"/>
    </w:p>
    <w:p w:rsidR="00AD09BC" w:rsidRDefault="003A3888" w:rsidP="00214368">
      <w:pPr>
        <w:pStyle w:val="ListParagraph"/>
        <w:ind w:left="0"/>
        <w:jc w:val="center"/>
        <w:rPr>
          <w:rFonts w:ascii="Times New Roman" w:hAnsi="Times New Roman"/>
          <w:color w:val="000000"/>
          <w:sz w:val="26"/>
          <w:szCs w:val="26"/>
          <w:lang w:val="en-US"/>
        </w:rPr>
      </w:pPr>
      <w:bookmarkStart w:id="322" w:name="M13"/>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1"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bookmarkEnd w:id="322"/>
    </w:p>
    <w:p w:rsidR="001B2CFC" w:rsidRPr="001B2CFC" w:rsidRDefault="001B2CFC" w:rsidP="001B2CFC">
      <w:pPr>
        <w:pStyle w:val="Caption"/>
        <w:jc w:val="center"/>
        <w:rPr>
          <w:rFonts w:ascii="Times New Roman" w:hAnsi="Times New Roman"/>
          <w:color w:val="000000"/>
          <w:sz w:val="26"/>
          <w:szCs w:val="26"/>
        </w:rPr>
      </w:pPr>
      <w:r>
        <w:t>M13. Màn hình them tiêu chí th</w:t>
      </w:r>
      <w:r>
        <w:rPr>
          <w:rFonts w:ascii="Times New Roman" w:hAnsi="Times New Roman"/>
        </w:rPr>
        <w:t>ống kê</w:t>
      </w:r>
    </w:p>
    <w:p w:rsidR="001B2CFC" w:rsidRDefault="001B2CFC" w:rsidP="00214368">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3" w:name="_Toc266246166"/>
      <w:bookmarkStart w:id="324" w:name="_Toc266247120"/>
      <w:r>
        <w:rPr>
          <w:rFonts w:ascii="Times New Roman" w:hAnsi="Times New Roman"/>
          <w:color w:val="000000"/>
          <w:sz w:val="26"/>
          <w:szCs w:val="26"/>
          <w:lang w:val="en-US"/>
        </w:rPr>
        <w:t>Thay đổi thời gian thực hiện công việc theo đợt thi</w:t>
      </w:r>
      <w:bookmarkEnd w:id="323"/>
      <w:bookmarkEnd w:id="324"/>
    </w:p>
    <w:bookmarkStart w:id="325" w:name="M14"/>
    <w:p w:rsidR="00AD09BC" w:rsidRDefault="00D737D5"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2" o:title=""/>
            </v:shape>
            <v:shape id="_x0000_s1315" type="#_x0000_t75" style="position:absolute;left:7752;top:11712;width:3050;height:1426">
              <v:imagedata r:id="rId43" o:title=""/>
            </v:shape>
            <w10:wrap type="none"/>
            <w10:anchorlock/>
          </v:group>
        </w:pict>
      </w:r>
      <w:bookmarkEnd w:id="325"/>
    </w:p>
    <w:p w:rsidR="001B2CFC" w:rsidRPr="001B2CFC" w:rsidRDefault="001B2CFC" w:rsidP="001B2CFC">
      <w:pPr>
        <w:pStyle w:val="Caption"/>
        <w:jc w:val="center"/>
        <w:rPr>
          <w:rFonts w:ascii="Times New Roman" w:hAnsi="Times New Roman"/>
          <w:color w:val="000000"/>
          <w:sz w:val="26"/>
          <w:szCs w:val="26"/>
        </w:rPr>
      </w:pPr>
      <w:r>
        <w:t>M14. Màn hình thay đ</w:t>
      </w:r>
      <w:r>
        <w:rPr>
          <w:rFonts w:ascii="Times New Roman" w:hAnsi="Times New Roman"/>
        </w:rPr>
        <w:t>ổi thời gian thực hiện công việc theo đợt thi</w:t>
      </w:r>
    </w:p>
    <w:p w:rsidR="001B2CFC" w:rsidRDefault="001B2CFC" w:rsidP="00EE2DC9">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đợt thi có trong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6" w:name="_Toc266246167"/>
      <w:bookmarkStart w:id="327" w:name="_Toc266247121"/>
      <w:r>
        <w:rPr>
          <w:rFonts w:ascii="Times New Roman" w:hAnsi="Times New Roman"/>
          <w:color w:val="000000"/>
          <w:sz w:val="26"/>
          <w:szCs w:val="26"/>
          <w:lang w:val="en-US"/>
        </w:rPr>
        <w:t>Thay đổi thời gian thực hiện công việc</w:t>
      </w:r>
      <w:bookmarkEnd w:id="326"/>
      <w:bookmarkEnd w:id="327"/>
    </w:p>
    <w:bookmarkStart w:id="328" w:name="M15"/>
    <w:p w:rsidR="00AD09BC" w:rsidRDefault="00D737D5"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4" o:title=""/>
            </v:shape>
            <v:shape id="_x0000_s1319" type="#_x0000_t75" style="position:absolute;left:6985;top:12911;width:3419;height:1598">
              <v:imagedata r:id="rId45" o:title=""/>
            </v:shape>
            <w10:wrap type="none"/>
            <w10:anchorlock/>
          </v:group>
        </w:pict>
      </w:r>
      <w:bookmarkEnd w:id="328"/>
    </w:p>
    <w:p w:rsidR="001B2CFC" w:rsidRPr="001B2CFC" w:rsidRDefault="001B2CFC" w:rsidP="001B2CFC">
      <w:pPr>
        <w:pStyle w:val="Caption"/>
        <w:jc w:val="center"/>
        <w:rPr>
          <w:rFonts w:ascii="Times New Roman" w:hAnsi="Times New Roman"/>
          <w:color w:val="000000"/>
          <w:sz w:val="26"/>
          <w:szCs w:val="26"/>
        </w:rPr>
      </w:pPr>
      <w:r>
        <w:t>M15. Màn hình thay đ</w:t>
      </w:r>
      <w:r>
        <w:rPr>
          <w:rFonts w:ascii="Times New Roman" w:hAnsi="Times New Roman"/>
        </w:rPr>
        <w:t>ổi thời gian thực hiện công việc</w:t>
      </w:r>
    </w:p>
    <w:p w:rsidR="001B2CFC" w:rsidRDefault="001B2CFC" w:rsidP="00EE2DC9">
      <w:pPr>
        <w:pStyle w:val="ListParagraph"/>
        <w:ind w:left="0"/>
        <w:jc w:val="center"/>
        <w:rPr>
          <w:rFonts w:ascii="Times New Roman" w:hAnsi="Times New Roman"/>
          <w:color w:val="000000"/>
          <w:sz w:val="26"/>
          <w:szCs w:val="26"/>
          <w:lang w:val="en-US"/>
        </w:rPr>
      </w:pP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6F6A34">
      <w:pPr>
        <w:pStyle w:val="ListParagraph"/>
        <w:numPr>
          <w:ilvl w:val="0"/>
          <w:numId w:val="48"/>
        </w:numPr>
        <w:ind w:left="0" w:firstLine="720"/>
        <w:jc w:val="both"/>
        <w:outlineLvl w:val="4"/>
        <w:rPr>
          <w:rFonts w:ascii="Times New Roman" w:hAnsi="Times New Roman"/>
          <w:color w:val="000000"/>
          <w:sz w:val="26"/>
          <w:szCs w:val="26"/>
          <w:lang w:val="en-US"/>
        </w:rPr>
      </w:pPr>
      <w:bookmarkStart w:id="329" w:name="_Toc266246168"/>
      <w:bookmarkStart w:id="330" w:name="_Toc266247122"/>
      <w:r>
        <w:rPr>
          <w:rFonts w:ascii="Times New Roman" w:hAnsi="Times New Roman"/>
          <w:color w:val="000000"/>
          <w:sz w:val="26"/>
          <w:szCs w:val="26"/>
          <w:lang w:val="en-US"/>
        </w:rPr>
        <w:t>Xem bản báo cáo kết quả công việc của nhân viên</w:t>
      </w:r>
      <w:bookmarkEnd w:id="329"/>
      <w:bookmarkEnd w:id="330"/>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bookmarkStart w:id="331" w:name="M16"/>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6"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bookmarkEnd w:id="331"/>
    </w:p>
    <w:p w:rsidR="001B2CFC" w:rsidRPr="001B2CFC" w:rsidRDefault="001B2CFC" w:rsidP="001B2CFC">
      <w:pPr>
        <w:pStyle w:val="Caption"/>
        <w:jc w:val="center"/>
        <w:rPr>
          <w:rFonts w:ascii="Times New Roman" w:hAnsi="Times New Roman"/>
          <w:color w:val="000000"/>
          <w:sz w:val="26"/>
          <w:szCs w:val="26"/>
        </w:rPr>
      </w:pPr>
      <w:r>
        <w:t>M16. Màn hình xem báo cáo k</w:t>
      </w:r>
      <w:r>
        <w:rPr>
          <w:rFonts w:ascii="Times New Roman" w:hAnsi="Times New Roman"/>
        </w:rPr>
        <w:t>ết quả công việc</w:t>
      </w:r>
    </w:p>
    <w:p w:rsidR="001B2CFC" w:rsidRDefault="001B2CF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BE7EA1">
        <w:tc>
          <w:tcPr>
            <w:tcW w:w="918"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C2D69B" w:themeFill="accent3" w:themeFillTint="99"/>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Danh sách nhân viên trên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báo cáo mà nhân viên tương ứng được chọn đã cung cấp lên </w:t>
            </w:r>
            <w:r w:rsidR="005A40F3">
              <w:rPr>
                <w:rFonts w:ascii="Times New Roman" w:hAnsi="Times New Roman"/>
                <w:color w:val="000000"/>
                <w:sz w:val="26"/>
                <w:szCs w:val="26"/>
                <w:lang w:val="en-US"/>
              </w:rPr>
              <w:t>ứng dụng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6F6A34">
      <w:pPr>
        <w:pStyle w:val="ListParagraph"/>
        <w:numPr>
          <w:ilvl w:val="0"/>
          <w:numId w:val="8"/>
        </w:numPr>
        <w:ind w:left="284" w:firstLine="0"/>
        <w:jc w:val="both"/>
        <w:outlineLvl w:val="0"/>
        <w:rPr>
          <w:rFonts w:ascii="Times New Roman" w:hAnsi="Times New Roman"/>
          <w:b/>
          <w:color w:val="000000"/>
          <w:sz w:val="26"/>
          <w:szCs w:val="26"/>
          <w:lang w:val="en-US"/>
        </w:rPr>
      </w:pPr>
      <w:bookmarkStart w:id="332" w:name="_Toc266246169"/>
      <w:bookmarkStart w:id="333" w:name="_Toc266247123"/>
      <w:r w:rsidRPr="00AF4A0A">
        <w:rPr>
          <w:rFonts w:ascii="Times New Roman" w:hAnsi="Times New Roman"/>
          <w:b/>
          <w:color w:val="000000"/>
          <w:sz w:val="26"/>
          <w:szCs w:val="26"/>
          <w:lang w:val="en-US"/>
        </w:rPr>
        <w:t>Giải pháp kĩ thuật</w:t>
      </w:r>
      <w:bookmarkEnd w:id="332"/>
      <w:bookmarkEnd w:id="333"/>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6F6A34">
      <w:pPr>
        <w:pStyle w:val="ListParagraph"/>
        <w:numPr>
          <w:ilvl w:val="1"/>
          <w:numId w:val="8"/>
        </w:numPr>
        <w:ind w:left="284" w:firstLine="0"/>
        <w:jc w:val="both"/>
        <w:outlineLvl w:val="1"/>
        <w:rPr>
          <w:rFonts w:ascii="Times New Roman" w:hAnsi="Times New Roman"/>
          <w:b/>
          <w:color w:val="000000"/>
          <w:sz w:val="26"/>
          <w:szCs w:val="26"/>
        </w:rPr>
      </w:pPr>
      <w:bookmarkStart w:id="334" w:name="_Toc266246170"/>
      <w:bookmarkStart w:id="335" w:name="_Toc266247124"/>
      <w:r w:rsidRPr="00AF4A0A">
        <w:rPr>
          <w:rFonts w:ascii="Times New Roman" w:hAnsi="Times New Roman"/>
          <w:b/>
          <w:color w:val="000000"/>
          <w:sz w:val="26"/>
          <w:szCs w:val="26"/>
        </w:rPr>
        <w:t>Đối với chức năng hiển thị luồng công việc dạng sơ đồ:</w:t>
      </w:r>
      <w:bookmarkEnd w:id="334"/>
      <w:bookmarkEnd w:id="335"/>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w:t>
      </w:r>
      <w:r>
        <w:rPr>
          <w:rFonts w:ascii="Times New Roman" w:hAnsi="Times New Roman"/>
          <w:color w:val="000000"/>
          <w:sz w:val="26"/>
          <w:szCs w:val="26"/>
          <w:lang w:val="en-US"/>
        </w:rPr>
        <w:lastRenderedPageBreak/>
        <w:t>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6F6A34">
      <w:pPr>
        <w:pStyle w:val="ListParagraph"/>
        <w:numPr>
          <w:ilvl w:val="1"/>
          <w:numId w:val="8"/>
        </w:numPr>
        <w:ind w:left="284" w:firstLine="0"/>
        <w:jc w:val="both"/>
        <w:outlineLvl w:val="1"/>
        <w:rPr>
          <w:rFonts w:ascii="Times New Roman" w:hAnsi="Times New Roman"/>
          <w:b/>
          <w:color w:val="000000"/>
          <w:sz w:val="26"/>
          <w:szCs w:val="26"/>
        </w:rPr>
      </w:pPr>
      <w:bookmarkStart w:id="336" w:name="_Toc266246171"/>
      <w:bookmarkStart w:id="337" w:name="_Toc266247125"/>
      <w:r w:rsidRPr="00AF4A0A">
        <w:rPr>
          <w:rFonts w:ascii="Times New Roman" w:hAnsi="Times New Roman"/>
          <w:b/>
          <w:color w:val="000000"/>
          <w:sz w:val="26"/>
          <w:szCs w:val="26"/>
        </w:rPr>
        <w:t>Đối với chức năng thống kê tình trạng các đợt thi đang tiến hành:</w:t>
      </w:r>
      <w:bookmarkEnd w:id="336"/>
      <w:bookmarkEnd w:id="337"/>
      <w:r w:rsidRPr="00AF4A0A">
        <w:rPr>
          <w:rFonts w:ascii="Times New Roman" w:hAnsi="Times New Roman"/>
          <w:b/>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E3275" w:rsidRPr="00D26559" w:rsidRDefault="00AE3275" w:rsidP="00D26559">
      <w:pPr>
        <w:pStyle w:val="ListParagraph"/>
        <w:ind w:left="0" w:firstLine="360"/>
        <w:jc w:val="both"/>
        <w:rPr>
          <w:rFonts w:ascii="Times New Roman" w:hAnsi="Times New Roman"/>
          <w:color w:val="000000"/>
          <w:sz w:val="26"/>
          <w:szCs w:val="26"/>
        </w:rPr>
      </w:pPr>
    </w:p>
    <w:p w:rsidR="00AD09BC" w:rsidRPr="00AE3275" w:rsidRDefault="00AD09BC" w:rsidP="00AE3275">
      <w:pPr>
        <w:ind w:firstLine="284"/>
        <w:rPr>
          <w:rFonts w:ascii="Times New Roman" w:hAnsi="Times New Roman"/>
          <w:b/>
          <w:color w:val="000000"/>
          <w:sz w:val="26"/>
          <w:szCs w:val="26"/>
          <w:lang w:val="en-US"/>
        </w:rPr>
      </w:pPr>
      <w:r w:rsidRPr="00AF4A0A">
        <w:rPr>
          <w:rFonts w:ascii="Times New Roman" w:hAnsi="Times New Roman"/>
          <w:b/>
          <w:color w:val="000000"/>
          <w:sz w:val="26"/>
          <w:szCs w:val="26"/>
        </w:rPr>
        <w:br w:type="page"/>
      </w:r>
    </w:p>
    <w:p w:rsidR="00AD09BC" w:rsidRPr="006F6A34" w:rsidRDefault="00AD09BC" w:rsidP="006F6A34">
      <w:pPr>
        <w:pStyle w:val="Heading1"/>
        <w:rPr>
          <w:rFonts w:ascii="Times New Roman" w:hAnsi="Times New Roman"/>
          <w:color w:val="000000"/>
          <w:sz w:val="26"/>
          <w:szCs w:val="26"/>
        </w:rPr>
      </w:pPr>
      <w:bookmarkStart w:id="338" w:name="_Toc266246172"/>
      <w:bookmarkStart w:id="339" w:name="_Toc266247126"/>
      <w:r w:rsidRPr="006F6A34">
        <w:rPr>
          <w:rFonts w:ascii="Times New Roman" w:hAnsi="Times New Roman"/>
          <w:color w:val="000000"/>
          <w:sz w:val="26"/>
          <w:szCs w:val="26"/>
        </w:rPr>
        <w:lastRenderedPageBreak/>
        <w:t>Chương 5</w:t>
      </w:r>
      <w:bookmarkEnd w:id="338"/>
      <w:bookmarkEnd w:id="339"/>
    </w:p>
    <w:p w:rsidR="00AD09BC" w:rsidRPr="006F6A34" w:rsidRDefault="00AD09BC" w:rsidP="006F6A34">
      <w:pPr>
        <w:pStyle w:val="Heading1"/>
        <w:rPr>
          <w:rFonts w:ascii="Times New Roman" w:hAnsi="Times New Roman"/>
          <w:color w:val="000000"/>
          <w:sz w:val="26"/>
          <w:szCs w:val="26"/>
          <w:lang w:val="en-US"/>
        </w:rPr>
      </w:pPr>
      <w:bookmarkStart w:id="340" w:name="_Toc266246173"/>
      <w:bookmarkStart w:id="341" w:name="_Toc266247127"/>
      <w:r w:rsidRPr="006F6A34">
        <w:rPr>
          <w:rFonts w:ascii="Times New Roman" w:hAnsi="Times New Roman"/>
          <w:color w:val="000000"/>
          <w:sz w:val="26"/>
          <w:szCs w:val="26"/>
        </w:rPr>
        <w:t>Tổng kết</w:t>
      </w:r>
      <w:bookmarkEnd w:id="340"/>
      <w:bookmarkEnd w:id="341"/>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 xml:space="preserve">Trong chương này, chúng tôi sẽ </w:t>
      </w:r>
      <w:r w:rsidR="009F7F59">
        <w:rPr>
          <w:rFonts w:ascii="Times New Roman" w:hAnsi="Times New Roman"/>
          <w:i/>
          <w:color w:val="000000"/>
          <w:sz w:val="26"/>
          <w:szCs w:val="26"/>
          <w:lang w:val="en-US"/>
        </w:rPr>
        <w:t>tổng kết</w:t>
      </w:r>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6F6A34">
      <w:pPr>
        <w:pStyle w:val="ListParagraph"/>
        <w:numPr>
          <w:ilvl w:val="0"/>
          <w:numId w:val="44"/>
        </w:numPr>
        <w:jc w:val="both"/>
        <w:outlineLvl w:val="0"/>
        <w:rPr>
          <w:rFonts w:ascii="Times New Roman" w:hAnsi="Times New Roman"/>
          <w:b/>
          <w:i/>
          <w:color w:val="000000"/>
          <w:sz w:val="26"/>
          <w:szCs w:val="26"/>
          <w:u w:val="single"/>
        </w:rPr>
      </w:pPr>
      <w:bookmarkStart w:id="342" w:name="_Toc266246174"/>
      <w:bookmarkStart w:id="343" w:name="_Toc266247128"/>
      <w:r w:rsidRPr="00AF4A0A">
        <w:rPr>
          <w:rFonts w:ascii="Times New Roman" w:hAnsi="Times New Roman"/>
          <w:b/>
          <w:color w:val="000000"/>
          <w:sz w:val="26"/>
          <w:szCs w:val="26"/>
        </w:rPr>
        <w:t>Tóm tắt công việc đã làm</w:t>
      </w:r>
      <w:bookmarkEnd w:id="342"/>
      <w:bookmarkEnd w:id="343"/>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nhiên, do đặc điểm của ứng dụng</w:t>
      </w:r>
      <w:r w:rsidR="009F7F59">
        <w:rPr>
          <w:rFonts w:ascii="Times New Roman" w:hAnsi="Times New Roman"/>
          <w:color w:val="000000"/>
          <w:sz w:val="26"/>
          <w:szCs w:val="26"/>
          <w:lang w:val="en-US"/>
        </w:rPr>
        <w:t xml:space="preserve"> và yêu cầu của đề cương là phải thử nghiệm trên một nền công cụ khác với nền công cụ đã sử dụng trong những khóa luận trước đây</w:t>
      </w:r>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6F6A34" w:rsidRDefault="00AD09BC" w:rsidP="006F6A34">
      <w:pPr>
        <w:pStyle w:val="Heading1"/>
        <w:rPr>
          <w:rFonts w:ascii="Times New Roman" w:hAnsi="Times New Roman"/>
          <w:color w:val="000000"/>
          <w:sz w:val="26"/>
          <w:szCs w:val="26"/>
        </w:rPr>
      </w:pPr>
      <w:bookmarkStart w:id="344" w:name="_Toc266246175"/>
      <w:bookmarkStart w:id="345" w:name="_Toc266247129"/>
      <w:r w:rsidRPr="006F6A34">
        <w:rPr>
          <w:rFonts w:ascii="Times New Roman" w:hAnsi="Times New Roman"/>
          <w:color w:val="000000"/>
          <w:sz w:val="26"/>
          <w:szCs w:val="26"/>
        </w:rPr>
        <w:t>2. Đặc điểm của Công việc</w:t>
      </w:r>
      <w:bookmarkEnd w:id="344"/>
      <w:bookmarkEnd w:id="345"/>
    </w:p>
    <w:p w:rsidR="00AD09BC" w:rsidRDefault="00AD09BC" w:rsidP="006F6A34">
      <w:pPr>
        <w:pStyle w:val="Heading2"/>
        <w:rPr>
          <w:rFonts w:ascii="Times New Roman" w:hAnsi="Times New Roman"/>
          <w:b w:val="0"/>
          <w:color w:val="000000"/>
          <w:lang w:val="en-US"/>
        </w:rPr>
      </w:pPr>
      <w:bookmarkStart w:id="346" w:name="_Toc266246176"/>
      <w:bookmarkStart w:id="347" w:name="_Toc266247130"/>
      <w:r w:rsidRPr="00AF4A0A">
        <w:rPr>
          <w:rFonts w:ascii="Times New Roman" w:hAnsi="Times New Roman"/>
          <w:b w:val="0"/>
          <w:color w:val="000000"/>
        </w:rPr>
        <w:t>2.1. Nội dung</w:t>
      </w:r>
      <w:bookmarkEnd w:id="346"/>
      <w:bookmarkEnd w:id="347"/>
      <w:r w:rsidRPr="00AF4A0A">
        <w:rPr>
          <w:rFonts w:ascii="Times New Roman" w:hAnsi="Times New Roman"/>
          <w:b w:val="0"/>
          <w:color w:val="000000"/>
        </w:rPr>
        <w:t xml:space="preserve">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mà theo chúng tôi là đã có khả năng đáp ứng các nhu cầu hiện tại của nghiệp vụ.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được hoàn thành với các ưu điểm sau:</w:t>
      </w:r>
    </w:p>
    <w:p w:rsidR="00AD09BC" w:rsidRDefault="003656E1"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Ứ</w:t>
      </w:r>
      <w:r w:rsidR="005A40F3">
        <w:rPr>
          <w:rFonts w:ascii="Times New Roman" w:hAnsi="Times New Roman"/>
          <w:color w:val="000000"/>
          <w:sz w:val="26"/>
          <w:szCs w:val="26"/>
          <w:lang w:val="en-US"/>
        </w:rPr>
        <w:t>ng dụng</w:t>
      </w:r>
      <w:r w:rsidR="00AD09BC" w:rsidRPr="00725B3E">
        <w:rPr>
          <w:rFonts w:ascii="Times New Roman" w:hAnsi="Times New Roman"/>
          <w:color w:val="000000"/>
          <w:sz w:val="26"/>
          <w:szCs w:val="26"/>
          <w:lang w:val="en-US"/>
        </w:rPr>
        <w:t xml:space="preserve">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3656E1"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Ứ</w:t>
      </w:r>
      <w:r w:rsidR="005A40F3">
        <w:rPr>
          <w:rFonts w:ascii="Times New Roman" w:hAnsi="Times New Roman"/>
          <w:color w:val="000000"/>
          <w:sz w:val="26"/>
          <w:szCs w:val="26"/>
          <w:lang w:val="en-US"/>
        </w:rPr>
        <w:t>ng dụng</w:t>
      </w:r>
      <w:r w:rsidR="00AD09BC" w:rsidRPr="00725B3E">
        <w:rPr>
          <w:rFonts w:ascii="Times New Roman" w:hAnsi="Times New Roman"/>
          <w:color w:val="000000"/>
          <w:sz w:val="26"/>
          <w:szCs w:val="26"/>
          <w:lang w:val="en-US"/>
        </w:rPr>
        <w:t xml:space="preserve">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Với các chức năng thống kê,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3656E1" w:rsidP="00D26559">
      <w:pPr>
        <w:pStyle w:val="ListParagraph"/>
        <w:numPr>
          <w:ilvl w:val="0"/>
          <w:numId w:val="55"/>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còn kết hợp thêm các chức năng kiểm soát hoạt động của các nhân viên như: gửi thông báo nhắc nhở tự động khi nhân viên chưa kích hoạt các tác vụ trên </w:t>
      </w:r>
      <w:r w:rsidR="005A40F3">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Tuy nhiên, thông qua tìm hiểu một cách chi tiết độ phức tạp của quy trình, chúng tôi hiểu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mà chúng tôi đã xây dựng trong khóa luận này thật sự còn tồn tại nhiều hạn chế:</w:t>
      </w:r>
    </w:p>
    <w:p w:rsidR="00AD09BC" w:rsidRDefault="003656E1" w:rsidP="00D26559">
      <w:pPr>
        <w:pStyle w:val="ListParagraph"/>
        <w:numPr>
          <w:ilvl w:val="0"/>
          <w:numId w:val="56"/>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được thiết kế với mỗi đơn vị luồng công việc nhỏ nhất là đợt thi. Tuy nhiên trên thực tế, mỗi đợt thi có thể được tổ chức tại nhiều cơ sở khác nhau, với số lượng thí sinh khác nhau. Vì vậy thời gian thực hiện các công việc tương ứng, cũng như các 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3656E1" w:rsidP="00D26559">
      <w:pPr>
        <w:pStyle w:val="ListParagraph"/>
        <w:numPr>
          <w:ilvl w:val="0"/>
          <w:numId w:val="56"/>
        </w:numPr>
        <w:jc w:val="both"/>
        <w:rPr>
          <w:rFonts w:ascii="Times New Roman" w:hAnsi="Times New Roman"/>
          <w:color w:val="000000"/>
          <w:sz w:val="26"/>
          <w:szCs w:val="26"/>
          <w:lang w:val="en-US"/>
        </w:rPr>
      </w:pPr>
      <w:r w:rsidRPr="003656E1">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Pr>
          <w:rFonts w:ascii="Times New Roman" w:hAnsi="Times New Roman"/>
          <w:color w:val="000000"/>
          <w:sz w:val="26"/>
          <w:szCs w:val="26"/>
          <w:lang w:val="en-US"/>
        </w:rPr>
        <w:t xml:space="preserve">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w:t>
      </w:r>
      <w:r w:rsidR="005A40F3">
        <w:rPr>
          <w:rFonts w:ascii="Times New Roman" w:hAnsi="Times New Roman"/>
          <w:color w:val="000000"/>
          <w:sz w:val="26"/>
          <w:szCs w:val="26"/>
          <w:lang w:val="en-US"/>
        </w:rPr>
        <w:t>ứng dụng</w:t>
      </w:r>
      <w:r w:rsidR="00AD09BC">
        <w:rPr>
          <w:rFonts w:ascii="Times New Roman" w:hAnsi="Times New Roman"/>
          <w:color w:val="000000"/>
          <w:sz w:val="26"/>
          <w:szCs w:val="26"/>
          <w:lang w:val="en-US"/>
        </w:rPr>
        <w:t xml:space="preserve">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348" w:name="_GoBack"/>
      <w:bookmarkEnd w:id="348"/>
    </w:p>
    <w:p w:rsidR="00AD09BC" w:rsidRDefault="00AD09BC" w:rsidP="006F6A34">
      <w:pPr>
        <w:pStyle w:val="Heading2"/>
        <w:rPr>
          <w:rFonts w:ascii="Times New Roman" w:hAnsi="Times New Roman"/>
          <w:b w:val="0"/>
          <w:color w:val="000000"/>
          <w:lang w:val="en-US"/>
        </w:rPr>
      </w:pPr>
      <w:bookmarkStart w:id="349" w:name="_Toc266246177"/>
      <w:bookmarkStart w:id="350" w:name="_Toc266247131"/>
      <w:r w:rsidRPr="00AF4A0A">
        <w:rPr>
          <w:rFonts w:ascii="Times New Roman" w:hAnsi="Times New Roman"/>
          <w:b w:val="0"/>
          <w:color w:val="000000"/>
        </w:rPr>
        <w:t>2.</w:t>
      </w:r>
      <w:r>
        <w:rPr>
          <w:rFonts w:ascii="Times New Roman" w:hAnsi="Times New Roman"/>
          <w:b w:val="0"/>
          <w:color w:val="000000"/>
          <w:lang w:val="en-US"/>
        </w:rPr>
        <w:t>2</w:t>
      </w:r>
      <w:r w:rsidRPr="00AF4A0A">
        <w:rPr>
          <w:rFonts w:ascii="Times New Roman" w:hAnsi="Times New Roman"/>
          <w:b w:val="0"/>
          <w:color w:val="000000"/>
        </w:rPr>
        <w:t>. Hướng phát triển nhằm giải quyết những hạn chế về mặt nội dung</w:t>
      </w:r>
      <w:bookmarkEnd w:id="349"/>
      <w:bookmarkEnd w:id="350"/>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đã đề cập ở phần 2.1,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được thiết kế trong luận văn này còn tồn tại nhiều hạn chế. Tuy nhiên, những hạn chế này không phải không giải quyết được. Vì vậy, trong phần này, chúng tôi sẽ đề cập đến hướng phát triển tương lai cho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nhằm giải quyết các hạn chế kể trên và hỗ trợ tốt hơn cho người dùng:</w:t>
      </w:r>
    </w:p>
    <w:p w:rsidR="00AD09BC" w:rsidRPr="00D26559" w:rsidRDefault="00420257" w:rsidP="00D26559">
      <w:pPr>
        <w:pStyle w:val="ListParagraph"/>
        <w:numPr>
          <w:ilvl w:val="0"/>
          <w:numId w:val="58"/>
        </w:numPr>
        <w:jc w:val="both"/>
        <w:rPr>
          <w:rFonts w:ascii="Times New Roman" w:hAnsi="Times New Roman"/>
          <w:color w:val="000000"/>
          <w:sz w:val="26"/>
          <w:szCs w:val="26"/>
          <w:lang w:val="en-US"/>
        </w:rPr>
      </w:pPr>
      <w:r w:rsidRPr="00420257">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00AD09BC" w:rsidRPr="00D26559">
        <w:rPr>
          <w:rFonts w:ascii="Times New Roman" w:hAnsi="Times New Roman"/>
          <w:color w:val="000000"/>
          <w:sz w:val="26"/>
          <w:szCs w:val="26"/>
          <w:lang w:val="en-US"/>
        </w:rPr>
        <w:t xml:space="preserve"> có thể xây dựng một cách tổng hợp. Nghĩa là không chỉ đối với quy trình thi, mà bất cứ quy trình nghiệp vụ nào cũng có thể sử dụng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này. Từ đó,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w:t>
      </w:r>
      <w:r w:rsidR="005A40F3">
        <w:rPr>
          <w:rFonts w:ascii="Times New Roman" w:hAnsi="Times New Roman"/>
          <w:color w:val="000000"/>
          <w:sz w:val="26"/>
          <w:szCs w:val="26"/>
          <w:lang w:val="en-US"/>
        </w:rPr>
        <w:t>ứng dụng</w:t>
      </w:r>
      <w:r w:rsidR="00AD09BC" w:rsidRPr="00D26559">
        <w:rPr>
          <w:rFonts w:ascii="Times New Roman" w:hAnsi="Times New Roman"/>
          <w:color w:val="000000"/>
          <w:sz w:val="26"/>
          <w:szCs w:val="26"/>
          <w:lang w:val="en-US"/>
        </w:rPr>
        <w:t xml:space="preserve">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w:t>
      </w:r>
      <w:r w:rsidR="00420257" w:rsidRPr="00420257">
        <w:rPr>
          <w:rFonts w:ascii="Times New Roman" w:hAnsi="Times New Roman"/>
          <w:color w:val="000000"/>
          <w:sz w:val="26"/>
          <w:szCs w:val="26"/>
          <w:lang w:val="en-US"/>
        </w:rPr>
        <w:t xml:space="preserve"> </w:t>
      </w:r>
      <w:r w:rsidR="00420257">
        <w:rPr>
          <w:rFonts w:ascii="Times New Roman" w:hAnsi="Times New Roman"/>
          <w:color w:val="000000"/>
          <w:sz w:val="26"/>
          <w:szCs w:val="26"/>
          <w:lang w:val="en-US"/>
        </w:rPr>
        <w:t xml:space="preserve">Ứng </w:t>
      </w:r>
      <w:r w:rsidR="005A40F3">
        <w:rPr>
          <w:rFonts w:ascii="Times New Roman" w:hAnsi="Times New Roman"/>
          <w:color w:val="000000"/>
          <w:sz w:val="26"/>
          <w:szCs w:val="26"/>
          <w:lang w:val="en-US"/>
        </w:rPr>
        <w:t>dụng</w:t>
      </w:r>
      <w:r w:rsidRPr="00D26559">
        <w:rPr>
          <w:rFonts w:ascii="Times New Roman" w:hAnsi="Times New Roman"/>
          <w:color w:val="000000"/>
          <w:sz w:val="26"/>
          <w:szCs w:val="26"/>
          <w:lang w:val="en-US"/>
        </w:rPr>
        <w:t xml:space="preserve"> mới (nâng cấp từ chương trình hiện tại). Vì theo chúng tôi tìm hiểu, tuy vẫn có khả năng tương thích với các WF cũ (3.0 và 3.5) - nghĩa là không cần thiết kế lại </w:t>
      </w:r>
      <w:r w:rsidR="005A40F3">
        <w:rPr>
          <w:rFonts w:ascii="Times New Roman" w:hAnsi="Times New Roman"/>
          <w:color w:val="000000"/>
          <w:sz w:val="26"/>
          <w:szCs w:val="26"/>
          <w:lang w:val="en-US"/>
        </w:rPr>
        <w:t>ứng dụng</w:t>
      </w:r>
      <w:r w:rsidRPr="00D26559">
        <w:rPr>
          <w:rFonts w:ascii="Times New Roman" w:hAnsi="Times New Roman"/>
          <w:color w:val="000000"/>
          <w:sz w:val="26"/>
          <w:szCs w:val="26"/>
          <w:lang w:val="en-US"/>
        </w:rPr>
        <w:t xml:space="preserve">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w:t>
      </w:r>
      <w:r w:rsidR="005A40F3">
        <w:rPr>
          <w:rFonts w:ascii="Times New Roman" w:hAnsi="Times New Roman"/>
          <w:color w:val="000000"/>
          <w:sz w:val="26"/>
          <w:szCs w:val="26"/>
          <w:lang w:val="en-US"/>
        </w:rPr>
        <w:t>ứng dụng</w:t>
      </w:r>
      <w:r>
        <w:rPr>
          <w:rFonts w:ascii="Times New Roman" w:hAnsi="Times New Roman"/>
          <w:color w:val="000000"/>
          <w:sz w:val="26"/>
          <w:szCs w:val="26"/>
          <w:lang w:val="en-US"/>
        </w:rPr>
        <w:t xml:space="preserve">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Pr="006F6A34" w:rsidRDefault="00AD09BC" w:rsidP="006F6A34">
      <w:pPr>
        <w:pStyle w:val="Heading1"/>
        <w:rPr>
          <w:rFonts w:ascii="Times New Roman" w:hAnsi="Times New Roman"/>
          <w:color w:val="000000"/>
          <w:sz w:val="26"/>
          <w:szCs w:val="26"/>
          <w:lang w:val="en-US"/>
        </w:rPr>
      </w:pPr>
      <w:bookmarkStart w:id="351" w:name="_Toc266246178"/>
      <w:bookmarkStart w:id="352" w:name="_Toc266247132"/>
      <w:r w:rsidRPr="006F6A34">
        <w:rPr>
          <w:rFonts w:ascii="Times New Roman" w:hAnsi="Times New Roman"/>
          <w:color w:val="000000"/>
          <w:sz w:val="26"/>
          <w:szCs w:val="26"/>
          <w:lang w:val="en-US"/>
        </w:rPr>
        <w:lastRenderedPageBreak/>
        <w:t>LỜI KẾT</w:t>
      </w:r>
      <w:bookmarkEnd w:id="351"/>
      <w:bookmarkEnd w:id="352"/>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Cuối cùng, sau </w:t>
      </w:r>
      <w:r w:rsidR="00FA3C21">
        <w:rPr>
          <w:rFonts w:ascii="Times New Roman" w:hAnsi="Times New Roman"/>
          <w:color w:val="000000"/>
          <w:sz w:val="26"/>
          <w:szCs w:val="26"/>
          <w:lang w:val="en-US"/>
        </w:rPr>
        <w:t>gần 6</w:t>
      </w:r>
      <w:r w:rsidR="007F1838">
        <w:rPr>
          <w:rFonts w:ascii="Times New Roman" w:hAnsi="Times New Roman"/>
          <w:color w:val="000000"/>
          <w:sz w:val="26"/>
          <w:szCs w:val="26"/>
          <w:lang w:val="en-US"/>
        </w:rPr>
        <w:t xml:space="preserve"> tháng thực hiện</w:t>
      </w:r>
      <w:r>
        <w:rPr>
          <w:rFonts w:ascii="Times New Roman" w:hAnsi="Times New Roman"/>
          <w:color w:val="000000"/>
          <w:sz w:val="26"/>
          <w:szCs w:val="26"/>
          <w:lang w:val="en-US"/>
        </w:rPr>
        <w:t xml:space="preserve">, </w:t>
      </w:r>
      <w:r w:rsidR="007F1838">
        <w:rPr>
          <w:rFonts w:ascii="Times New Roman" w:hAnsi="Times New Roman"/>
          <w:color w:val="000000"/>
          <w:sz w:val="26"/>
          <w:szCs w:val="26"/>
          <w:lang w:val="en-US"/>
        </w:rPr>
        <w:t>khoá luận</w:t>
      </w:r>
      <w:r>
        <w:rPr>
          <w:rFonts w:ascii="Times New Roman" w:hAnsi="Times New Roman"/>
          <w:color w:val="000000"/>
          <w:sz w:val="26"/>
          <w:szCs w:val="26"/>
          <w:lang w:val="en-US"/>
        </w:rPr>
        <w:t xml:space="preserve"> cũng </w:t>
      </w:r>
      <w:r w:rsidR="007F1838">
        <w:rPr>
          <w:rFonts w:ascii="Times New Roman" w:hAnsi="Times New Roman"/>
          <w:color w:val="000000"/>
          <w:sz w:val="26"/>
          <w:szCs w:val="26"/>
          <w:lang w:val="en-US"/>
        </w:rPr>
        <w:t>đã đến hồi kết</w:t>
      </w:r>
      <w:r>
        <w:rPr>
          <w:rFonts w:ascii="Times New Roman" w:hAnsi="Times New Roman"/>
          <w:color w:val="000000"/>
          <w:sz w:val="26"/>
          <w:szCs w:val="26"/>
          <w:lang w:val="en-US"/>
        </w:rPr>
        <w:t xml:space="preserve">. </w:t>
      </w:r>
      <w:r w:rsidR="007E3C6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Khoảng thời gian thực hiện khóa luận tốt nghiệp </w:t>
      </w:r>
      <w:r w:rsidR="00076F2F">
        <w:rPr>
          <w:rFonts w:ascii="Times New Roman" w:hAnsi="Times New Roman"/>
          <w:color w:val="000000"/>
          <w:sz w:val="26"/>
          <w:szCs w:val="26"/>
          <w:lang w:val="en-US"/>
        </w:rPr>
        <w:t>này không quá dài</w:t>
      </w:r>
      <w:r>
        <w:rPr>
          <w:rFonts w:ascii="Times New Roman" w:hAnsi="Times New Roman"/>
          <w:color w:val="000000"/>
          <w:sz w:val="26"/>
          <w:szCs w:val="26"/>
          <w:lang w:val="en-US"/>
        </w:rPr>
        <w:t xml:space="preserve"> </w:t>
      </w:r>
      <w:r w:rsidR="00076F2F">
        <w:rPr>
          <w:rFonts w:ascii="Times New Roman" w:hAnsi="Times New Roman"/>
          <w:color w:val="000000"/>
          <w:sz w:val="26"/>
          <w:szCs w:val="26"/>
          <w:lang w:val="en-US"/>
        </w:rPr>
        <w:t xml:space="preserve">nhưng lại nảy sinh </w:t>
      </w:r>
      <w:r>
        <w:rPr>
          <w:rFonts w:ascii="Times New Roman" w:hAnsi="Times New Roman"/>
          <w:color w:val="000000"/>
          <w:sz w:val="26"/>
          <w:szCs w:val="26"/>
          <w:lang w:val="en-US"/>
        </w:rPr>
        <w:t>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w:t>
      </w:r>
      <w:r w:rsidR="00076F2F">
        <w:rPr>
          <w:rFonts w:ascii="Times New Roman" w:hAnsi="Times New Roman"/>
          <w:color w:val="000000"/>
          <w:sz w:val="26"/>
          <w:szCs w:val="26"/>
          <w:lang w:val="en-US"/>
        </w:rPr>
        <w:t xml:space="preserve"> đi đến đích cuối cùng</w:t>
      </w:r>
      <w:r>
        <w:rPr>
          <w:rFonts w:ascii="Times New Roman" w:hAnsi="Times New Roman"/>
          <w:color w:val="000000"/>
          <w:sz w:val="26"/>
          <w:szCs w:val="26"/>
          <w:lang w:val="en-US"/>
        </w:rPr>
        <w:t xml:space="preserve">. </w:t>
      </w:r>
      <w:r w:rsidR="008E1189">
        <w:rPr>
          <w:rFonts w:ascii="Times New Roman" w:hAnsi="Times New Roman"/>
          <w:color w:val="000000"/>
          <w:sz w:val="26"/>
          <w:szCs w:val="26"/>
          <w:lang w:val="en-US"/>
        </w:rPr>
        <w:t>Chúng tôi</w:t>
      </w:r>
      <w:r>
        <w:rPr>
          <w:rFonts w:ascii="Times New Roman" w:hAnsi="Times New Roman"/>
          <w:color w:val="000000"/>
          <w:sz w:val="26"/>
          <w:szCs w:val="26"/>
          <w:lang w:val="en-US"/>
        </w:rPr>
        <w:t xml:space="preserve"> rất cảm ơn PGS.TS. Đồng Thị Bích Thủy, Giáo viên hướng dẫn của chúng tôi, đã cùng chúng tôi vượt qua chặng đường khó khăn này. </w:t>
      </w:r>
      <w:r w:rsidR="008E1189">
        <w:rPr>
          <w:rFonts w:ascii="Times New Roman" w:hAnsi="Times New Roman"/>
          <w:color w:val="000000"/>
          <w:sz w:val="26"/>
          <w:szCs w:val="26"/>
          <w:lang w:val="en-US"/>
        </w:rPr>
        <w:t>Nhờ có n</w:t>
      </w:r>
      <w:r>
        <w:rPr>
          <w:rFonts w:ascii="Times New Roman" w:hAnsi="Times New Roman"/>
          <w:color w:val="000000"/>
          <w:sz w:val="26"/>
          <w:szCs w:val="26"/>
          <w:lang w:val="en-US"/>
        </w:rPr>
        <w:t>hững</w:t>
      </w:r>
      <w:r w:rsidR="008E1189">
        <w:rPr>
          <w:rFonts w:ascii="Times New Roman" w:hAnsi="Times New Roman"/>
          <w:color w:val="000000"/>
          <w:sz w:val="26"/>
          <w:szCs w:val="26"/>
          <w:lang w:val="en-US"/>
        </w:rPr>
        <w:t xml:space="preserve"> lời</w:t>
      </w:r>
      <w:r>
        <w:rPr>
          <w:rFonts w:ascii="Times New Roman" w:hAnsi="Times New Roman"/>
          <w:color w:val="000000"/>
          <w:sz w:val="26"/>
          <w:szCs w:val="26"/>
          <w:lang w:val="en-US"/>
        </w:rPr>
        <w:t xml:space="preserve"> động viên khích lệ, sự hướng dẫn </w:t>
      </w:r>
      <w:r w:rsidR="008E1189">
        <w:rPr>
          <w:rFonts w:ascii="Times New Roman" w:hAnsi="Times New Roman"/>
          <w:color w:val="000000"/>
          <w:sz w:val="26"/>
          <w:szCs w:val="26"/>
          <w:lang w:val="en-US"/>
        </w:rPr>
        <w:t xml:space="preserve">nhiệt thành </w:t>
      </w:r>
      <w:r>
        <w:rPr>
          <w:rFonts w:ascii="Times New Roman" w:hAnsi="Times New Roman"/>
          <w:color w:val="000000"/>
          <w:sz w:val="26"/>
          <w:szCs w:val="26"/>
          <w:lang w:val="en-US"/>
        </w:rPr>
        <w:t xml:space="preserve">của cô </w:t>
      </w:r>
      <w:r w:rsidR="008E1189">
        <w:rPr>
          <w:rFonts w:ascii="Times New Roman" w:hAnsi="Times New Roman"/>
          <w:color w:val="000000"/>
          <w:sz w:val="26"/>
          <w:szCs w:val="26"/>
          <w:lang w:val="en-US"/>
        </w:rPr>
        <w:t>chúng tôi mới tìm được tiếng nói chung và vạch ra</w:t>
      </w:r>
      <w:r>
        <w:rPr>
          <w:rFonts w:ascii="Times New Roman" w:hAnsi="Times New Roman"/>
          <w:color w:val="000000"/>
          <w:sz w:val="26"/>
          <w:szCs w:val="26"/>
          <w:lang w:val="en-US"/>
        </w:rPr>
        <w:t xml:space="preserve"> được hướng đi cho </w:t>
      </w:r>
      <w:r w:rsidR="008E1189">
        <w:rPr>
          <w:rFonts w:ascii="Times New Roman" w:hAnsi="Times New Roman"/>
          <w:color w:val="000000"/>
          <w:sz w:val="26"/>
          <w:szCs w:val="26"/>
          <w:lang w:val="en-US"/>
        </w:rPr>
        <w:t>đến ngày hôm nay.</w:t>
      </w:r>
    </w:p>
    <w:p w:rsidR="00AD09BC" w:rsidRDefault="00666FE1"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Ngoài ra</w:t>
      </w:r>
      <w:r w:rsidR="00AD09BC">
        <w:rPr>
          <w:rFonts w:ascii="Times New Roman" w:hAnsi="Times New Roman"/>
          <w:color w:val="000000"/>
          <w:sz w:val="26"/>
          <w:szCs w:val="26"/>
          <w:lang w:val="en-US"/>
        </w:rPr>
        <w:t xml:space="preserve">, chúng tôi cũng xin gửi lời cảm ơn đến Trung Tâm Tin Học, </w:t>
      </w:r>
      <w:r w:rsidR="000A455D">
        <w:rPr>
          <w:rFonts w:ascii="Times New Roman" w:hAnsi="Times New Roman"/>
          <w:color w:val="000000"/>
          <w:sz w:val="26"/>
          <w:szCs w:val="26"/>
          <w:lang w:val="en-US"/>
        </w:rPr>
        <w:t xml:space="preserve">trường </w:t>
      </w:r>
      <w:r w:rsidR="00AD09BC">
        <w:rPr>
          <w:rFonts w:ascii="Times New Roman" w:hAnsi="Times New Roman"/>
          <w:color w:val="000000"/>
          <w:sz w:val="26"/>
          <w:szCs w:val="26"/>
          <w:lang w:val="en-US"/>
        </w:rPr>
        <w:t xml:space="preserve">Đại Học Khoa Học Tự Nhiên đã tạo mọi </w:t>
      </w:r>
      <w:r w:rsidR="00AD09BC" w:rsidRPr="009B4D94">
        <w:rPr>
          <w:rFonts w:ascii="Times New Roman" w:hAnsi="Times New Roman"/>
          <w:color w:val="000000"/>
          <w:sz w:val="26"/>
          <w:szCs w:val="26"/>
          <w:lang w:val="en-US"/>
        </w:rPr>
        <w:t>điều kiện</w:t>
      </w:r>
      <w:r w:rsidR="00AD09BC">
        <w:rPr>
          <w:rFonts w:ascii="Times New Roman" w:hAnsi="Times New Roman"/>
          <w:color w:val="000000"/>
          <w:sz w:val="26"/>
          <w:szCs w:val="26"/>
          <w:lang w:val="en-US"/>
        </w:rPr>
        <w:t xml:space="preserve"> để chúng </w:t>
      </w:r>
      <w:r w:rsidR="00AD09BC" w:rsidRPr="00D26559">
        <w:rPr>
          <w:rFonts w:ascii="Times New Roman" w:hAnsi="Times New Roman"/>
          <w:sz w:val="26"/>
          <w:szCs w:val="26"/>
        </w:rPr>
        <w:t>tìm hiểu bối cảnh thực tế của quy trình tổ chức thi và c</w:t>
      </w:r>
      <w:r w:rsidR="00AD09BC">
        <w:rPr>
          <w:rFonts w:ascii="Times New Roman" w:hAnsi="Times New Roman"/>
          <w:sz w:val="26"/>
          <w:szCs w:val="26"/>
          <w:lang w:val="en-US"/>
        </w:rPr>
        <w:t>ấ</w:t>
      </w:r>
      <w:r w:rsidR="00AD09BC" w:rsidRPr="00D26559">
        <w:rPr>
          <w:rFonts w:ascii="Times New Roman" w:hAnsi="Times New Roman"/>
          <w:sz w:val="26"/>
          <w:szCs w:val="26"/>
        </w:rPr>
        <w:t>p chứng chỉ quốc gia</w:t>
      </w:r>
      <w:r>
        <w:rPr>
          <w:rFonts w:ascii="Times New Roman" w:hAnsi="Times New Roman"/>
          <w:sz w:val="26"/>
          <w:szCs w:val="26"/>
          <w:lang w:val="en-US"/>
        </w:rPr>
        <w:t xml:space="preserve"> tại trung tâm</w:t>
      </w:r>
      <w:r w:rsidR="00AD09BC">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w:t>
      </w:r>
      <w:r w:rsidR="00666FE1">
        <w:rPr>
          <w:rFonts w:ascii="Times New Roman" w:hAnsi="Times New Roman"/>
          <w:sz w:val="26"/>
          <w:szCs w:val="26"/>
          <w:lang w:val="en-US"/>
        </w:rPr>
        <w:t>, bạn đồng hành thân mến!</w:t>
      </w:r>
      <w:r>
        <w:rPr>
          <w:rFonts w:ascii="Times New Roman" w:hAnsi="Times New Roman"/>
          <w:sz w:val="26"/>
          <w:szCs w:val="26"/>
          <w:lang w:val="en-US"/>
        </w:rPr>
        <w:t xml:space="preserve">. </w:t>
      </w:r>
      <w:r w:rsidR="00666FE1">
        <w:rPr>
          <w:rFonts w:ascii="Times New Roman" w:hAnsi="Times New Roman"/>
          <w:sz w:val="26"/>
          <w:szCs w:val="26"/>
          <w:lang w:val="en-US"/>
        </w:rPr>
        <w:t>Trải qua những khó khăn, khúc mắc chúng ta càng lúc càng trưởng thành hơn, chín chắn hơn.</w:t>
      </w:r>
    </w:p>
    <w:p w:rsidR="00B90E73"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 xml:space="preserve">Cuối cùng, chúng tôi hi vọng khóa luận này không chỉ dừng lại ở đây, </w:t>
      </w:r>
      <w:r w:rsidR="00666FE1">
        <w:rPr>
          <w:rFonts w:ascii="Times New Roman" w:hAnsi="Times New Roman"/>
          <w:sz w:val="26"/>
          <w:szCs w:val="26"/>
          <w:lang w:val="en-US"/>
        </w:rPr>
        <w:t>một lúc nào đó, những điều mà chúng tôi trăn trở, chưa làm được sẽ được mang ra đào sâu, nghiên cứu tiếp.</w:t>
      </w:r>
    </w:p>
    <w:p w:rsidR="00AD09BC" w:rsidRDefault="00B90E73"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Xin chân thành cảm ơn!</w:t>
      </w:r>
    </w:p>
    <w:p w:rsidR="00AD09BC" w:rsidRDefault="00B90E73"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Nguyễn Minh Bình – Diệp Huỳnh Anh</w:t>
      </w:r>
    </w:p>
    <w:p w:rsidR="00AD09BC" w:rsidRPr="00521D5C" w:rsidRDefault="00AD09BC" w:rsidP="00AF4A0A">
      <w:pPr>
        <w:ind w:left="284"/>
        <w:jc w:val="both"/>
        <w:rPr>
          <w:rFonts w:ascii="Times New Roman" w:hAnsi="Times New Roman"/>
          <w:color w:val="000000"/>
          <w:sz w:val="26"/>
          <w:szCs w:val="26"/>
          <w:lang w:val="en-US"/>
        </w:rPr>
      </w:pPr>
    </w:p>
    <w:p w:rsidR="00E6490D" w:rsidRDefault="00E6490D">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br w:type="page"/>
      </w:r>
    </w:p>
    <w:p w:rsidR="00E6490D" w:rsidRDefault="00E6490D">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lastRenderedPageBreak/>
        <w:t>Tài liệu tham khảo:</w:t>
      </w:r>
    </w:p>
    <w:p w:rsidR="00E9026E" w:rsidRDefault="00E9026E">
      <w:pPr>
        <w:spacing w:after="0" w:line="240" w:lineRule="auto"/>
        <w:rPr>
          <w:rFonts w:ascii="Times New Roman" w:hAnsi="Times New Roman"/>
          <w:b/>
          <w:color w:val="000000"/>
          <w:sz w:val="26"/>
          <w:szCs w:val="26"/>
          <w:lang w:val="en-US"/>
        </w:rPr>
      </w:pPr>
      <w:r>
        <w:rPr>
          <w:rFonts w:ascii="Times New Roman" w:hAnsi="Times New Roman"/>
          <w:b/>
          <w:color w:val="000000"/>
          <w:sz w:val="26"/>
          <w:szCs w:val="26"/>
          <w:lang w:val="en-US"/>
        </w:rPr>
        <w:t xml:space="preserve"> </w:t>
      </w:r>
    </w:p>
    <w:p w:rsidR="00E6490D" w:rsidRPr="00D64C2E" w:rsidRDefault="00D64C2E" w:rsidP="00D64C2E">
      <w:pPr>
        <w:pStyle w:val="ListParagraph"/>
        <w:numPr>
          <w:ilvl w:val="0"/>
          <w:numId w:val="61"/>
        </w:numPr>
        <w:spacing w:after="0" w:line="240" w:lineRule="auto"/>
        <w:rPr>
          <w:rFonts w:ascii="Times New Roman" w:hAnsi="Times New Roman"/>
          <w:color w:val="000000"/>
          <w:sz w:val="26"/>
          <w:szCs w:val="26"/>
          <w:lang w:val="en-US"/>
        </w:rPr>
      </w:pPr>
      <w:r w:rsidRPr="00D64C2E">
        <w:rPr>
          <w:rFonts w:ascii="Times New Roman" w:hAnsi="Times New Roman"/>
          <w:color w:val="000000"/>
          <w:sz w:val="26"/>
          <w:szCs w:val="26"/>
          <w:lang w:val="en-US"/>
        </w:rPr>
        <w:t>Workflow Management Systems: A Survey</w:t>
      </w:r>
    </w:p>
    <w:p w:rsidR="00D64C2E" w:rsidRDefault="00D64C2E">
      <w:pPr>
        <w:spacing w:after="0" w:line="240" w:lineRule="auto"/>
        <w:rPr>
          <w:rFonts w:ascii="Times New Roman" w:hAnsi="Times New Roman"/>
          <w:color w:val="000000"/>
          <w:sz w:val="16"/>
          <w:szCs w:val="26"/>
          <w:lang w:val="en-US"/>
        </w:rPr>
      </w:pPr>
      <w:r w:rsidRPr="00D64C2E">
        <w:rPr>
          <w:rFonts w:ascii="Times New Roman" w:hAnsi="Times New Roman"/>
          <w:color w:val="000000"/>
          <w:sz w:val="16"/>
          <w:szCs w:val="26"/>
          <w:lang w:val="en-US"/>
        </w:rPr>
        <w:tab/>
        <w:t>SHI Meilin, YANG Guangxin, XIANG Yong, WU Shangguang</w:t>
      </w:r>
    </w:p>
    <w:p w:rsidR="00D64C2E" w:rsidRDefault="00D64C2E">
      <w:pPr>
        <w:spacing w:after="0" w:line="240" w:lineRule="auto"/>
        <w:rPr>
          <w:rFonts w:ascii="Times New Roman" w:hAnsi="Times New Roman"/>
          <w:color w:val="000000"/>
          <w:sz w:val="16"/>
          <w:szCs w:val="26"/>
          <w:lang w:val="en-US"/>
        </w:rPr>
      </w:pPr>
      <w:r>
        <w:rPr>
          <w:rFonts w:ascii="Times New Roman" w:hAnsi="Times New Roman"/>
          <w:color w:val="000000"/>
          <w:sz w:val="16"/>
          <w:szCs w:val="26"/>
          <w:lang w:val="en-US"/>
        </w:rPr>
        <w:tab/>
      </w:r>
      <w:r w:rsidRPr="00D64C2E">
        <w:rPr>
          <w:rFonts w:ascii="Times New Roman" w:hAnsi="Times New Roman"/>
          <w:color w:val="000000"/>
          <w:sz w:val="16"/>
          <w:szCs w:val="26"/>
          <w:lang w:val="en-US"/>
        </w:rPr>
        <w:t>Department of Computer Science, Tsinghua University, Beijing, P.R.China 100084</w:t>
      </w:r>
    </w:p>
    <w:p w:rsidR="00D64C2E" w:rsidRDefault="00D64C2E">
      <w:pPr>
        <w:spacing w:after="0" w:line="240" w:lineRule="auto"/>
        <w:rPr>
          <w:rFonts w:ascii="Times New Roman" w:hAnsi="Times New Roman"/>
          <w:color w:val="000000"/>
          <w:sz w:val="16"/>
          <w:szCs w:val="26"/>
          <w:lang w:val="en-US"/>
        </w:rPr>
      </w:pPr>
      <w:r>
        <w:rPr>
          <w:rFonts w:ascii="Times New Roman" w:hAnsi="Times New Roman"/>
          <w:color w:val="000000"/>
          <w:sz w:val="16"/>
          <w:szCs w:val="26"/>
          <w:lang w:val="en-US"/>
        </w:rPr>
        <w:tab/>
        <w:t>1998.</w:t>
      </w:r>
    </w:p>
    <w:p w:rsidR="00D64C2E" w:rsidRDefault="00D64C2E">
      <w:pPr>
        <w:spacing w:after="0" w:line="240" w:lineRule="auto"/>
        <w:rPr>
          <w:rFonts w:ascii="Times New Roman" w:hAnsi="Times New Roman"/>
          <w:color w:val="000000"/>
          <w:sz w:val="16"/>
          <w:szCs w:val="26"/>
          <w:lang w:val="en-US"/>
        </w:rPr>
      </w:pPr>
    </w:p>
    <w:p w:rsidR="00D64C2E" w:rsidRPr="00087FE0" w:rsidRDefault="00087FE0" w:rsidP="00D64C2E">
      <w:pPr>
        <w:pStyle w:val="ListParagraph"/>
        <w:numPr>
          <w:ilvl w:val="0"/>
          <w:numId w:val="61"/>
        </w:numPr>
        <w:spacing w:after="0" w:line="240" w:lineRule="auto"/>
        <w:rPr>
          <w:rFonts w:ascii="Times New Roman" w:hAnsi="Times New Roman"/>
          <w:color w:val="000000"/>
          <w:sz w:val="32"/>
          <w:szCs w:val="26"/>
          <w:lang w:val="en-US"/>
        </w:rPr>
      </w:pPr>
      <w:r w:rsidRPr="00087FE0">
        <w:rPr>
          <w:rFonts w:ascii="Times New Roman" w:hAnsi="Times New Roman"/>
          <w:color w:val="000000"/>
          <w:sz w:val="26"/>
          <w:szCs w:val="26"/>
          <w:lang w:val="en-US"/>
        </w:rPr>
        <w:t>Microsoft  Windows  Workflow Foundation Step by Step</w:t>
      </w:r>
      <w:r w:rsidR="00D64C2E" w:rsidRPr="00087FE0">
        <w:rPr>
          <w:rFonts w:ascii="Times New Roman" w:hAnsi="Times New Roman"/>
          <w:color w:val="000000"/>
          <w:sz w:val="26"/>
          <w:szCs w:val="26"/>
          <w:lang w:val="en-US"/>
        </w:rPr>
        <w:t xml:space="preserve">. </w:t>
      </w:r>
    </w:p>
    <w:p w:rsidR="00087FE0" w:rsidRDefault="00087FE0" w:rsidP="00087FE0">
      <w:pPr>
        <w:pStyle w:val="ListParagraph"/>
        <w:spacing w:after="0" w:line="240" w:lineRule="auto"/>
        <w:rPr>
          <w:rFonts w:ascii="Times New Roman" w:hAnsi="Times New Roman"/>
          <w:color w:val="000000"/>
          <w:sz w:val="16"/>
          <w:szCs w:val="26"/>
          <w:lang w:val="en-US"/>
        </w:rPr>
      </w:pPr>
      <w:r w:rsidRPr="00087FE0">
        <w:rPr>
          <w:rFonts w:ascii="Times New Roman" w:hAnsi="Times New Roman"/>
          <w:color w:val="000000"/>
          <w:sz w:val="16"/>
          <w:szCs w:val="26"/>
          <w:lang w:val="en-US"/>
        </w:rPr>
        <w:t>Kenn Scribner</w:t>
      </w:r>
    </w:p>
    <w:p w:rsidR="00087FE0" w:rsidRDefault="00087FE0" w:rsidP="00087FE0">
      <w:pPr>
        <w:pStyle w:val="ListParagraph"/>
        <w:spacing w:after="0" w:line="240" w:lineRule="auto"/>
        <w:rPr>
          <w:rFonts w:ascii="Times New Roman" w:hAnsi="Times New Roman"/>
          <w:color w:val="000000"/>
          <w:sz w:val="16"/>
          <w:szCs w:val="26"/>
          <w:lang w:val="en-US"/>
        </w:rPr>
      </w:pPr>
      <w:r w:rsidRPr="00087FE0">
        <w:rPr>
          <w:rFonts w:ascii="Times New Roman" w:hAnsi="Times New Roman"/>
          <w:color w:val="000000"/>
          <w:sz w:val="16"/>
          <w:szCs w:val="26"/>
          <w:lang w:val="en-US"/>
        </w:rPr>
        <w:t>A Division of Microsoft Corporation</w:t>
      </w:r>
      <w:r>
        <w:rPr>
          <w:rFonts w:ascii="Times New Roman" w:hAnsi="Times New Roman"/>
          <w:color w:val="000000"/>
          <w:sz w:val="16"/>
          <w:szCs w:val="26"/>
          <w:lang w:val="en-US"/>
        </w:rPr>
        <w:t>,</w:t>
      </w:r>
      <w:r w:rsidRPr="00087FE0">
        <w:rPr>
          <w:rFonts w:ascii="Times New Roman" w:hAnsi="Times New Roman"/>
          <w:color w:val="000000"/>
          <w:sz w:val="16"/>
          <w:szCs w:val="26"/>
          <w:lang w:val="en-US"/>
        </w:rPr>
        <w:t>One Microsoft Way</w:t>
      </w:r>
      <w:r>
        <w:rPr>
          <w:rFonts w:ascii="Times New Roman" w:hAnsi="Times New Roman"/>
          <w:color w:val="000000"/>
          <w:sz w:val="16"/>
          <w:szCs w:val="26"/>
          <w:lang w:val="en-US"/>
        </w:rPr>
        <w:t xml:space="preserve"> </w:t>
      </w:r>
      <w:r w:rsidRPr="00087FE0">
        <w:rPr>
          <w:rFonts w:ascii="Times New Roman" w:hAnsi="Times New Roman"/>
          <w:color w:val="000000"/>
          <w:sz w:val="16"/>
          <w:szCs w:val="26"/>
          <w:lang w:val="en-US"/>
        </w:rPr>
        <w:t>Redmond, Washington 98052-6399</w:t>
      </w:r>
    </w:p>
    <w:p w:rsidR="00087FE0" w:rsidRDefault="00087FE0" w:rsidP="00087FE0">
      <w:pPr>
        <w:pStyle w:val="ListParagraph"/>
        <w:spacing w:after="0" w:line="240" w:lineRule="auto"/>
        <w:rPr>
          <w:rFonts w:ascii="Times New Roman" w:hAnsi="Times New Roman"/>
          <w:color w:val="000000"/>
          <w:sz w:val="16"/>
          <w:szCs w:val="26"/>
          <w:lang w:val="en-US"/>
        </w:rPr>
      </w:pPr>
      <w:r>
        <w:rPr>
          <w:rFonts w:ascii="Times New Roman" w:hAnsi="Times New Roman"/>
          <w:color w:val="000000"/>
          <w:sz w:val="16"/>
          <w:szCs w:val="26"/>
          <w:lang w:val="en-US"/>
        </w:rPr>
        <w:t>2007</w:t>
      </w:r>
    </w:p>
    <w:p w:rsidR="005A1ADF" w:rsidRPr="005A1ADF" w:rsidRDefault="00F02D9C" w:rsidP="005A1ADF">
      <w:pPr>
        <w:pStyle w:val="ListParagraph"/>
        <w:numPr>
          <w:ilvl w:val="0"/>
          <w:numId w:val="61"/>
        </w:num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t>N</w:t>
      </w:r>
      <w:r w:rsidR="005A1ADF" w:rsidRPr="005A1ADF">
        <w:rPr>
          <w:rFonts w:ascii="Times New Roman" w:hAnsi="Times New Roman"/>
          <w:color w:val="000000"/>
          <w:sz w:val="26"/>
          <w:szCs w:val="26"/>
          <w:lang w:val="en-US"/>
        </w:rPr>
        <w:t>ghiên cứu giải pháp nguồn mở cho Workflow quản  lý hồ sơ công văn</w:t>
      </w:r>
    </w:p>
    <w:p w:rsidR="005A1ADF" w:rsidRPr="005A1ADF" w:rsidRDefault="005A1ADF" w:rsidP="005A1ADF">
      <w:pPr>
        <w:pStyle w:val="ListParagraph"/>
        <w:spacing w:after="0" w:line="240" w:lineRule="auto"/>
        <w:rPr>
          <w:rFonts w:ascii="Times New Roman" w:hAnsi="Times New Roman"/>
          <w:color w:val="000000"/>
          <w:sz w:val="16"/>
          <w:szCs w:val="16"/>
          <w:lang w:val="en-US"/>
        </w:rPr>
      </w:pPr>
      <w:r w:rsidRPr="005A1ADF">
        <w:rPr>
          <w:rFonts w:ascii="Times New Roman" w:hAnsi="Times New Roman"/>
          <w:color w:val="000000"/>
          <w:sz w:val="16"/>
          <w:szCs w:val="26"/>
          <w:lang w:val="en-US"/>
        </w:rPr>
        <w:t xml:space="preserve">Võ Hữu </w:t>
      </w:r>
      <w:r w:rsidRPr="005A1ADF">
        <w:rPr>
          <w:rFonts w:ascii="Times New Roman" w:hAnsi="Times New Roman"/>
          <w:color w:val="000000"/>
          <w:sz w:val="16"/>
          <w:szCs w:val="16"/>
          <w:lang w:val="en-US"/>
        </w:rPr>
        <w:t>Phúc – 06HC132 ,  Đào Anh Vũ – 06HC228</w:t>
      </w:r>
    </w:p>
    <w:p w:rsidR="00C03B7A" w:rsidRPr="005A1ADF" w:rsidRDefault="005A1ADF" w:rsidP="005A1ADF">
      <w:pPr>
        <w:spacing w:after="0" w:line="240" w:lineRule="auto"/>
        <w:rPr>
          <w:rFonts w:ascii="Times New Roman" w:hAnsi="Times New Roman"/>
          <w:color w:val="000000"/>
          <w:sz w:val="16"/>
          <w:szCs w:val="16"/>
          <w:lang w:val="en-US"/>
        </w:rPr>
      </w:pPr>
      <w:r w:rsidRPr="005A1ADF">
        <w:rPr>
          <w:rFonts w:ascii="Times New Roman" w:hAnsi="Times New Roman"/>
          <w:color w:val="000000"/>
          <w:sz w:val="16"/>
          <w:szCs w:val="16"/>
          <w:lang w:val="en-US"/>
        </w:rPr>
        <w:tab/>
        <w:t xml:space="preserve">Khoa Công Nghệ Thông Tin, </w:t>
      </w:r>
      <w:r>
        <w:rPr>
          <w:rFonts w:ascii="Times New Roman" w:hAnsi="Times New Roman"/>
          <w:color w:val="000000"/>
          <w:sz w:val="16"/>
          <w:szCs w:val="16"/>
          <w:lang w:val="en-US"/>
        </w:rPr>
        <w:t xml:space="preserve">trường </w:t>
      </w:r>
      <w:r w:rsidRPr="005A1ADF">
        <w:rPr>
          <w:rFonts w:ascii="Times New Roman" w:hAnsi="Times New Roman"/>
          <w:color w:val="000000"/>
          <w:sz w:val="16"/>
          <w:szCs w:val="16"/>
          <w:lang w:val="en-US"/>
        </w:rPr>
        <w:t>Đại Học Khoa Học Tự Nhiên, TpHCM</w:t>
      </w:r>
    </w:p>
    <w:p w:rsidR="005A1ADF" w:rsidRDefault="005A1ADF" w:rsidP="005A1ADF">
      <w:pPr>
        <w:spacing w:after="0" w:line="240" w:lineRule="auto"/>
        <w:rPr>
          <w:rFonts w:ascii="Times New Roman" w:hAnsi="Times New Roman"/>
          <w:color w:val="000000"/>
          <w:sz w:val="16"/>
          <w:szCs w:val="16"/>
          <w:lang w:val="en-US"/>
        </w:rPr>
      </w:pPr>
      <w:r w:rsidRPr="005A1ADF">
        <w:rPr>
          <w:rFonts w:ascii="Times New Roman" w:hAnsi="Times New Roman"/>
          <w:color w:val="000000"/>
          <w:sz w:val="16"/>
          <w:szCs w:val="16"/>
          <w:lang w:val="en-US"/>
        </w:rPr>
        <w:tab/>
        <w:t>2008</w:t>
      </w:r>
    </w:p>
    <w:p w:rsidR="00F02D9C" w:rsidRPr="00F02D9C" w:rsidRDefault="00F02D9C" w:rsidP="00F02D9C">
      <w:pPr>
        <w:pStyle w:val="ListParagraph"/>
        <w:numPr>
          <w:ilvl w:val="0"/>
          <w:numId w:val="61"/>
        </w:numPr>
        <w:spacing w:after="0" w:line="240" w:lineRule="auto"/>
        <w:rPr>
          <w:rFonts w:ascii="Times New Roman" w:hAnsi="Times New Roman"/>
          <w:color w:val="000000"/>
          <w:sz w:val="26"/>
          <w:szCs w:val="26"/>
          <w:lang w:val="en-US"/>
        </w:rPr>
      </w:pPr>
      <w:r w:rsidRPr="00F02D9C">
        <w:rPr>
          <w:rFonts w:ascii="Times New Roman" w:hAnsi="Times New Roman"/>
          <w:color w:val="000000"/>
          <w:sz w:val="26"/>
          <w:szCs w:val="26"/>
          <w:lang w:val="en-US"/>
        </w:rPr>
        <w:t>Tìm hiểu và ứng dụng Windows Workflow Foundation để hỗ trợ các quy trình nghiệp vụ</w:t>
      </w:r>
    </w:p>
    <w:p w:rsidR="00F02D9C" w:rsidRPr="00F02D9C" w:rsidRDefault="00F02D9C" w:rsidP="00F02D9C">
      <w:pPr>
        <w:pStyle w:val="ListParagraph"/>
        <w:spacing w:after="0" w:line="240" w:lineRule="auto"/>
        <w:rPr>
          <w:rFonts w:ascii="Times New Roman" w:hAnsi="Times New Roman"/>
          <w:color w:val="000000"/>
          <w:sz w:val="16"/>
          <w:szCs w:val="26"/>
          <w:lang w:val="en-US"/>
        </w:rPr>
      </w:pPr>
      <w:r w:rsidRPr="00F02D9C">
        <w:rPr>
          <w:rFonts w:ascii="Times New Roman" w:hAnsi="Times New Roman"/>
          <w:color w:val="000000"/>
          <w:sz w:val="16"/>
          <w:szCs w:val="26"/>
          <w:lang w:val="en-US"/>
        </w:rPr>
        <w:t>Lê Nhựt Minh – 06HC103,Nguyễn Trần Minh Tú – 06HC441</w:t>
      </w:r>
    </w:p>
    <w:p w:rsidR="00F02D9C" w:rsidRPr="00F02D9C" w:rsidRDefault="00F02D9C" w:rsidP="00F02D9C">
      <w:pPr>
        <w:pStyle w:val="ListParagraph"/>
        <w:spacing w:after="0" w:line="240" w:lineRule="auto"/>
        <w:rPr>
          <w:rFonts w:ascii="Times New Roman" w:hAnsi="Times New Roman"/>
          <w:color w:val="000000"/>
          <w:sz w:val="16"/>
          <w:szCs w:val="26"/>
          <w:lang w:val="en-US"/>
        </w:rPr>
      </w:pPr>
      <w:r w:rsidRPr="00F02D9C">
        <w:rPr>
          <w:rFonts w:ascii="Times New Roman" w:hAnsi="Times New Roman"/>
          <w:color w:val="000000"/>
          <w:sz w:val="16"/>
          <w:szCs w:val="26"/>
          <w:lang w:val="en-US"/>
        </w:rPr>
        <w:t>Khoa Công Nghệ Thông Tin, trường Đại Học Khoa Học Tự Nhiên, TpHCM</w:t>
      </w:r>
    </w:p>
    <w:p w:rsidR="00F02D9C" w:rsidRPr="00F02D9C" w:rsidRDefault="00F02D9C" w:rsidP="00F02D9C">
      <w:pPr>
        <w:pStyle w:val="ListParagraph"/>
        <w:spacing w:after="0" w:line="240" w:lineRule="auto"/>
        <w:rPr>
          <w:rFonts w:ascii="Times New Roman" w:hAnsi="Times New Roman"/>
          <w:color w:val="000000"/>
          <w:sz w:val="16"/>
          <w:szCs w:val="26"/>
          <w:lang w:val="en-US"/>
        </w:rPr>
      </w:pPr>
      <w:r w:rsidRPr="00F02D9C">
        <w:rPr>
          <w:rFonts w:ascii="Times New Roman" w:hAnsi="Times New Roman"/>
          <w:color w:val="000000"/>
          <w:sz w:val="16"/>
          <w:szCs w:val="26"/>
          <w:lang w:val="en-US"/>
        </w:rPr>
        <w:t>200</w:t>
      </w:r>
      <w:r w:rsidRPr="00F02D9C">
        <w:rPr>
          <w:rFonts w:ascii="Times New Roman" w:hAnsi="Times New Roman"/>
          <w:color w:val="000000"/>
          <w:sz w:val="16"/>
          <w:szCs w:val="26"/>
          <w:lang w:val="en-US"/>
        </w:rPr>
        <w:t>9</w:t>
      </w:r>
    </w:p>
    <w:p w:rsidR="00F02D9C" w:rsidRPr="00F02D9C" w:rsidRDefault="00F02D9C" w:rsidP="00F02D9C">
      <w:pPr>
        <w:ind w:left="522" w:firstLine="198"/>
        <w:rPr>
          <w:rFonts w:ascii="Times New Roman" w:hAnsi="Times New Roman"/>
          <w:color w:val="000000"/>
          <w:sz w:val="16"/>
          <w:szCs w:val="16"/>
          <w:lang w:val="en-US"/>
        </w:rPr>
      </w:pPr>
    </w:p>
    <w:p w:rsidR="00201DCD" w:rsidRDefault="00201DCD">
      <w:pPr>
        <w:spacing w:after="0" w:line="240" w:lineRule="auto"/>
        <w:rPr>
          <w:rFonts w:ascii="Times New Roman" w:hAnsi="Times New Roman"/>
          <w:color w:val="000000"/>
          <w:sz w:val="16"/>
          <w:szCs w:val="16"/>
          <w:lang w:val="en-US"/>
        </w:rPr>
      </w:pPr>
      <w:r>
        <w:rPr>
          <w:rFonts w:ascii="Times New Roman" w:hAnsi="Times New Roman"/>
          <w:color w:val="000000"/>
          <w:sz w:val="16"/>
          <w:szCs w:val="16"/>
          <w:lang w:val="en-US"/>
        </w:rPr>
        <w:br w:type="page"/>
      </w:r>
    </w:p>
    <w:p w:rsidR="00AD09BC" w:rsidRPr="00D4256C" w:rsidRDefault="00AD09BC" w:rsidP="00831EFA">
      <w:pPr>
        <w:pStyle w:val="Heading1"/>
        <w:rPr>
          <w:rFonts w:ascii="Times New Roman" w:hAnsi="Times New Roman"/>
          <w:color w:val="000000"/>
          <w:sz w:val="26"/>
          <w:szCs w:val="26"/>
          <w:lang w:val="en-US"/>
        </w:rPr>
      </w:pPr>
      <w:bookmarkStart w:id="353" w:name="_Toc266246179"/>
      <w:bookmarkStart w:id="354" w:name="_Toc266247133"/>
      <w:r w:rsidRPr="00D4256C">
        <w:rPr>
          <w:rFonts w:ascii="Times New Roman" w:hAnsi="Times New Roman"/>
          <w:color w:val="000000"/>
          <w:sz w:val="26"/>
          <w:szCs w:val="26"/>
          <w:lang w:val="en-US"/>
        </w:rPr>
        <w:lastRenderedPageBreak/>
        <w:t>PHỤ LỤC</w:t>
      </w:r>
      <w:bookmarkEnd w:id="353"/>
      <w:bookmarkEnd w:id="354"/>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831EFA">
      <w:pPr>
        <w:pStyle w:val="Heading1"/>
        <w:rPr>
          <w:rFonts w:ascii="Times New Roman" w:hAnsi="Times New Roman"/>
          <w:b w:val="0"/>
          <w:color w:val="000000"/>
          <w:lang w:val="en-US"/>
        </w:rPr>
      </w:pPr>
      <w:bookmarkStart w:id="355" w:name="_Toc266246180"/>
      <w:bookmarkStart w:id="356" w:name="_Toc266247134"/>
      <w:r w:rsidRPr="00D26559">
        <w:rPr>
          <w:rFonts w:ascii="Times New Roman" w:hAnsi="Times New Roman"/>
          <w:b w:val="0"/>
          <w:color w:val="000000"/>
          <w:lang w:val="en-US"/>
        </w:rPr>
        <w:t>1. Các sản phẩm ứng dụng sử dụng XPDL</w:t>
      </w:r>
      <w:bookmarkEnd w:id="355"/>
      <w:bookmarkEnd w:id="356"/>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47"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48" w:history="1">
              <w:r w:rsidR="00AD09BC" w:rsidRPr="00E74EDE">
                <w:rPr>
                  <w:rStyle w:val="Hyperlink"/>
                  <w:rFonts w:ascii="Times New Roman" w:hAnsi="Times New Roman"/>
                  <w:color w:val="000000"/>
                  <w:sz w:val="26"/>
                  <w:szCs w:val="26"/>
                </w:rPr>
                <w:t xml:space="preserve">Appian Enterprise and Zynium's Byzio </w:t>
              </w:r>
            </w:hyperlink>
            <w:r w:rsidR="00AD09BC"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49" w:history="1">
              <w:r w:rsidR="00AD09BC" w:rsidRPr="00E74EDE">
                <w:rPr>
                  <w:rStyle w:val="Hyperlink"/>
                  <w:rFonts w:ascii="Times New Roman" w:hAnsi="Times New Roman"/>
                  <w:color w:val="000000"/>
                  <w:sz w:val="26"/>
                  <w:szCs w:val="26"/>
                </w:rPr>
                <w:t>BOC ADONIS 3.7</w:t>
              </w:r>
            </w:hyperlink>
            <w:r w:rsidR="00AD09BC"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0"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1" w:tgtFrame="_blank" w:history="1">
              <w:r w:rsidR="00AD09BC" w:rsidRPr="00E74EDE">
                <w:rPr>
                  <w:rStyle w:val="Hyperlink"/>
                  <w:rFonts w:ascii="Times New Roman" w:hAnsi="Times New Roman"/>
                  <w:color w:val="000000"/>
                  <w:sz w:val="26"/>
                  <w:szCs w:val="26"/>
                </w:rPr>
                <w:t>Cordys BPMS</w:t>
              </w:r>
            </w:hyperlink>
            <w:r w:rsidR="00AD09BC"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2" w:history="1">
              <w:r w:rsidR="00AD09BC" w:rsidRPr="00E74EDE">
                <w:rPr>
                  <w:rStyle w:val="Hyperlink"/>
                  <w:rFonts w:ascii="Times New Roman" w:hAnsi="Times New Roman"/>
                  <w:color w:val="000000"/>
                  <w:sz w:val="26"/>
                  <w:szCs w:val="26"/>
                </w:rPr>
                <w:t xml:space="preserve">Fujitsu Interstage BPM (i-Flow) </w:t>
              </w:r>
            </w:hyperlink>
            <w:r w:rsidR="00AD09BC"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3" w:history="1">
              <w:r w:rsidR="00AD09BC" w:rsidRPr="00E74EDE">
                <w:rPr>
                  <w:rStyle w:val="Hyperlink"/>
                  <w:rFonts w:ascii="Times New Roman" w:hAnsi="Times New Roman"/>
                  <w:color w:val="000000"/>
                  <w:sz w:val="26"/>
                  <w:szCs w:val="26"/>
                </w:rPr>
                <w:t xml:space="preserve">Global 360 Business Optimzation Server (BOS) </w:t>
              </w:r>
            </w:hyperlink>
            <w:r w:rsidR="00AD09BC"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4" w:history="1">
              <w:r w:rsidR="00AD09BC" w:rsidRPr="00E74EDE">
                <w:rPr>
                  <w:rStyle w:val="Hyperlink"/>
                  <w:rFonts w:ascii="Times New Roman" w:hAnsi="Times New Roman"/>
                  <w:color w:val="000000"/>
                  <w:sz w:val="26"/>
                  <w:szCs w:val="26"/>
                </w:rPr>
                <w:t>Lombardi's Blueprint</w:t>
              </w:r>
            </w:hyperlink>
            <w:r w:rsidR="00AD09BC"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55"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6" w:tgtFrame="_blank" w:history="1">
              <w:r w:rsidR="00AD09BC" w:rsidRPr="00E74EDE">
                <w:rPr>
                  <w:rStyle w:val="Hyperlink"/>
                  <w:rFonts w:ascii="Times New Roman" w:hAnsi="Times New Roman"/>
                  <w:color w:val="000000"/>
                  <w:sz w:val="26"/>
                  <w:szCs w:val="26"/>
                </w:rPr>
                <w:t>Openwork</w:t>
              </w:r>
            </w:hyperlink>
            <w:r w:rsidR="00AD09BC"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7" w:history="1">
              <w:r w:rsidR="00AD09BC" w:rsidRPr="00E74EDE">
                <w:rPr>
                  <w:rStyle w:val="Hyperlink"/>
                  <w:rFonts w:ascii="Times New Roman" w:hAnsi="Times New Roman"/>
                  <w:color w:val="000000"/>
                  <w:sz w:val="26"/>
                  <w:szCs w:val="26"/>
                </w:rPr>
                <w:t>Projekty Bankowe Polsoft's BPB Workflow</w:t>
              </w:r>
            </w:hyperlink>
            <w:r w:rsidR="00AD09BC" w:rsidRPr="00E74EDE">
              <w:rPr>
                <w:rFonts w:ascii="Times New Roman" w:hAnsi="Times New Roman"/>
                <w:color w:val="000000"/>
                <w:sz w:val="26"/>
                <w:szCs w:val="26"/>
              </w:rPr>
              <w:t xml:space="preserve"> supports import/export in </w:t>
            </w:r>
            <w:r w:rsidR="00AD09BC" w:rsidRPr="00E74EDE">
              <w:rPr>
                <w:rFonts w:ascii="Times New Roman" w:hAnsi="Times New Roman"/>
                <w:color w:val="000000"/>
                <w:sz w:val="26"/>
                <w:szCs w:val="26"/>
              </w:rPr>
              <w:lastRenderedPageBreak/>
              <w:t>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Q</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8" w:history="1">
              <w:r w:rsidR="00AD09BC" w:rsidRPr="00E74EDE">
                <w:rPr>
                  <w:rStyle w:val="apple-style-span"/>
                  <w:rFonts w:ascii="Times New Roman" w:hAnsi="Times New Roman"/>
                  <w:b/>
                  <w:bCs/>
                  <w:color w:val="000000"/>
                  <w:sz w:val="26"/>
                  <w:szCs w:val="26"/>
                </w:rPr>
                <w:t>QualiWare</w:t>
              </w:r>
            </w:hyperlink>
            <w:r w:rsidR="00AD09BC"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59" w:history="1">
              <w:r w:rsidR="00AD09BC" w:rsidRPr="00E74EDE">
                <w:rPr>
                  <w:rStyle w:val="Hyperlink"/>
                  <w:rFonts w:ascii="Times New Roman" w:hAnsi="Times New Roman"/>
                  <w:color w:val="000000"/>
                  <w:sz w:val="26"/>
                  <w:szCs w:val="26"/>
                </w:rPr>
                <w:t>Savvion</w:t>
              </w:r>
            </w:hyperlink>
            <w:r w:rsidR="00AD09BC"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60" w:history="1">
              <w:r w:rsidR="00AD09BC" w:rsidRPr="00E74EDE">
                <w:rPr>
                  <w:rStyle w:val="Hyperlink"/>
                  <w:rFonts w:ascii="Times New Roman" w:hAnsi="Times New Roman"/>
                  <w:color w:val="000000"/>
                  <w:sz w:val="26"/>
                  <w:szCs w:val="26"/>
                </w:rPr>
                <w:t>Simprocess</w:t>
              </w:r>
            </w:hyperlink>
            <w:r w:rsidR="00AD09BC"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1"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tabs>
                <w:tab w:val="left" w:pos="1113"/>
                <w:tab w:val="left" w:pos="2166"/>
              </w:tabs>
              <w:spacing w:after="0"/>
              <w:ind w:firstLine="360"/>
              <w:jc w:val="both"/>
              <w:rPr>
                <w:rFonts w:ascii="Times New Roman" w:hAnsi="Times New Roman"/>
                <w:color w:val="000000"/>
                <w:sz w:val="26"/>
                <w:szCs w:val="26"/>
                <w:lang w:val="en-US"/>
              </w:rPr>
            </w:pPr>
            <w:hyperlink r:id="rId62" w:history="1">
              <w:r w:rsidR="00AD09BC" w:rsidRPr="00E74EDE">
                <w:rPr>
                  <w:rStyle w:val="Hyperlink"/>
                  <w:rFonts w:ascii="Times New Roman" w:hAnsi="Times New Roman"/>
                  <w:color w:val="000000"/>
                  <w:sz w:val="26"/>
                  <w:szCs w:val="26"/>
                </w:rPr>
                <w:t>TIBCO iProcess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lang w:val="en-US"/>
              </w:rPr>
            </w:pPr>
            <w:hyperlink r:id="rId63" w:history="1">
              <w:r w:rsidR="00AD09BC" w:rsidRPr="00E74EDE">
                <w:rPr>
                  <w:rStyle w:val="Hyperlink"/>
                  <w:rFonts w:ascii="Times New Roman" w:hAnsi="Times New Roman"/>
                  <w:color w:val="000000"/>
                  <w:sz w:val="26"/>
                  <w:szCs w:val="26"/>
                </w:rPr>
                <w:t>Unisys</w:t>
              </w:r>
            </w:hyperlink>
            <w:r w:rsidR="00AD09BC"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D737D5" w:rsidP="006467F0">
            <w:pPr>
              <w:numPr>
                <w:ilvl w:val="0"/>
                <w:numId w:val="6"/>
              </w:numPr>
              <w:spacing w:after="0"/>
              <w:ind w:firstLine="360"/>
              <w:jc w:val="both"/>
              <w:rPr>
                <w:rFonts w:ascii="Times New Roman" w:hAnsi="Times New Roman"/>
                <w:color w:val="000000"/>
                <w:sz w:val="26"/>
                <w:szCs w:val="26"/>
                <w:lang w:val="en-US"/>
              </w:rPr>
            </w:pPr>
            <w:hyperlink r:id="rId64" w:history="1">
              <w:r w:rsidR="00AD09BC" w:rsidRPr="00E74EDE">
                <w:rPr>
                  <w:rStyle w:val="Hyperlink"/>
                  <w:rFonts w:ascii="Times New Roman" w:hAnsi="Times New Roman"/>
                  <w:color w:val="000000"/>
                  <w:sz w:val="26"/>
                  <w:szCs w:val="26"/>
                </w:rPr>
                <w:t>W4's W4 BPM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D737D5" w:rsidP="006467F0">
            <w:pPr>
              <w:tabs>
                <w:tab w:val="left" w:pos="1113"/>
                <w:tab w:val="left" w:pos="2166"/>
              </w:tabs>
              <w:spacing w:after="0"/>
              <w:ind w:firstLine="360"/>
              <w:jc w:val="both"/>
              <w:rPr>
                <w:rFonts w:ascii="Times New Roman" w:hAnsi="Times New Roman"/>
                <w:color w:val="000000"/>
                <w:sz w:val="26"/>
                <w:szCs w:val="26"/>
                <w:lang w:val="en-US"/>
              </w:rPr>
            </w:pPr>
            <w:hyperlink r:id="rId65" w:history="1">
              <w:r w:rsidR="00AD09BC" w:rsidRPr="00E74EDE">
                <w:rPr>
                  <w:rStyle w:val="Hyperlink"/>
                  <w:rFonts w:ascii="Times New Roman" w:hAnsi="Times New Roman"/>
                  <w:color w:val="000000"/>
                  <w:sz w:val="26"/>
                  <w:szCs w:val="26"/>
                </w:rPr>
                <w:t xml:space="preserve">Workflow::Wfmc </w:t>
              </w:r>
            </w:hyperlink>
            <w:r w:rsidR="00AD09BC"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D737D5" w:rsidP="006467F0">
            <w:pPr>
              <w:spacing w:after="0"/>
              <w:ind w:firstLine="360"/>
              <w:jc w:val="both"/>
              <w:rPr>
                <w:rFonts w:ascii="Times New Roman" w:hAnsi="Times New Roman"/>
                <w:color w:val="000000"/>
                <w:sz w:val="26"/>
                <w:szCs w:val="26"/>
              </w:rPr>
            </w:pPr>
            <w:hyperlink r:id="rId66" w:history="1">
              <w:r w:rsidR="00AD09BC" w:rsidRPr="00E74EDE">
                <w:rPr>
                  <w:rStyle w:val="Hyperlink"/>
                  <w:rFonts w:ascii="Times New Roman" w:hAnsi="Times New Roman"/>
                  <w:color w:val="000000"/>
                  <w:sz w:val="26"/>
                  <w:szCs w:val="26"/>
                </w:rPr>
                <w:t>Zynium's Byzio</w:t>
              </w:r>
            </w:hyperlink>
            <w:r w:rsidR="00AD09BC"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831EFA">
      <w:pPr>
        <w:pStyle w:val="Heading1"/>
        <w:rPr>
          <w:rFonts w:ascii="Times New Roman" w:hAnsi="Times New Roman"/>
          <w:b w:val="0"/>
          <w:color w:val="000000"/>
          <w:lang w:val="en-US"/>
        </w:rPr>
      </w:pPr>
      <w:bookmarkStart w:id="357" w:name="_Toc266246181"/>
      <w:bookmarkStart w:id="358" w:name="_Toc266247135"/>
      <w:r w:rsidRPr="00D26559">
        <w:rPr>
          <w:rFonts w:ascii="Times New Roman" w:hAnsi="Times New Roman"/>
          <w:b w:val="0"/>
          <w:color w:val="000000"/>
          <w:lang w:val="en-US"/>
        </w:rPr>
        <w:t>2. XML Schema</w:t>
      </w:r>
      <w:bookmarkEnd w:id="357"/>
      <w:bookmarkEnd w:id="358"/>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831EFA">
      <w:pPr>
        <w:pStyle w:val="Heading1"/>
        <w:rPr>
          <w:rFonts w:ascii="Times New Roman" w:hAnsi="Times New Roman"/>
          <w:b w:val="0"/>
          <w:color w:val="000000"/>
          <w:lang w:val="en-US"/>
        </w:rPr>
      </w:pPr>
      <w:bookmarkStart w:id="359" w:name="_Toc266246182"/>
      <w:bookmarkStart w:id="360" w:name="_Toc266247136"/>
      <w:r w:rsidRPr="00D26559">
        <w:rPr>
          <w:rFonts w:ascii="Times New Roman" w:hAnsi="Times New Roman"/>
          <w:b w:val="0"/>
          <w:color w:val="000000"/>
          <w:lang w:val="en-US"/>
        </w:rPr>
        <w:t>3. Định dạng mẫu tập tin Designer trong WF</w:t>
      </w:r>
      <w:bookmarkEnd w:id="359"/>
      <w:bookmarkEnd w:id="360"/>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81411F" w:rsidRDefault="00AD09BC" w:rsidP="00831EFA">
      <w:pPr>
        <w:pStyle w:val="ListParagraph"/>
        <w:numPr>
          <w:ilvl w:val="0"/>
          <w:numId w:val="17"/>
        </w:numPr>
        <w:ind w:left="284" w:firstLine="0"/>
        <w:jc w:val="both"/>
        <w:outlineLvl w:val="0"/>
        <w:rPr>
          <w:rFonts w:ascii="Times New Roman" w:hAnsi="Times New Roman"/>
          <w:b/>
          <w:color w:val="000000"/>
          <w:sz w:val="26"/>
          <w:szCs w:val="26"/>
        </w:rPr>
      </w:pPr>
      <w:bookmarkStart w:id="361" w:name="_Toc266246183"/>
      <w:bookmarkStart w:id="362" w:name="_Toc266247137"/>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bookmarkEnd w:id="361"/>
      <w:bookmarkEnd w:id="362"/>
    </w:p>
    <w:p w:rsidR="00AD09BC" w:rsidRPr="00343EE1" w:rsidRDefault="00EB7269" w:rsidP="00831EFA">
      <w:pPr>
        <w:pStyle w:val="ListParagraph"/>
        <w:ind w:left="284"/>
        <w:jc w:val="both"/>
        <w:outlineLvl w:val="1"/>
        <w:rPr>
          <w:rFonts w:ascii="Times New Roman" w:hAnsi="Times New Roman"/>
          <w:b/>
          <w:color w:val="000000"/>
          <w:sz w:val="26"/>
          <w:szCs w:val="26"/>
        </w:rPr>
      </w:pPr>
      <w:bookmarkStart w:id="363" w:name="_Toc266246184"/>
      <w:bookmarkStart w:id="364" w:name="_Toc266247138"/>
      <w:r>
        <w:rPr>
          <w:rFonts w:ascii="Times New Roman" w:hAnsi="Times New Roman"/>
          <w:b/>
          <w:color w:val="000000"/>
          <w:sz w:val="26"/>
          <w:szCs w:val="26"/>
          <w:lang w:val="en-US"/>
        </w:rPr>
        <w:t xml:space="preserve">3.1. </w:t>
      </w:r>
      <w:r w:rsidR="00AD09BC" w:rsidRPr="00343EE1">
        <w:rPr>
          <w:rFonts w:ascii="Times New Roman" w:hAnsi="Times New Roman"/>
          <w:b/>
          <w:color w:val="000000"/>
          <w:sz w:val="26"/>
          <w:szCs w:val="26"/>
        </w:rPr>
        <w:t>Biểu diễn mô hình Workflow:</w:t>
      </w:r>
      <w:bookmarkEnd w:id="363"/>
      <w:bookmarkEnd w:id="364"/>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lang w:val="en-US"/>
        </w:rPr>
      </w:pPr>
      <w:bookmarkStart w:id="365" w:name="_Toc266246185"/>
      <w:bookmarkStart w:id="366" w:name="_Toc266247139"/>
      <w:r w:rsidRPr="00831EFA">
        <w:rPr>
          <w:rFonts w:ascii="Times New Roman" w:hAnsi="Times New Roman"/>
          <w:b/>
          <w:i/>
          <w:color w:val="000000"/>
          <w:sz w:val="26"/>
          <w:szCs w:val="26"/>
          <w:lang w:val="en-US"/>
        </w:rPr>
        <w:t xml:space="preserve">WfMC: XPDL </w:t>
      </w:r>
      <w:r w:rsidR="00831EFA">
        <w:rPr>
          <w:rFonts w:ascii="Times New Roman" w:hAnsi="Times New Roman"/>
          <w:b/>
          <w:i/>
          <w:color w:val="000000"/>
          <w:sz w:val="26"/>
          <w:szCs w:val="26"/>
          <w:lang w:val="en-US"/>
        </w:rPr>
        <w:t>và</w:t>
      </w:r>
      <w:r w:rsidRPr="00831EFA">
        <w:rPr>
          <w:rFonts w:ascii="Times New Roman" w:hAnsi="Times New Roman"/>
          <w:b/>
          <w:i/>
          <w:color w:val="000000"/>
          <w:sz w:val="26"/>
          <w:szCs w:val="26"/>
          <w:lang w:val="en-US"/>
        </w:rPr>
        <w:t xml:space="preserve"> Wf-XML:</w:t>
      </w:r>
      <w:bookmarkEnd w:id="365"/>
      <w:bookmarkEnd w:id="366"/>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6"/>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67" w:name="_Toc266246186"/>
      <w:bookmarkStart w:id="368" w:name="_Toc266247140"/>
      <w:r w:rsidRPr="00831EFA">
        <w:rPr>
          <w:rFonts w:ascii="Times New Roman" w:hAnsi="Times New Roman"/>
          <w:b/>
          <w:i/>
          <w:color w:val="000000"/>
          <w:sz w:val="26"/>
          <w:szCs w:val="26"/>
        </w:rPr>
        <w:t>XPDL</w:t>
      </w:r>
      <w:r w:rsidRPr="00EB7269">
        <w:rPr>
          <w:rFonts w:ascii="Times New Roman" w:hAnsi="Times New Roman"/>
          <w:b/>
          <w:color w:val="000000"/>
          <w:sz w:val="26"/>
          <w:szCs w:val="26"/>
        </w:rPr>
        <w:t>:</w:t>
      </w:r>
      <w:bookmarkEnd w:id="367"/>
      <w:bookmarkEnd w:id="368"/>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7"/>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rPr>
      </w:pPr>
      <w:r w:rsidRPr="00831EFA">
        <w:rPr>
          <w:rFonts w:ascii="Times New Roman" w:hAnsi="Times New Roman"/>
          <w:b/>
          <w:i/>
          <w:color w:val="000000"/>
          <w:sz w:val="26"/>
          <w:szCs w:val="26"/>
        </w:rPr>
        <w:lastRenderedPageBreak/>
        <w:t xml:space="preserve"> </w:t>
      </w:r>
      <w:bookmarkStart w:id="369" w:name="_Toc266246187"/>
      <w:bookmarkStart w:id="370" w:name="_Toc266247141"/>
      <w:r w:rsidRPr="00831EFA">
        <w:rPr>
          <w:rFonts w:ascii="Times New Roman" w:hAnsi="Times New Roman"/>
          <w:b/>
          <w:i/>
          <w:color w:val="000000"/>
          <w:sz w:val="26"/>
          <w:szCs w:val="26"/>
        </w:rPr>
        <w:t>Wf-XML:</w:t>
      </w:r>
      <w:bookmarkEnd w:id="369"/>
      <w:bookmarkEnd w:id="370"/>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8"/>
      </w:r>
      <w:r w:rsidRPr="00734727">
        <w:rPr>
          <w:rFonts w:ascii="Times New Roman" w:hAnsi="Times New Roman"/>
          <w:color w:val="000000"/>
          <w:sz w:val="26"/>
          <w:szCs w:val="26"/>
        </w:rPr>
        <w:t xml:space="preserve"> </w:t>
      </w:r>
    </w:p>
    <w:p w:rsidR="00AD09BC" w:rsidRPr="00EB7269" w:rsidRDefault="00AD09BC" w:rsidP="00831EFA">
      <w:pPr>
        <w:pStyle w:val="ListParagraph"/>
        <w:numPr>
          <w:ilvl w:val="2"/>
          <w:numId w:val="17"/>
        </w:numPr>
        <w:jc w:val="both"/>
        <w:outlineLvl w:val="2"/>
        <w:rPr>
          <w:rFonts w:ascii="Times New Roman" w:hAnsi="Times New Roman"/>
          <w:b/>
          <w:color w:val="000000"/>
          <w:sz w:val="26"/>
          <w:szCs w:val="26"/>
          <w:lang w:val="en-US"/>
        </w:rPr>
      </w:pPr>
      <w:bookmarkStart w:id="371" w:name="_Toc266246188"/>
      <w:bookmarkStart w:id="372" w:name="_Toc266247142"/>
      <w:r w:rsidRPr="00EB7269">
        <w:rPr>
          <w:rFonts w:ascii="Times New Roman" w:hAnsi="Times New Roman"/>
          <w:b/>
          <w:color w:val="000000"/>
          <w:sz w:val="26"/>
          <w:szCs w:val="26"/>
          <w:lang w:val="en-US"/>
        </w:rPr>
        <w:t xml:space="preserve">WF: C#, VB </w:t>
      </w:r>
      <w:r w:rsidR="00831EFA">
        <w:rPr>
          <w:rFonts w:ascii="Times New Roman" w:hAnsi="Times New Roman"/>
          <w:b/>
          <w:color w:val="000000"/>
          <w:sz w:val="26"/>
          <w:szCs w:val="26"/>
          <w:lang w:val="en-US"/>
        </w:rPr>
        <w:t>hay</w:t>
      </w:r>
      <w:r w:rsidRPr="00EB7269">
        <w:rPr>
          <w:rFonts w:ascii="Times New Roman" w:hAnsi="Times New Roman"/>
          <w:b/>
          <w:color w:val="000000"/>
          <w:sz w:val="26"/>
          <w:szCs w:val="26"/>
          <w:lang w:val="en-US"/>
        </w:rPr>
        <w:t xml:space="preserve"> XAML</w:t>
      </w:r>
      <w:bookmarkEnd w:id="371"/>
      <w:bookmarkEnd w:id="372"/>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73" w:name="_Toc266246189"/>
      <w:bookmarkStart w:id="374" w:name="_Toc266247143"/>
      <w:r w:rsidRPr="00EB7269">
        <w:rPr>
          <w:rFonts w:ascii="Times New Roman" w:hAnsi="Times New Roman"/>
          <w:b/>
          <w:color w:val="000000"/>
          <w:sz w:val="26"/>
          <w:szCs w:val="26"/>
        </w:rPr>
        <w:t>C#, VB.net:</w:t>
      </w:r>
      <w:bookmarkEnd w:id="373"/>
      <w:bookmarkEnd w:id="374"/>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9"/>
      </w:r>
      <w:r w:rsidRPr="00734727">
        <w:rPr>
          <w:rFonts w:ascii="Times New Roman" w:hAnsi="Times New Roman"/>
          <w:color w:val="000000"/>
          <w:sz w:val="26"/>
          <w:szCs w:val="26"/>
        </w:rPr>
        <w:tab/>
      </w:r>
    </w:p>
    <w:p w:rsidR="00AD09BC" w:rsidRPr="00EB7269" w:rsidRDefault="00AD09BC" w:rsidP="00831EFA">
      <w:pPr>
        <w:pStyle w:val="ListParagraph"/>
        <w:numPr>
          <w:ilvl w:val="3"/>
          <w:numId w:val="17"/>
        </w:numPr>
        <w:jc w:val="both"/>
        <w:outlineLvl w:val="3"/>
        <w:rPr>
          <w:rFonts w:ascii="Times New Roman" w:hAnsi="Times New Roman"/>
          <w:b/>
          <w:color w:val="000000"/>
          <w:sz w:val="26"/>
          <w:szCs w:val="26"/>
          <w:lang w:val="en-US"/>
        </w:rPr>
      </w:pPr>
      <w:bookmarkStart w:id="375" w:name="_Toc266246190"/>
      <w:bookmarkStart w:id="376" w:name="_Toc266247144"/>
      <w:r w:rsidRPr="00831EFA">
        <w:rPr>
          <w:rFonts w:ascii="Times New Roman" w:hAnsi="Times New Roman"/>
          <w:b/>
          <w:i/>
          <w:color w:val="000000"/>
          <w:sz w:val="26"/>
          <w:szCs w:val="26"/>
          <w:lang w:val="en-US"/>
        </w:rPr>
        <w:t>XAML</w:t>
      </w:r>
      <w:r w:rsidRPr="00EB7269">
        <w:rPr>
          <w:rFonts w:ascii="Times New Roman" w:hAnsi="Times New Roman"/>
          <w:b/>
          <w:color w:val="000000"/>
          <w:sz w:val="26"/>
          <w:szCs w:val="26"/>
          <w:lang w:val="en-US"/>
        </w:rPr>
        <w:t>:</w:t>
      </w:r>
      <w:bookmarkEnd w:id="375"/>
      <w:bookmarkEnd w:id="376"/>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XAML ban đầu được đưa vào sử dụng trong WPF (Windows Presentation Foundation, 1 công nghệ được Microsoft đưa vào sử dụng từ .Net Framework 3.0 trở đi, trong đó giao diện chương trình thiết kế bằng WPF được định nghĩa thông qua file </w:t>
      </w:r>
      <w:r w:rsidRPr="00734727">
        <w:rPr>
          <w:rFonts w:ascii="Times New Roman" w:hAnsi="Times New Roman"/>
          <w:color w:val="000000"/>
          <w:sz w:val="26"/>
          <w:szCs w:val="26"/>
        </w:rPr>
        <w:lastRenderedPageBreak/>
        <w:t>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EB7269" w:rsidRDefault="00AD09BC" w:rsidP="00831EFA">
      <w:pPr>
        <w:pStyle w:val="ListParagraph"/>
        <w:numPr>
          <w:ilvl w:val="2"/>
          <w:numId w:val="17"/>
        </w:numPr>
        <w:autoSpaceDE w:val="0"/>
        <w:autoSpaceDN w:val="0"/>
        <w:adjustRightInd w:val="0"/>
        <w:spacing w:line="240" w:lineRule="auto"/>
        <w:jc w:val="both"/>
        <w:outlineLvl w:val="2"/>
        <w:rPr>
          <w:rFonts w:ascii="Times New Roman" w:hAnsi="Times New Roman"/>
          <w:b/>
          <w:color w:val="000000"/>
          <w:sz w:val="26"/>
          <w:szCs w:val="26"/>
        </w:rPr>
      </w:pPr>
      <w:r w:rsidRPr="00EB7269">
        <w:rPr>
          <w:rFonts w:ascii="Times New Roman" w:hAnsi="Times New Roman"/>
          <w:b/>
          <w:color w:val="000000"/>
          <w:sz w:val="26"/>
          <w:szCs w:val="26"/>
        </w:rPr>
        <w:t xml:space="preserve"> </w:t>
      </w:r>
      <w:bookmarkStart w:id="377" w:name="_Toc266246191"/>
      <w:bookmarkStart w:id="378" w:name="_Toc266247145"/>
      <w:r w:rsidRPr="00EB7269">
        <w:rPr>
          <w:rFonts w:ascii="Times New Roman" w:hAnsi="Times New Roman"/>
          <w:b/>
          <w:color w:val="000000"/>
          <w:sz w:val="26"/>
          <w:szCs w:val="26"/>
        </w:rPr>
        <w:t>So sánh:</w:t>
      </w:r>
      <w:bookmarkEnd w:id="377"/>
      <w:bookmarkEnd w:id="378"/>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w:t>
      </w:r>
      <w:r w:rsidRPr="003D22F6">
        <w:rPr>
          <w:rFonts w:ascii="Times New Roman" w:hAnsi="Times New Roman"/>
          <w:color w:val="000000"/>
          <w:sz w:val="26"/>
          <w:szCs w:val="26"/>
        </w:rPr>
        <w:lastRenderedPageBreak/>
        <w:t>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831EFA">
      <w:pPr>
        <w:pStyle w:val="ListParagraph"/>
        <w:numPr>
          <w:ilvl w:val="1"/>
          <w:numId w:val="17"/>
        </w:numPr>
        <w:autoSpaceDE w:val="0"/>
        <w:autoSpaceDN w:val="0"/>
        <w:adjustRightInd w:val="0"/>
        <w:spacing w:line="240" w:lineRule="auto"/>
        <w:jc w:val="both"/>
        <w:outlineLvl w:val="1"/>
        <w:rPr>
          <w:rFonts w:ascii="Times New Roman" w:hAnsi="Times New Roman"/>
          <w:b/>
          <w:color w:val="000000"/>
          <w:sz w:val="26"/>
          <w:szCs w:val="26"/>
          <w:lang w:val="en-US"/>
        </w:rPr>
      </w:pPr>
      <w:bookmarkStart w:id="379" w:name="_Toc266246192"/>
      <w:bookmarkStart w:id="380" w:name="_Toc266247146"/>
      <w:r w:rsidRPr="00165843">
        <w:rPr>
          <w:rFonts w:ascii="Times New Roman" w:hAnsi="Times New Roman"/>
          <w:b/>
          <w:color w:val="000000"/>
          <w:sz w:val="26"/>
          <w:szCs w:val="26"/>
          <w:lang w:val="en-US"/>
        </w:rPr>
        <w:t>Các loại workflow</w:t>
      </w:r>
      <w:bookmarkEnd w:id="379"/>
      <w:bookmarkEnd w:id="380"/>
    </w:p>
    <w:p w:rsidR="00AD09BC" w:rsidRPr="00831EFA" w:rsidRDefault="00AD09BC" w:rsidP="00831EFA">
      <w:pPr>
        <w:pStyle w:val="ListParagraph"/>
        <w:numPr>
          <w:ilvl w:val="2"/>
          <w:numId w:val="17"/>
        </w:numPr>
        <w:ind w:left="284" w:firstLine="0"/>
        <w:jc w:val="both"/>
        <w:outlineLvl w:val="2"/>
        <w:rPr>
          <w:rFonts w:ascii="Times New Roman" w:hAnsi="Times New Roman"/>
          <w:b/>
          <w:i/>
          <w:color w:val="000000"/>
          <w:sz w:val="26"/>
          <w:szCs w:val="26"/>
          <w:lang w:val="en-US"/>
        </w:rPr>
      </w:pPr>
      <w:bookmarkStart w:id="381" w:name="_Toc266246193"/>
      <w:bookmarkStart w:id="382" w:name="_Toc266247147"/>
      <w:r w:rsidRPr="00831EFA">
        <w:rPr>
          <w:rFonts w:ascii="Times New Roman" w:hAnsi="Times New Roman"/>
          <w:b/>
          <w:i/>
          <w:color w:val="000000"/>
          <w:sz w:val="26"/>
          <w:szCs w:val="26"/>
          <w:lang w:val="en-US"/>
        </w:rPr>
        <w:t>Theo WfMC</w:t>
      </w:r>
      <w:bookmarkEnd w:id="381"/>
      <w:bookmarkEnd w:id="382"/>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r w:rsidRPr="00EB7269">
        <w:rPr>
          <w:rFonts w:ascii="Times New Roman" w:hAnsi="Times New Roman"/>
          <w:b/>
          <w:bCs/>
          <w:noProof w:val="0"/>
          <w:color w:val="000000"/>
          <w:sz w:val="26"/>
          <w:szCs w:val="26"/>
        </w:rPr>
        <w:t xml:space="preserve"> </w:t>
      </w:r>
      <w:bookmarkStart w:id="383" w:name="_Toc266246194"/>
      <w:bookmarkStart w:id="384" w:name="_Toc266247148"/>
      <w:r w:rsidRPr="00831EFA">
        <w:rPr>
          <w:rFonts w:ascii="Times New Roman" w:hAnsi="Times New Roman"/>
          <w:b/>
          <w:bCs/>
          <w:i/>
          <w:noProof w:val="0"/>
          <w:color w:val="000000"/>
          <w:sz w:val="26"/>
          <w:szCs w:val="26"/>
        </w:rPr>
        <w:t>Production</w:t>
      </w:r>
      <w:r w:rsidRPr="00EB7269">
        <w:rPr>
          <w:rFonts w:ascii="Times New Roman" w:hAnsi="Times New Roman"/>
          <w:b/>
          <w:bCs/>
          <w:noProof w:val="0"/>
          <w:color w:val="000000"/>
          <w:sz w:val="26"/>
          <w:szCs w:val="26"/>
        </w:rPr>
        <w:t>:</w:t>
      </w:r>
      <w:bookmarkEnd w:id="383"/>
      <w:bookmarkEnd w:id="384"/>
      <w:r w:rsidRPr="00EB7269">
        <w:rPr>
          <w:rFonts w:ascii="Times New Roman" w:hAnsi="Times New Roman"/>
          <w:b/>
          <w:bCs/>
          <w:noProof w:val="0"/>
          <w:color w:val="000000"/>
          <w:sz w:val="26"/>
          <w:szCs w:val="26"/>
        </w:rPr>
        <w:t xml:space="preserve">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w:t>
      </w:r>
      <w:r w:rsidRPr="004E1E56">
        <w:rPr>
          <w:rFonts w:ascii="Times New Roman" w:hAnsi="Times New Roman"/>
          <w:bCs/>
          <w:noProof w:val="0"/>
          <w:color w:val="000000"/>
          <w:sz w:val="26"/>
          <w:szCs w:val="26"/>
        </w:rPr>
        <w:lastRenderedPageBreak/>
        <w:t>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bookmarkStart w:id="385" w:name="_Toc266246195"/>
      <w:bookmarkStart w:id="386" w:name="_Toc266247149"/>
      <w:r w:rsidRPr="00831EFA">
        <w:rPr>
          <w:rFonts w:ascii="Times New Roman" w:hAnsi="Times New Roman"/>
          <w:b/>
          <w:bCs/>
          <w:i/>
          <w:noProof w:val="0"/>
          <w:color w:val="000000"/>
          <w:sz w:val="26"/>
          <w:szCs w:val="26"/>
        </w:rPr>
        <w:t>Administrative</w:t>
      </w:r>
      <w:r w:rsidRPr="00EB7269">
        <w:rPr>
          <w:rFonts w:ascii="Times New Roman" w:hAnsi="Times New Roman"/>
          <w:b/>
          <w:bCs/>
          <w:noProof w:val="0"/>
          <w:color w:val="000000"/>
          <w:sz w:val="26"/>
          <w:szCs w:val="26"/>
        </w:rPr>
        <w:t>:</w:t>
      </w:r>
      <w:bookmarkEnd w:id="385"/>
      <w:bookmarkEnd w:id="386"/>
      <w:r w:rsidRPr="00EB7269">
        <w:rPr>
          <w:rFonts w:ascii="Times New Roman" w:hAnsi="Times New Roman"/>
          <w:b/>
          <w:bCs/>
          <w:noProof w:val="0"/>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EB7269"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noProof w:val="0"/>
          <w:color w:val="000000"/>
          <w:sz w:val="26"/>
          <w:szCs w:val="26"/>
        </w:rPr>
      </w:pPr>
      <w:r w:rsidRPr="00EB7269">
        <w:rPr>
          <w:rFonts w:ascii="Times New Roman" w:hAnsi="Times New Roman"/>
          <w:b/>
          <w:bCs/>
          <w:noProof w:val="0"/>
          <w:color w:val="000000"/>
          <w:sz w:val="26"/>
          <w:szCs w:val="26"/>
        </w:rPr>
        <w:t xml:space="preserve"> </w:t>
      </w:r>
      <w:bookmarkStart w:id="387" w:name="_Toc266246196"/>
      <w:bookmarkStart w:id="388" w:name="_Toc266247150"/>
      <w:r w:rsidRPr="00831EFA">
        <w:rPr>
          <w:rFonts w:ascii="Times New Roman" w:hAnsi="Times New Roman"/>
          <w:b/>
          <w:bCs/>
          <w:i/>
          <w:noProof w:val="0"/>
          <w:color w:val="000000"/>
          <w:sz w:val="26"/>
          <w:szCs w:val="26"/>
        </w:rPr>
        <w:t>Collaborative</w:t>
      </w:r>
      <w:r w:rsidRPr="00EB7269">
        <w:rPr>
          <w:rFonts w:ascii="Times New Roman" w:hAnsi="Times New Roman"/>
          <w:b/>
          <w:bCs/>
          <w:noProof w:val="0"/>
          <w:color w:val="000000"/>
          <w:sz w:val="26"/>
          <w:szCs w:val="26"/>
        </w:rPr>
        <w:t>:</w:t>
      </w:r>
      <w:bookmarkEnd w:id="387"/>
      <w:bookmarkEnd w:id="388"/>
      <w:r w:rsidRPr="00EB7269">
        <w:rPr>
          <w:rFonts w:ascii="Times New Roman" w:hAnsi="Times New Roman"/>
          <w:b/>
          <w:bCs/>
          <w:noProof w:val="0"/>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831EFA" w:rsidRDefault="00AD09BC" w:rsidP="00831EFA">
      <w:pPr>
        <w:pStyle w:val="ListParagraph"/>
        <w:numPr>
          <w:ilvl w:val="3"/>
          <w:numId w:val="17"/>
        </w:numPr>
        <w:autoSpaceDE w:val="0"/>
        <w:autoSpaceDN w:val="0"/>
        <w:adjustRightInd w:val="0"/>
        <w:spacing w:line="240" w:lineRule="auto"/>
        <w:jc w:val="both"/>
        <w:outlineLvl w:val="3"/>
        <w:rPr>
          <w:rFonts w:ascii="Times New Roman" w:hAnsi="Times New Roman"/>
          <w:b/>
          <w:bCs/>
          <w:i/>
          <w:noProof w:val="0"/>
          <w:color w:val="000000"/>
          <w:sz w:val="26"/>
          <w:szCs w:val="26"/>
        </w:rPr>
      </w:pPr>
      <w:r w:rsidRPr="00831EFA">
        <w:rPr>
          <w:rFonts w:ascii="Times New Roman" w:hAnsi="Times New Roman"/>
          <w:b/>
          <w:bCs/>
          <w:i/>
          <w:noProof w:val="0"/>
          <w:color w:val="000000"/>
          <w:sz w:val="26"/>
          <w:szCs w:val="26"/>
        </w:rPr>
        <w:t xml:space="preserve"> </w:t>
      </w:r>
      <w:bookmarkStart w:id="389" w:name="_Toc266246197"/>
      <w:bookmarkStart w:id="390" w:name="_Toc266247151"/>
      <w:r w:rsidRPr="00831EFA">
        <w:rPr>
          <w:rFonts w:ascii="Times New Roman" w:hAnsi="Times New Roman"/>
          <w:b/>
          <w:bCs/>
          <w:i/>
          <w:noProof w:val="0"/>
          <w:color w:val="000000"/>
          <w:sz w:val="26"/>
          <w:szCs w:val="26"/>
        </w:rPr>
        <w:t>Ad-Hoc:</w:t>
      </w:r>
      <w:bookmarkEnd w:id="389"/>
      <w:bookmarkEnd w:id="390"/>
      <w:r w:rsidRPr="00831EFA">
        <w:rPr>
          <w:rFonts w:ascii="Times New Roman" w:hAnsi="Times New Roman"/>
          <w:b/>
          <w:bCs/>
          <w:i/>
          <w:noProof w:val="0"/>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lang w:val="en-US"/>
        </w:rPr>
      </w:pPr>
      <w:bookmarkStart w:id="391" w:name="_Toc266246198"/>
      <w:bookmarkStart w:id="392" w:name="_Toc266247152"/>
      <w:r w:rsidRPr="00831EFA">
        <w:rPr>
          <w:rFonts w:ascii="Times New Roman" w:hAnsi="Times New Roman"/>
          <w:b/>
          <w:i/>
          <w:color w:val="000000"/>
          <w:sz w:val="26"/>
          <w:szCs w:val="26"/>
          <w:lang w:val="en-US"/>
        </w:rPr>
        <w:t>Theo WF</w:t>
      </w:r>
      <w:bookmarkEnd w:id="391"/>
      <w:bookmarkEnd w:id="392"/>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3" w:name="_Toc266246199"/>
      <w:bookmarkStart w:id="394" w:name="_Toc266247153"/>
      <w:r w:rsidRPr="00831EFA">
        <w:rPr>
          <w:rFonts w:ascii="Times New Roman" w:hAnsi="Times New Roman"/>
          <w:b/>
          <w:i/>
          <w:color w:val="000000"/>
          <w:sz w:val="26"/>
          <w:szCs w:val="26"/>
          <w:lang w:val="en-US"/>
        </w:rPr>
        <w:t>Sequential Workflow (Workflow tuần tự):</w:t>
      </w:r>
      <w:bookmarkEnd w:id="393"/>
      <w:bookmarkEnd w:id="394"/>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5" w:name="_Toc266246200"/>
      <w:bookmarkStart w:id="396" w:name="_Toc266247154"/>
      <w:r w:rsidRPr="00831EFA">
        <w:rPr>
          <w:rFonts w:ascii="Times New Roman" w:hAnsi="Times New Roman"/>
          <w:b/>
          <w:i/>
          <w:color w:val="000000"/>
          <w:sz w:val="26"/>
          <w:szCs w:val="26"/>
          <w:lang w:val="en-US"/>
        </w:rPr>
        <w:t>State-Machine Workflow (Workflow trạng thái):</w:t>
      </w:r>
      <w:bookmarkEnd w:id="395"/>
      <w:bookmarkEnd w:id="396"/>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831EFA" w:rsidRDefault="00AD09BC" w:rsidP="00831EFA">
      <w:pPr>
        <w:pStyle w:val="ListParagraph"/>
        <w:numPr>
          <w:ilvl w:val="3"/>
          <w:numId w:val="17"/>
        </w:numPr>
        <w:jc w:val="both"/>
        <w:outlineLvl w:val="3"/>
        <w:rPr>
          <w:rFonts w:ascii="Times New Roman" w:hAnsi="Times New Roman"/>
          <w:b/>
          <w:i/>
          <w:color w:val="000000"/>
          <w:sz w:val="26"/>
          <w:szCs w:val="26"/>
          <w:lang w:val="en-US"/>
        </w:rPr>
      </w:pPr>
      <w:r w:rsidRPr="00831EFA">
        <w:rPr>
          <w:rFonts w:ascii="Times New Roman" w:hAnsi="Times New Roman"/>
          <w:b/>
          <w:i/>
          <w:color w:val="000000"/>
          <w:sz w:val="26"/>
          <w:szCs w:val="26"/>
          <w:lang w:val="en-US"/>
        </w:rPr>
        <w:t xml:space="preserve"> </w:t>
      </w:r>
      <w:bookmarkStart w:id="397" w:name="_Toc266246201"/>
      <w:bookmarkStart w:id="398" w:name="_Toc266247155"/>
      <w:r w:rsidRPr="00831EFA">
        <w:rPr>
          <w:rFonts w:ascii="Times New Roman" w:hAnsi="Times New Roman"/>
          <w:b/>
          <w:i/>
          <w:color w:val="000000"/>
          <w:sz w:val="26"/>
          <w:szCs w:val="26"/>
          <w:lang w:val="en-US"/>
        </w:rPr>
        <w:t>Rules-based Workflow (Workflow dựa vào quy luật):</w:t>
      </w:r>
      <w:bookmarkEnd w:id="397"/>
      <w:bookmarkEnd w:id="398"/>
      <w:r w:rsidRPr="00831EFA">
        <w:rPr>
          <w:rFonts w:ascii="Times New Roman" w:hAnsi="Times New Roman"/>
          <w:b/>
          <w:i/>
          <w:color w:val="000000"/>
          <w:sz w:val="26"/>
          <w:szCs w:val="26"/>
          <w:lang w:val="en-US"/>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831EFA" w:rsidRDefault="00AD09BC" w:rsidP="00831EFA">
      <w:pPr>
        <w:pStyle w:val="ListParagraph"/>
        <w:numPr>
          <w:ilvl w:val="1"/>
          <w:numId w:val="17"/>
        </w:numPr>
        <w:jc w:val="both"/>
        <w:outlineLvl w:val="1"/>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399" w:name="_Toc266246202"/>
      <w:bookmarkStart w:id="400" w:name="_Toc266247156"/>
      <w:r w:rsidRPr="00831EFA">
        <w:rPr>
          <w:rFonts w:ascii="Times New Roman" w:hAnsi="Times New Roman"/>
          <w:b/>
          <w:i/>
          <w:color w:val="000000"/>
          <w:sz w:val="26"/>
          <w:szCs w:val="26"/>
        </w:rPr>
        <w:t>WF có thể xử lý các trường hợp workflow theo WfMC như thế nào?</w:t>
      </w:r>
      <w:bookmarkEnd w:id="399"/>
      <w:bookmarkEnd w:id="400"/>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401" w:name="_Toc266246203"/>
      <w:bookmarkStart w:id="402" w:name="_Toc266247157"/>
      <w:r w:rsidRPr="00831EFA">
        <w:rPr>
          <w:rFonts w:ascii="Times New Roman" w:hAnsi="Times New Roman"/>
          <w:b/>
          <w:i/>
          <w:color w:val="000000"/>
          <w:sz w:val="26"/>
          <w:szCs w:val="26"/>
        </w:rPr>
        <w:t>Production Workflow:</w:t>
      </w:r>
      <w:bookmarkEnd w:id="401"/>
      <w:bookmarkEnd w:id="402"/>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831EFA">
        <w:rPr>
          <w:rFonts w:ascii="Times New Roman" w:hAnsi="Times New Roman"/>
          <w:b/>
          <w:i/>
          <w:color w:val="000000"/>
          <w:sz w:val="26"/>
          <w:szCs w:val="26"/>
        </w:rPr>
        <w:t xml:space="preserve"> </w:t>
      </w:r>
      <w:bookmarkStart w:id="403" w:name="_Toc266246204"/>
      <w:bookmarkStart w:id="404" w:name="_Toc266247158"/>
      <w:r w:rsidRPr="00831EFA">
        <w:rPr>
          <w:rFonts w:ascii="Times New Roman" w:hAnsi="Times New Roman"/>
          <w:b/>
          <w:i/>
          <w:color w:val="000000"/>
          <w:sz w:val="26"/>
          <w:szCs w:val="26"/>
        </w:rPr>
        <w:t>Administrative Workflow:</w:t>
      </w:r>
      <w:bookmarkEnd w:id="403"/>
      <w:bookmarkEnd w:id="404"/>
      <w:r w:rsidRPr="00831EFA">
        <w:rPr>
          <w:rFonts w:ascii="Times New Roman" w:hAnsi="Times New Roman"/>
          <w:b/>
          <w:i/>
          <w:color w:val="000000"/>
          <w:sz w:val="26"/>
          <w:szCs w:val="26"/>
        </w:rPr>
        <w:t xml:space="preser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831EFA" w:rsidRDefault="00AD09BC" w:rsidP="00831EFA">
      <w:pPr>
        <w:pStyle w:val="ListParagraph"/>
        <w:numPr>
          <w:ilvl w:val="2"/>
          <w:numId w:val="17"/>
        </w:numPr>
        <w:jc w:val="both"/>
        <w:outlineLvl w:val="2"/>
        <w:rPr>
          <w:rFonts w:ascii="Times New Roman" w:hAnsi="Times New Roman"/>
          <w:b/>
          <w:color w:val="000000"/>
          <w:sz w:val="26"/>
          <w:szCs w:val="26"/>
        </w:rPr>
      </w:pPr>
      <w:r w:rsidRPr="00831EFA">
        <w:rPr>
          <w:rFonts w:ascii="Times New Roman" w:hAnsi="Times New Roman"/>
          <w:b/>
          <w:i/>
          <w:color w:val="000000"/>
          <w:sz w:val="26"/>
          <w:szCs w:val="26"/>
        </w:rPr>
        <w:t xml:space="preserve"> </w:t>
      </w:r>
      <w:bookmarkStart w:id="405" w:name="_Toc266246205"/>
      <w:bookmarkStart w:id="406" w:name="_Toc266247159"/>
      <w:r w:rsidRPr="00831EFA">
        <w:rPr>
          <w:rFonts w:ascii="Times New Roman" w:hAnsi="Times New Roman"/>
          <w:b/>
          <w:i/>
          <w:color w:val="000000"/>
          <w:sz w:val="26"/>
          <w:szCs w:val="26"/>
        </w:rPr>
        <w:t>Collaborative Workflow:</w:t>
      </w:r>
      <w:bookmarkEnd w:id="405"/>
      <w:bookmarkEnd w:id="406"/>
      <w:r w:rsidRPr="00831EFA">
        <w:rPr>
          <w:rFonts w:ascii="Times New Roman" w:hAnsi="Times New Roman"/>
          <w:b/>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20"/>
      </w:r>
    </w:p>
    <w:p w:rsidR="00AD09BC" w:rsidRPr="00831EFA" w:rsidRDefault="00AD09BC" w:rsidP="00831EFA">
      <w:pPr>
        <w:pStyle w:val="ListParagraph"/>
        <w:numPr>
          <w:ilvl w:val="2"/>
          <w:numId w:val="17"/>
        </w:numPr>
        <w:jc w:val="both"/>
        <w:outlineLvl w:val="2"/>
        <w:rPr>
          <w:rFonts w:ascii="Times New Roman" w:hAnsi="Times New Roman"/>
          <w:b/>
          <w:i/>
          <w:color w:val="000000"/>
          <w:sz w:val="26"/>
          <w:szCs w:val="26"/>
        </w:rPr>
      </w:pPr>
      <w:r w:rsidRPr="00EB7269">
        <w:rPr>
          <w:rFonts w:ascii="Times New Roman" w:hAnsi="Times New Roman"/>
          <w:b/>
          <w:color w:val="000000"/>
          <w:sz w:val="26"/>
          <w:szCs w:val="26"/>
        </w:rPr>
        <w:t xml:space="preserve"> </w:t>
      </w:r>
      <w:bookmarkStart w:id="407" w:name="_Toc266246206"/>
      <w:bookmarkStart w:id="408" w:name="_Toc266247160"/>
      <w:r w:rsidRPr="00831EFA">
        <w:rPr>
          <w:rFonts w:ascii="Times New Roman" w:hAnsi="Times New Roman"/>
          <w:b/>
          <w:i/>
          <w:color w:val="000000"/>
          <w:sz w:val="26"/>
          <w:szCs w:val="26"/>
        </w:rPr>
        <w:t>Ad-hoc:</w:t>
      </w:r>
      <w:bookmarkEnd w:id="407"/>
      <w:bookmarkEnd w:id="408"/>
      <w:r w:rsidRPr="00831EFA">
        <w:rPr>
          <w:rFonts w:ascii="Times New Roman" w:hAnsi="Times New Roman"/>
          <w:b/>
          <w:i/>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footerReference w:type="even" r:id="rId68"/>
      <w:footerReference w:type="default" r:id="rId69"/>
      <w:pgSz w:w="11907" w:h="16839" w:code="9"/>
      <w:pgMar w:top="1440" w:right="1440" w:bottom="1135"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D28" w:rsidRDefault="00851D28" w:rsidP="000E1744">
      <w:pPr>
        <w:spacing w:after="0" w:line="240" w:lineRule="auto"/>
      </w:pPr>
      <w:r>
        <w:separator/>
      </w:r>
    </w:p>
  </w:endnote>
  <w:endnote w:type="continuationSeparator" w:id="0">
    <w:p w:rsidR="00851D28" w:rsidRDefault="00851D28"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NI-Times">
    <w:panose1 w:val="00000000000000000000"/>
    <w:charset w:val="00"/>
    <w:family w:val="auto"/>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19" w:rsidRDefault="00326719" w:rsidP="00254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26719" w:rsidRDefault="0032671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19" w:rsidRDefault="00326719" w:rsidP="00254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256C">
      <w:rPr>
        <w:rStyle w:val="PageNumber"/>
      </w:rPr>
      <w:t>71</w:t>
    </w:r>
    <w:r>
      <w:rPr>
        <w:rStyle w:val="PageNumber"/>
      </w:rPr>
      <w:fldChar w:fldCharType="end"/>
    </w:r>
  </w:p>
  <w:p w:rsidR="00326719" w:rsidRDefault="0032671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D28" w:rsidRDefault="00851D28" w:rsidP="000E1744">
      <w:pPr>
        <w:spacing w:after="0" w:line="240" w:lineRule="auto"/>
      </w:pPr>
      <w:r>
        <w:separator/>
      </w:r>
    </w:p>
  </w:footnote>
  <w:footnote w:type="continuationSeparator" w:id="0">
    <w:p w:rsidR="00851D28" w:rsidRDefault="00851D28" w:rsidP="000E1744">
      <w:pPr>
        <w:spacing w:after="0" w:line="240" w:lineRule="auto"/>
      </w:pPr>
      <w:r>
        <w:continuationSeparator/>
      </w:r>
    </w:p>
  </w:footnote>
  <w:footnote w:id="1">
    <w:p w:rsidR="00326719" w:rsidRDefault="00326719">
      <w:pPr>
        <w:pStyle w:val="FootnoteText"/>
      </w:pPr>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p>
  </w:footnote>
  <w:footnote w:id="2">
    <w:p w:rsidR="00326719" w:rsidRDefault="00326719">
      <w:pPr>
        <w:pStyle w:val="FootnoteText"/>
      </w:pPr>
      <w:r>
        <w:rPr>
          <w:rStyle w:val="FootnoteReference"/>
        </w:rPr>
        <w:footnoteRef/>
      </w:r>
      <w:r>
        <w:t xml:space="preserve"> Xem chi ti</w:t>
      </w:r>
      <w:r>
        <w:rPr>
          <w:rFonts w:ascii="Times New Roman" w:hAnsi="Times New Roman"/>
        </w:rPr>
        <w:t>ết ở khóa luận tốt nghiệp "Tìm hiểu và ứng dụng Windows Workflow Foundation để hỗ trợ các quy trình nghiệp vụ" , Khoa CNTT, trường ĐHKHTN tp HCM, năm 2008 - Chương 2</w:t>
      </w:r>
    </w:p>
  </w:footnote>
  <w:footnote w:id="3">
    <w:p w:rsidR="00326719" w:rsidRPr="005C0534" w:rsidRDefault="00326719">
      <w:pPr>
        <w:pStyle w:val="FootnoteText"/>
        <w:rPr>
          <w:rFonts w:ascii="Times New Roman" w:hAnsi="Times New Roman"/>
        </w:rPr>
      </w:pPr>
      <w:r>
        <w:rPr>
          <w:rStyle w:val="FootnoteReference"/>
        </w:rPr>
        <w:footnoteRef/>
      </w:r>
      <w:r>
        <w:t xml:space="preserve">  T</w:t>
      </w:r>
      <w:r>
        <w:rPr>
          <w:rFonts w:ascii="Times New Roman" w:hAnsi="Times New Roman"/>
          <w:lang w:val="vi-VN"/>
        </w:rPr>
        <w:t>ừ đây về sau, chúng tôi dùng cụm từ “</w:t>
      </w:r>
      <w:r>
        <w:rPr>
          <w:rFonts w:ascii="Times New Roman" w:hAnsi="Times New Roman"/>
        </w:rPr>
        <w:t>quy trình thi” để chỉ quy trình tổ chức thi và cấp chứng chỉ tin học Quốc gia</w:t>
      </w:r>
    </w:p>
  </w:footnote>
  <w:footnote w:id="4">
    <w:p w:rsidR="00326719" w:rsidRPr="00731CFC" w:rsidRDefault="00326719" w:rsidP="001341EF">
      <w:pPr>
        <w:pStyle w:val="FootnoteText"/>
        <w:rPr>
          <w:rFonts w:ascii="Times New Roman" w:hAnsi="Times New Roman"/>
        </w:rPr>
      </w:pPr>
      <w:r>
        <w:rPr>
          <w:rStyle w:val="FootnoteReference"/>
        </w:rPr>
        <w:footnoteRef/>
      </w:r>
      <w:r>
        <w:t xml:space="preserve">  Trong khóa lu</w:t>
      </w:r>
      <w:r>
        <w:rPr>
          <w:rFonts w:ascii="Times New Roman" w:hAnsi="Times New Roman"/>
        </w:rPr>
        <w:t>ận này, chúng tôi dùng cụm từ “Cơ sở liên kết” (Viết tắt là CSLK) để chỉ đến những đơn vị liên kết đào tạo mà đợt thi diễn ra.</w:t>
      </w:r>
    </w:p>
  </w:footnote>
  <w:footnote w:id="5">
    <w:p w:rsidR="00326719" w:rsidRPr="00A82C47" w:rsidRDefault="00326719">
      <w:pPr>
        <w:pStyle w:val="FootnoteText"/>
        <w:rPr>
          <w:rFonts w:ascii="Times New Roman" w:hAnsi="Times New Roman"/>
        </w:rPr>
      </w:pPr>
      <w:r>
        <w:rPr>
          <w:rStyle w:val="FootnoteReference"/>
        </w:rPr>
        <w:footnoteRef/>
      </w:r>
      <w:r>
        <w:t xml:space="preserve"> Sau đây g</w:t>
      </w:r>
      <w:r>
        <w:rPr>
          <w:rFonts w:ascii="Times New Roman" w:hAnsi="Times New Roman"/>
        </w:rPr>
        <w:t>ọi tắt là Nhân viên.</w:t>
      </w:r>
    </w:p>
  </w:footnote>
  <w:footnote w:id="6">
    <w:p w:rsidR="00326719" w:rsidRDefault="00326719"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7">
    <w:p w:rsidR="00326719" w:rsidRDefault="00326719"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8">
    <w:p w:rsidR="00326719" w:rsidRPr="004A4F27" w:rsidRDefault="00326719" w:rsidP="000F172B">
      <w:pPr>
        <w:pStyle w:val="FootnoteText"/>
      </w:pPr>
      <w:r w:rsidRPr="004A4F27">
        <w:rPr>
          <w:rStyle w:val="FootnoteReference"/>
        </w:rPr>
        <w:footnoteRef/>
      </w:r>
      <w:r w:rsidRPr="004A4F27">
        <w:t xml:space="preserve"> </w:t>
      </w:r>
      <w:r w:rsidRPr="00EC2324">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9">
    <w:p w:rsidR="00326719" w:rsidRDefault="00326719" w:rsidP="0039456D">
      <w:pPr>
        <w:pStyle w:val="FootnoteText"/>
      </w:pPr>
      <w:r>
        <w:rPr>
          <w:rStyle w:val="FootnoteReference"/>
        </w:rPr>
        <w:footnoteRef/>
      </w:r>
      <w:r>
        <w:t xml:space="preserve"> Workflow Management Systems: A Survey - SHI Meilin, YANG Guangxin, XIANG Yong, WU Shangg. </w:t>
      </w:r>
      <w:r w:rsidRPr="0039456D">
        <w:t>Department of Computer Science, Tsinghua University, Beijing, P.R.China 100084</w:t>
      </w:r>
    </w:p>
  </w:footnote>
  <w:footnote w:id="10">
    <w:p w:rsidR="00326719" w:rsidRDefault="00326719" w:rsidP="0060382D">
      <w:pPr>
        <w:pStyle w:val="FootnoteText"/>
      </w:pPr>
      <w:r>
        <w:rPr>
          <w:rStyle w:val="FootnoteReference"/>
        </w:rPr>
        <w:footnoteRef/>
      </w:r>
      <w:r>
        <w:t xml:space="preserve"> </w:t>
      </w:r>
      <w:r w:rsidRPr="0060382D">
        <w:t>Microsoft  Windows  Workflow Foundation Step by Step</w:t>
      </w:r>
      <w:r>
        <w:t xml:space="preserve"> - Redmond, Washington 98052-6399</w:t>
      </w:r>
    </w:p>
    <w:p w:rsidR="00326719" w:rsidRDefault="00326719" w:rsidP="0060382D">
      <w:pPr>
        <w:pStyle w:val="FootnoteText"/>
      </w:pPr>
      <w:r>
        <w:t>Copyright © 2007 by Kenn Scribner</w:t>
      </w:r>
    </w:p>
  </w:footnote>
  <w:footnote w:id="11">
    <w:p w:rsidR="00326719" w:rsidRDefault="00326719">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12">
    <w:p w:rsidR="00326719" w:rsidDel="00BE201F" w:rsidRDefault="00326719">
      <w:pPr>
        <w:pStyle w:val="FootnoteText"/>
        <w:rPr>
          <w:del w:id="108" w:author="nmbinh" w:date="2010-07-07T01:36:00Z"/>
        </w:rPr>
      </w:pPr>
    </w:p>
  </w:footnote>
  <w:footnote w:id="13">
    <w:p w:rsidR="00326719" w:rsidRPr="007D2A93" w:rsidRDefault="00326719">
      <w:pPr>
        <w:pStyle w:val="FootnoteText"/>
        <w:rPr>
          <w:rFonts w:ascii="Times New Roman" w:hAnsi="Times New Roman"/>
        </w:rPr>
      </w:pPr>
      <w:r>
        <w:rPr>
          <w:rStyle w:val="FootnoteReference"/>
        </w:rPr>
        <w:footnoteRef/>
      </w:r>
      <w:r>
        <w:t xml:space="preserve"> eXtensible Application Mark-up Language – </w:t>
      </w:r>
      <w:r w:rsidRPr="00DD46C0">
        <w:t>là m</w:t>
      </w:r>
      <w:r w:rsidRPr="00DD46C0">
        <w:rPr>
          <w:rFonts w:ascii="Times New Roman" w:hAnsi="Times New Roman"/>
        </w:rPr>
        <w:t>ộ</w:t>
      </w:r>
      <w:r w:rsidRPr="00DD46C0">
        <w:rPr>
          <w:rFonts w:cs="Georgia"/>
        </w:rPr>
        <w:t>t ngôn ng</w:t>
      </w:r>
      <w:r w:rsidRPr="00DD46C0">
        <w:rPr>
          <w:rFonts w:ascii="Times New Roman" w:hAnsi="Times New Roman"/>
        </w:rPr>
        <w:t>ữ</w:t>
      </w:r>
      <w:r w:rsidRPr="00DD46C0">
        <w:rPr>
          <w:rFonts w:cs="Georgia"/>
        </w:rPr>
        <w:t xml:space="preserve"> d</w:t>
      </w:r>
      <w:r w:rsidRPr="00DD46C0">
        <w:rPr>
          <w:rFonts w:ascii="Times New Roman" w:hAnsi="Times New Roman"/>
        </w:rPr>
        <w:t>ạ</w:t>
      </w:r>
      <w:r w:rsidRPr="00DD46C0">
        <w:rPr>
          <w:rFonts w:cs="Georgia"/>
        </w:rPr>
        <w:t>ng khái báo m</w:t>
      </w:r>
      <w:r w:rsidRPr="00DD46C0">
        <w:rPr>
          <w:rFonts w:ascii="Times New Roman" w:hAnsi="Times New Roman"/>
        </w:rPr>
        <w:t>ớ</w:t>
      </w:r>
      <w:r w:rsidRPr="00DD46C0">
        <w:rPr>
          <w:rFonts w:cs="Georgia"/>
        </w:rPr>
        <w:t>i c</w:t>
      </w:r>
      <w:r w:rsidRPr="00DD46C0">
        <w:rPr>
          <w:rFonts w:ascii="Times New Roman" w:hAnsi="Times New Roman"/>
        </w:rPr>
        <w:t>ủ</w:t>
      </w:r>
      <w:r w:rsidRPr="00DD46C0">
        <w:rPr>
          <w:rFonts w:cs="Georgia"/>
        </w:rPr>
        <w:t>a Microsoft</w:t>
      </w:r>
    </w:p>
  </w:footnote>
  <w:footnote w:id="14">
    <w:p w:rsidR="00326719" w:rsidRPr="00CD601C" w:rsidRDefault="00326719">
      <w:pPr>
        <w:pStyle w:val="FootnoteText"/>
        <w:rPr>
          <w:rFonts w:ascii="Times New Roman" w:hAnsi="Times New Roman"/>
        </w:rPr>
      </w:pPr>
      <w:r>
        <w:rPr>
          <w:rStyle w:val="FootnoteReference"/>
        </w:rPr>
        <w:footnoteRef/>
      </w:r>
      <w:r>
        <w:t xml:space="preserve">  Gi</w:t>
      </w:r>
      <w:r>
        <w:rPr>
          <w:rFonts w:ascii="Times New Roman" w:hAnsi="Times New Roman"/>
          <w:lang w:val="vi-VN"/>
        </w:rPr>
        <w:t>ới th</w:t>
      </w:r>
      <w:r>
        <w:rPr>
          <w:rFonts w:ascii="Times New Roman" w:hAnsi="Times New Roman"/>
        </w:rPr>
        <w:t xml:space="preserve">iệu về Windows Workflow Foundation - </w:t>
      </w:r>
      <w:r w:rsidRPr="00CD601C">
        <w:rPr>
          <w:rFonts w:ascii="Times New Roman" w:hAnsi="Times New Roman"/>
        </w:rPr>
        <w:t>Microsoft Vietnam – DPE Team</w:t>
      </w:r>
    </w:p>
  </w:footnote>
  <w:footnote w:id="15">
    <w:p w:rsidR="00326719" w:rsidRDefault="00326719">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là n nghĩa là nó được bắt đầu sau n ngày so với ngày tổ chức thi. Ngược lại, ngày bắt đầu nhận giá trị -m mang ý nghĩa công việc phải được bắt đầu trước m ngày so với ngày thi</w:t>
      </w:r>
    </w:p>
  </w:footnote>
  <w:footnote w:id="16">
    <w:p w:rsidR="00326719" w:rsidRDefault="00326719"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7">
    <w:p w:rsidR="00326719" w:rsidRDefault="00326719"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8">
    <w:p w:rsidR="00326719" w:rsidRDefault="00326719" w:rsidP="00D2617A">
      <w:pPr>
        <w:pStyle w:val="FootnoteText"/>
      </w:pPr>
      <w:r>
        <w:rPr>
          <w:rStyle w:val="FootnoteReference"/>
        </w:rPr>
        <w:footnoteRef/>
      </w:r>
      <w:r>
        <w:t xml:space="preserve"> Xem ph</w:t>
      </w:r>
      <w:r>
        <w:rPr>
          <w:rFonts w:ascii="Times New Roman" w:hAnsi="Times New Roman"/>
        </w:rPr>
        <w:t>ụ lục: XML Schema</w:t>
      </w:r>
    </w:p>
  </w:footnote>
  <w:footnote w:id="19">
    <w:p w:rsidR="00326719" w:rsidRDefault="00326719"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20">
    <w:p w:rsidR="00326719" w:rsidRDefault="00326719"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DD45CEE"/>
    <w:multiLevelType w:val="hybridMultilevel"/>
    <w:tmpl w:val="A0DCB57A"/>
    <w:lvl w:ilvl="0" w:tplc="D4FC7D70">
      <w:start w:val="1"/>
      <w:numFmt w:val="bullet"/>
      <w:lvlText w:val=""/>
      <w:lvlJc w:val="left"/>
      <w:pPr>
        <w:ind w:left="630" w:hanging="360"/>
      </w:pPr>
      <w:rPr>
        <w:rFonts w:ascii="Symbol" w:eastAsia="Times New Roman" w:hAnsi="Symbol" w:cs="Times New Roman" w:hint="default"/>
        <w:b w:val="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6">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E5D5D"/>
    <w:multiLevelType w:val="multilevel"/>
    <w:tmpl w:val="99D6408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b/>
        <w:i w:val="0"/>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9">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94333B"/>
    <w:multiLevelType w:val="multilevel"/>
    <w:tmpl w:val="5C989BC0"/>
    <w:lvl w:ilvl="0">
      <w:start w:val="3"/>
      <w:numFmt w:val="decimal"/>
      <w:lvlText w:val="%1."/>
      <w:lvlJc w:val="left"/>
      <w:pPr>
        <w:ind w:left="585" w:hanging="585"/>
      </w:pPr>
      <w:rPr>
        <w:rFonts w:hint="default"/>
      </w:rPr>
    </w:lvl>
    <w:lvl w:ilvl="1">
      <w:start w:val="2"/>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3">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823F3D"/>
    <w:multiLevelType w:val="hybridMultilevel"/>
    <w:tmpl w:val="E774F424"/>
    <w:lvl w:ilvl="0" w:tplc="4D96FA88">
      <w:start w:val="1"/>
      <w:numFmt w:val="decimal"/>
      <w:lvlText w:val="%1."/>
      <w:lvlJc w:val="left"/>
      <w:pPr>
        <w:ind w:left="720" w:hanging="360"/>
      </w:pPr>
      <w:rPr>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7">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9">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40">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41">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2">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3">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4">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6">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7">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8">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9"/>
  </w:num>
  <w:num w:numId="3">
    <w:abstractNumId w:val="57"/>
  </w:num>
  <w:num w:numId="4">
    <w:abstractNumId w:val="52"/>
  </w:num>
  <w:num w:numId="5">
    <w:abstractNumId w:val="56"/>
  </w:num>
  <w:num w:numId="6">
    <w:abstractNumId w:val="14"/>
  </w:num>
  <w:num w:numId="7">
    <w:abstractNumId w:val="13"/>
  </w:num>
  <w:num w:numId="8">
    <w:abstractNumId w:val="9"/>
  </w:num>
  <w:num w:numId="9">
    <w:abstractNumId w:val="60"/>
  </w:num>
  <w:num w:numId="10">
    <w:abstractNumId w:val="24"/>
  </w:num>
  <w:num w:numId="11">
    <w:abstractNumId w:val="0"/>
  </w:num>
  <w:num w:numId="12">
    <w:abstractNumId w:val="37"/>
  </w:num>
  <w:num w:numId="13">
    <w:abstractNumId w:val="27"/>
  </w:num>
  <w:num w:numId="14">
    <w:abstractNumId w:val="26"/>
  </w:num>
  <w:num w:numId="15">
    <w:abstractNumId w:val="3"/>
  </w:num>
  <w:num w:numId="16">
    <w:abstractNumId w:val="51"/>
  </w:num>
  <w:num w:numId="17">
    <w:abstractNumId w:val="28"/>
  </w:num>
  <w:num w:numId="18">
    <w:abstractNumId w:val="25"/>
  </w:num>
  <w:num w:numId="19">
    <w:abstractNumId w:val="4"/>
  </w:num>
  <w:num w:numId="20">
    <w:abstractNumId w:val="55"/>
  </w:num>
  <w:num w:numId="21">
    <w:abstractNumId w:val="53"/>
  </w:num>
  <w:num w:numId="22">
    <w:abstractNumId w:val="22"/>
  </w:num>
  <w:num w:numId="23">
    <w:abstractNumId w:val="12"/>
  </w:num>
  <w:num w:numId="24">
    <w:abstractNumId w:val="42"/>
  </w:num>
  <w:num w:numId="25">
    <w:abstractNumId w:val="49"/>
  </w:num>
  <w:num w:numId="26">
    <w:abstractNumId w:val="15"/>
  </w:num>
  <w:num w:numId="27">
    <w:abstractNumId w:val="34"/>
  </w:num>
  <w:num w:numId="28">
    <w:abstractNumId w:val="5"/>
  </w:num>
  <w:num w:numId="29">
    <w:abstractNumId w:val="31"/>
  </w:num>
  <w:num w:numId="30">
    <w:abstractNumId w:val="46"/>
  </w:num>
  <w:num w:numId="31">
    <w:abstractNumId w:val="30"/>
  </w:num>
  <w:num w:numId="32">
    <w:abstractNumId w:val="48"/>
  </w:num>
  <w:num w:numId="33">
    <w:abstractNumId w:val="8"/>
  </w:num>
  <w:num w:numId="34">
    <w:abstractNumId w:val="43"/>
  </w:num>
  <w:num w:numId="35">
    <w:abstractNumId w:val="21"/>
  </w:num>
  <w:num w:numId="36">
    <w:abstractNumId w:val="1"/>
  </w:num>
  <w:num w:numId="37">
    <w:abstractNumId w:val="33"/>
  </w:num>
  <w:num w:numId="38">
    <w:abstractNumId w:val="20"/>
  </w:num>
  <w:num w:numId="39">
    <w:abstractNumId w:val="16"/>
  </w:num>
  <w:num w:numId="40">
    <w:abstractNumId w:val="23"/>
  </w:num>
  <w:num w:numId="41">
    <w:abstractNumId w:val="54"/>
  </w:num>
  <w:num w:numId="42">
    <w:abstractNumId w:val="44"/>
  </w:num>
  <w:num w:numId="43">
    <w:abstractNumId w:val="38"/>
  </w:num>
  <w:num w:numId="44">
    <w:abstractNumId w:val="39"/>
  </w:num>
  <w:num w:numId="45">
    <w:abstractNumId w:val="7"/>
  </w:num>
  <w:num w:numId="46">
    <w:abstractNumId w:val="40"/>
  </w:num>
  <w:num w:numId="47">
    <w:abstractNumId w:val="6"/>
  </w:num>
  <w:num w:numId="48">
    <w:abstractNumId w:val="2"/>
  </w:num>
  <w:num w:numId="49">
    <w:abstractNumId w:val="58"/>
  </w:num>
  <w:num w:numId="50">
    <w:abstractNumId w:val="19"/>
  </w:num>
  <w:num w:numId="51">
    <w:abstractNumId w:val="41"/>
  </w:num>
  <w:num w:numId="52">
    <w:abstractNumId w:val="11"/>
  </w:num>
  <w:num w:numId="53">
    <w:abstractNumId w:val="50"/>
  </w:num>
  <w:num w:numId="54">
    <w:abstractNumId w:val="29"/>
  </w:num>
  <w:num w:numId="55">
    <w:abstractNumId w:val="17"/>
  </w:num>
  <w:num w:numId="56">
    <w:abstractNumId w:val="45"/>
  </w:num>
  <w:num w:numId="57">
    <w:abstractNumId w:val="36"/>
  </w:num>
  <w:num w:numId="58">
    <w:abstractNumId w:val="47"/>
  </w:num>
  <w:num w:numId="59">
    <w:abstractNumId w:val="32"/>
  </w:num>
  <w:num w:numId="60">
    <w:abstractNumId w:val="18"/>
  </w:num>
  <w:num w:numId="61">
    <w:abstractNumId w:val="35"/>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defaultTabStop w:val="720"/>
  <w:characterSpacingControl w:val="doNotCompress"/>
  <w:footnotePr>
    <w:footnote w:id="-1"/>
    <w:footnote w:id="0"/>
  </w:footnotePr>
  <w:endnotePr>
    <w:endnote w:id="-1"/>
    <w:endnote w:id="0"/>
  </w:endnotePr>
  <w:compat/>
  <w:rsids>
    <w:rsidRoot w:val="007119C7"/>
    <w:rsid w:val="00002676"/>
    <w:rsid w:val="00002751"/>
    <w:rsid w:val="0000634A"/>
    <w:rsid w:val="00007EF0"/>
    <w:rsid w:val="000112CA"/>
    <w:rsid w:val="00012448"/>
    <w:rsid w:val="00014353"/>
    <w:rsid w:val="000163F3"/>
    <w:rsid w:val="000219AE"/>
    <w:rsid w:val="000274EA"/>
    <w:rsid w:val="0002793D"/>
    <w:rsid w:val="00030276"/>
    <w:rsid w:val="00032125"/>
    <w:rsid w:val="00033B35"/>
    <w:rsid w:val="0003487C"/>
    <w:rsid w:val="0003697A"/>
    <w:rsid w:val="000374F0"/>
    <w:rsid w:val="0004123E"/>
    <w:rsid w:val="000415FB"/>
    <w:rsid w:val="000430E5"/>
    <w:rsid w:val="000443F4"/>
    <w:rsid w:val="0004703D"/>
    <w:rsid w:val="000501A5"/>
    <w:rsid w:val="000517DE"/>
    <w:rsid w:val="00051831"/>
    <w:rsid w:val="00052F7A"/>
    <w:rsid w:val="0005350C"/>
    <w:rsid w:val="000636DE"/>
    <w:rsid w:val="00063BBF"/>
    <w:rsid w:val="0006434E"/>
    <w:rsid w:val="00064371"/>
    <w:rsid w:val="00065113"/>
    <w:rsid w:val="00065EB3"/>
    <w:rsid w:val="0006640C"/>
    <w:rsid w:val="00072371"/>
    <w:rsid w:val="00072ACF"/>
    <w:rsid w:val="0007531E"/>
    <w:rsid w:val="000765C0"/>
    <w:rsid w:val="00076F2F"/>
    <w:rsid w:val="00077AA8"/>
    <w:rsid w:val="00080B0B"/>
    <w:rsid w:val="00082BFE"/>
    <w:rsid w:val="00085F03"/>
    <w:rsid w:val="0008683D"/>
    <w:rsid w:val="00087FE0"/>
    <w:rsid w:val="00090273"/>
    <w:rsid w:val="000902CE"/>
    <w:rsid w:val="00090F04"/>
    <w:rsid w:val="00091BF1"/>
    <w:rsid w:val="000959B6"/>
    <w:rsid w:val="000A058B"/>
    <w:rsid w:val="000A4046"/>
    <w:rsid w:val="000A455D"/>
    <w:rsid w:val="000B1AEE"/>
    <w:rsid w:val="000C0FA4"/>
    <w:rsid w:val="000C298B"/>
    <w:rsid w:val="000C39BC"/>
    <w:rsid w:val="000D1422"/>
    <w:rsid w:val="000D2A87"/>
    <w:rsid w:val="000D31A4"/>
    <w:rsid w:val="000D4215"/>
    <w:rsid w:val="000D4430"/>
    <w:rsid w:val="000E05F5"/>
    <w:rsid w:val="000E0E45"/>
    <w:rsid w:val="000E1744"/>
    <w:rsid w:val="000E17CC"/>
    <w:rsid w:val="000E3067"/>
    <w:rsid w:val="000E68B3"/>
    <w:rsid w:val="000F172B"/>
    <w:rsid w:val="000F514C"/>
    <w:rsid w:val="000F697B"/>
    <w:rsid w:val="000F6B5F"/>
    <w:rsid w:val="000F77FB"/>
    <w:rsid w:val="0010054E"/>
    <w:rsid w:val="001032A9"/>
    <w:rsid w:val="0011038A"/>
    <w:rsid w:val="001222AC"/>
    <w:rsid w:val="001274E0"/>
    <w:rsid w:val="00133941"/>
    <w:rsid w:val="001341EF"/>
    <w:rsid w:val="00135DFB"/>
    <w:rsid w:val="001369CA"/>
    <w:rsid w:val="001376F4"/>
    <w:rsid w:val="00137F5C"/>
    <w:rsid w:val="001407EE"/>
    <w:rsid w:val="00142355"/>
    <w:rsid w:val="00142A3F"/>
    <w:rsid w:val="00142CC6"/>
    <w:rsid w:val="001430E6"/>
    <w:rsid w:val="001433E5"/>
    <w:rsid w:val="001434F3"/>
    <w:rsid w:val="00146D23"/>
    <w:rsid w:val="00160D32"/>
    <w:rsid w:val="0016190E"/>
    <w:rsid w:val="00161B91"/>
    <w:rsid w:val="00165843"/>
    <w:rsid w:val="00167229"/>
    <w:rsid w:val="00172A41"/>
    <w:rsid w:val="00174B27"/>
    <w:rsid w:val="0018294A"/>
    <w:rsid w:val="00182E94"/>
    <w:rsid w:val="00184AC6"/>
    <w:rsid w:val="00184FF8"/>
    <w:rsid w:val="00186188"/>
    <w:rsid w:val="00191017"/>
    <w:rsid w:val="0019383E"/>
    <w:rsid w:val="00195D33"/>
    <w:rsid w:val="001A0E1A"/>
    <w:rsid w:val="001B01AF"/>
    <w:rsid w:val="001B0B74"/>
    <w:rsid w:val="001B2CFC"/>
    <w:rsid w:val="001B2FCB"/>
    <w:rsid w:val="001B49BD"/>
    <w:rsid w:val="001B4AD9"/>
    <w:rsid w:val="001B5199"/>
    <w:rsid w:val="001B5B93"/>
    <w:rsid w:val="001B6009"/>
    <w:rsid w:val="001C142B"/>
    <w:rsid w:val="001C2DAC"/>
    <w:rsid w:val="001C2EEC"/>
    <w:rsid w:val="001C4DBA"/>
    <w:rsid w:val="001D2F53"/>
    <w:rsid w:val="001D5C20"/>
    <w:rsid w:val="001D7748"/>
    <w:rsid w:val="001E2725"/>
    <w:rsid w:val="001E52A4"/>
    <w:rsid w:val="001F1445"/>
    <w:rsid w:val="001F1C03"/>
    <w:rsid w:val="00201DCD"/>
    <w:rsid w:val="002024CF"/>
    <w:rsid w:val="00214368"/>
    <w:rsid w:val="00215E96"/>
    <w:rsid w:val="00223626"/>
    <w:rsid w:val="002257D1"/>
    <w:rsid w:val="00226605"/>
    <w:rsid w:val="0023125E"/>
    <w:rsid w:val="002335B7"/>
    <w:rsid w:val="00234095"/>
    <w:rsid w:val="00234F1F"/>
    <w:rsid w:val="0024218F"/>
    <w:rsid w:val="00247835"/>
    <w:rsid w:val="002502C8"/>
    <w:rsid w:val="00253BD6"/>
    <w:rsid w:val="00254793"/>
    <w:rsid w:val="00261007"/>
    <w:rsid w:val="00263B6C"/>
    <w:rsid w:val="00265633"/>
    <w:rsid w:val="00272436"/>
    <w:rsid w:val="002743F1"/>
    <w:rsid w:val="00274A98"/>
    <w:rsid w:val="002758E6"/>
    <w:rsid w:val="00280C8F"/>
    <w:rsid w:val="0028192F"/>
    <w:rsid w:val="00282EC2"/>
    <w:rsid w:val="00283B7A"/>
    <w:rsid w:val="0028479F"/>
    <w:rsid w:val="0028716C"/>
    <w:rsid w:val="0028731A"/>
    <w:rsid w:val="00287E2F"/>
    <w:rsid w:val="002935DF"/>
    <w:rsid w:val="002961C8"/>
    <w:rsid w:val="00297E90"/>
    <w:rsid w:val="002A046C"/>
    <w:rsid w:val="002A1200"/>
    <w:rsid w:val="002A19DB"/>
    <w:rsid w:val="002A1E0F"/>
    <w:rsid w:val="002A2CA1"/>
    <w:rsid w:val="002A435E"/>
    <w:rsid w:val="002A447D"/>
    <w:rsid w:val="002A4657"/>
    <w:rsid w:val="002A53B6"/>
    <w:rsid w:val="002B102C"/>
    <w:rsid w:val="002B1F64"/>
    <w:rsid w:val="002C0D79"/>
    <w:rsid w:val="002C6507"/>
    <w:rsid w:val="002C71B8"/>
    <w:rsid w:val="002C751D"/>
    <w:rsid w:val="002D0673"/>
    <w:rsid w:val="002D17ED"/>
    <w:rsid w:val="002D2352"/>
    <w:rsid w:val="002E075D"/>
    <w:rsid w:val="002E07A7"/>
    <w:rsid w:val="002E4394"/>
    <w:rsid w:val="002E7852"/>
    <w:rsid w:val="002F0658"/>
    <w:rsid w:val="002F0F72"/>
    <w:rsid w:val="002F436E"/>
    <w:rsid w:val="002F56C6"/>
    <w:rsid w:val="002F7AC7"/>
    <w:rsid w:val="00304611"/>
    <w:rsid w:val="003069FE"/>
    <w:rsid w:val="00315524"/>
    <w:rsid w:val="0032166B"/>
    <w:rsid w:val="00321DE0"/>
    <w:rsid w:val="00323071"/>
    <w:rsid w:val="00323F2D"/>
    <w:rsid w:val="00324DFD"/>
    <w:rsid w:val="00326719"/>
    <w:rsid w:val="00326953"/>
    <w:rsid w:val="00331D6A"/>
    <w:rsid w:val="0033607B"/>
    <w:rsid w:val="00343EE1"/>
    <w:rsid w:val="003542C5"/>
    <w:rsid w:val="0035606B"/>
    <w:rsid w:val="00364C61"/>
    <w:rsid w:val="00364F32"/>
    <w:rsid w:val="0036540C"/>
    <w:rsid w:val="003656E1"/>
    <w:rsid w:val="003667B6"/>
    <w:rsid w:val="00366BD2"/>
    <w:rsid w:val="00374143"/>
    <w:rsid w:val="00375AC4"/>
    <w:rsid w:val="00376967"/>
    <w:rsid w:val="00380577"/>
    <w:rsid w:val="00380737"/>
    <w:rsid w:val="003815EA"/>
    <w:rsid w:val="00382746"/>
    <w:rsid w:val="00382A42"/>
    <w:rsid w:val="00384EC9"/>
    <w:rsid w:val="00385D36"/>
    <w:rsid w:val="00387520"/>
    <w:rsid w:val="003922EC"/>
    <w:rsid w:val="0039456D"/>
    <w:rsid w:val="00394690"/>
    <w:rsid w:val="003956AE"/>
    <w:rsid w:val="00395FA7"/>
    <w:rsid w:val="00396C5B"/>
    <w:rsid w:val="00397CA5"/>
    <w:rsid w:val="003A2803"/>
    <w:rsid w:val="003A3888"/>
    <w:rsid w:val="003A4F61"/>
    <w:rsid w:val="003A6157"/>
    <w:rsid w:val="003A7773"/>
    <w:rsid w:val="003B1D96"/>
    <w:rsid w:val="003B2FF9"/>
    <w:rsid w:val="003B66D2"/>
    <w:rsid w:val="003C1A0C"/>
    <w:rsid w:val="003D1188"/>
    <w:rsid w:val="003D221E"/>
    <w:rsid w:val="003D22F6"/>
    <w:rsid w:val="003D62B5"/>
    <w:rsid w:val="003D718A"/>
    <w:rsid w:val="003D7A53"/>
    <w:rsid w:val="003D7F0F"/>
    <w:rsid w:val="003E147A"/>
    <w:rsid w:val="003E69F9"/>
    <w:rsid w:val="003E7E33"/>
    <w:rsid w:val="003F03AC"/>
    <w:rsid w:val="003F16B7"/>
    <w:rsid w:val="003F7C6A"/>
    <w:rsid w:val="0040279F"/>
    <w:rsid w:val="004028D9"/>
    <w:rsid w:val="00404502"/>
    <w:rsid w:val="00407358"/>
    <w:rsid w:val="00407C45"/>
    <w:rsid w:val="00407F83"/>
    <w:rsid w:val="00410E53"/>
    <w:rsid w:val="004117C6"/>
    <w:rsid w:val="00412A12"/>
    <w:rsid w:val="0041454E"/>
    <w:rsid w:val="0041461D"/>
    <w:rsid w:val="00420257"/>
    <w:rsid w:val="0042362A"/>
    <w:rsid w:val="00425698"/>
    <w:rsid w:val="00431651"/>
    <w:rsid w:val="00432956"/>
    <w:rsid w:val="004373DC"/>
    <w:rsid w:val="00444EDE"/>
    <w:rsid w:val="00445150"/>
    <w:rsid w:val="00457D03"/>
    <w:rsid w:val="0046226D"/>
    <w:rsid w:val="004650B0"/>
    <w:rsid w:val="00466571"/>
    <w:rsid w:val="004676B8"/>
    <w:rsid w:val="0047005E"/>
    <w:rsid w:val="004711CD"/>
    <w:rsid w:val="00472208"/>
    <w:rsid w:val="004732E9"/>
    <w:rsid w:val="00473BC4"/>
    <w:rsid w:val="00484BA7"/>
    <w:rsid w:val="00487444"/>
    <w:rsid w:val="00487C13"/>
    <w:rsid w:val="004900D2"/>
    <w:rsid w:val="00490BB9"/>
    <w:rsid w:val="00493E22"/>
    <w:rsid w:val="00495093"/>
    <w:rsid w:val="00496661"/>
    <w:rsid w:val="004A01B7"/>
    <w:rsid w:val="004A0BCF"/>
    <w:rsid w:val="004A3981"/>
    <w:rsid w:val="004A4F27"/>
    <w:rsid w:val="004B117D"/>
    <w:rsid w:val="004B1B99"/>
    <w:rsid w:val="004B7C45"/>
    <w:rsid w:val="004C0472"/>
    <w:rsid w:val="004C2EC9"/>
    <w:rsid w:val="004C41EB"/>
    <w:rsid w:val="004C6550"/>
    <w:rsid w:val="004C6A8A"/>
    <w:rsid w:val="004E1DAB"/>
    <w:rsid w:val="004E1E56"/>
    <w:rsid w:val="004E486D"/>
    <w:rsid w:val="004E5DC5"/>
    <w:rsid w:val="004F4439"/>
    <w:rsid w:val="004F4ACA"/>
    <w:rsid w:val="004F4ED0"/>
    <w:rsid w:val="004F4FFC"/>
    <w:rsid w:val="004F7DDA"/>
    <w:rsid w:val="005025B4"/>
    <w:rsid w:val="00504882"/>
    <w:rsid w:val="005060BB"/>
    <w:rsid w:val="00512C26"/>
    <w:rsid w:val="005139E5"/>
    <w:rsid w:val="00514B6A"/>
    <w:rsid w:val="00515499"/>
    <w:rsid w:val="00517967"/>
    <w:rsid w:val="00521559"/>
    <w:rsid w:val="00521D5C"/>
    <w:rsid w:val="0052348B"/>
    <w:rsid w:val="00524C6C"/>
    <w:rsid w:val="0052573D"/>
    <w:rsid w:val="00526324"/>
    <w:rsid w:val="00530DB3"/>
    <w:rsid w:val="005311E1"/>
    <w:rsid w:val="00532568"/>
    <w:rsid w:val="005330E5"/>
    <w:rsid w:val="0053597A"/>
    <w:rsid w:val="00537900"/>
    <w:rsid w:val="005401D6"/>
    <w:rsid w:val="00545CF9"/>
    <w:rsid w:val="005549FA"/>
    <w:rsid w:val="0055598B"/>
    <w:rsid w:val="00555FC7"/>
    <w:rsid w:val="00556595"/>
    <w:rsid w:val="00556FA2"/>
    <w:rsid w:val="005610CD"/>
    <w:rsid w:val="00573841"/>
    <w:rsid w:val="00580239"/>
    <w:rsid w:val="00583993"/>
    <w:rsid w:val="00585429"/>
    <w:rsid w:val="005915B3"/>
    <w:rsid w:val="00591CA9"/>
    <w:rsid w:val="005921A7"/>
    <w:rsid w:val="00596C9C"/>
    <w:rsid w:val="00597502"/>
    <w:rsid w:val="005A1ADF"/>
    <w:rsid w:val="005A3D8F"/>
    <w:rsid w:val="005A40F3"/>
    <w:rsid w:val="005A459F"/>
    <w:rsid w:val="005A52A3"/>
    <w:rsid w:val="005A597A"/>
    <w:rsid w:val="005A5F36"/>
    <w:rsid w:val="005B0142"/>
    <w:rsid w:val="005B4329"/>
    <w:rsid w:val="005C0534"/>
    <w:rsid w:val="005C089F"/>
    <w:rsid w:val="005C2E41"/>
    <w:rsid w:val="005C3124"/>
    <w:rsid w:val="005C64F9"/>
    <w:rsid w:val="005C7052"/>
    <w:rsid w:val="005D01F5"/>
    <w:rsid w:val="005D07D8"/>
    <w:rsid w:val="005D44BB"/>
    <w:rsid w:val="005D4B3B"/>
    <w:rsid w:val="005D610B"/>
    <w:rsid w:val="005F1AA4"/>
    <w:rsid w:val="005F4899"/>
    <w:rsid w:val="0060382D"/>
    <w:rsid w:val="00604A9A"/>
    <w:rsid w:val="00605E7D"/>
    <w:rsid w:val="0061010C"/>
    <w:rsid w:val="00613FCC"/>
    <w:rsid w:val="00617290"/>
    <w:rsid w:val="0062038D"/>
    <w:rsid w:val="006211D9"/>
    <w:rsid w:val="0062193C"/>
    <w:rsid w:val="00622175"/>
    <w:rsid w:val="0062482B"/>
    <w:rsid w:val="00624B4A"/>
    <w:rsid w:val="00625122"/>
    <w:rsid w:val="00626FC8"/>
    <w:rsid w:val="00634DE6"/>
    <w:rsid w:val="00635F70"/>
    <w:rsid w:val="00642F78"/>
    <w:rsid w:val="00643549"/>
    <w:rsid w:val="00643CE2"/>
    <w:rsid w:val="006467F0"/>
    <w:rsid w:val="00647CA5"/>
    <w:rsid w:val="0065560A"/>
    <w:rsid w:val="00656883"/>
    <w:rsid w:val="00656923"/>
    <w:rsid w:val="006575A2"/>
    <w:rsid w:val="00662356"/>
    <w:rsid w:val="0066668B"/>
    <w:rsid w:val="00666FE1"/>
    <w:rsid w:val="0067202B"/>
    <w:rsid w:val="006731EF"/>
    <w:rsid w:val="00673F48"/>
    <w:rsid w:val="00673FDF"/>
    <w:rsid w:val="006749A0"/>
    <w:rsid w:val="006767A2"/>
    <w:rsid w:val="0068454F"/>
    <w:rsid w:val="006942A4"/>
    <w:rsid w:val="00696C88"/>
    <w:rsid w:val="00697F8D"/>
    <w:rsid w:val="006A0664"/>
    <w:rsid w:val="006A0C87"/>
    <w:rsid w:val="006A244E"/>
    <w:rsid w:val="006A74C9"/>
    <w:rsid w:val="006B0F0B"/>
    <w:rsid w:val="006B0F43"/>
    <w:rsid w:val="006B2F54"/>
    <w:rsid w:val="006B3FEA"/>
    <w:rsid w:val="006B7662"/>
    <w:rsid w:val="006C1B48"/>
    <w:rsid w:val="006C1EE4"/>
    <w:rsid w:val="006C2A2B"/>
    <w:rsid w:val="006C6B78"/>
    <w:rsid w:val="006D3125"/>
    <w:rsid w:val="006D4293"/>
    <w:rsid w:val="006D44DE"/>
    <w:rsid w:val="006D460A"/>
    <w:rsid w:val="006D4641"/>
    <w:rsid w:val="006D5CB5"/>
    <w:rsid w:val="006D616F"/>
    <w:rsid w:val="006E05A7"/>
    <w:rsid w:val="006E12F9"/>
    <w:rsid w:val="006E4F66"/>
    <w:rsid w:val="006F2C5E"/>
    <w:rsid w:val="006F5848"/>
    <w:rsid w:val="006F6A34"/>
    <w:rsid w:val="00702319"/>
    <w:rsid w:val="007065C3"/>
    <w:rsid w:val="00706A84"/>
    <w:rsid w:val="007119C7"/>
    <w:rsid w:val="00715CE6"/>
    <w:rsid w:val="00715E9B"/>
    <w:rsid w:val="007179F8"/>
    <w:rsid w:val="00722B99"/>
    <w:rsid w:val="00725B3E"/>
    <w:rsid w:val="00727219"/>
    <w:rsid w:val="00731CFC"/>
    <w:rsid w:val="00731DE7"/>
    <w:rsid w:val="00732338"/>
    <w:rsid w:val="00734727"/>
    <w:rsid w:val="00735967"/>
    <w:rsid w:val="00737B95"/>
    <w:rsid w:val="00742979"/>
    <w:rsid w:val="00753E0F"/>
    <w:rsid w:val="00753FED"/>
    <w:rsid w:val="00762D73"/>
    <w:rsid w:val="00764789"/>
    <w:rsid w:val="00765CE1"/>
    <w:rsid w:val="00770953"/>
    <w:rsid w:val="0077383A"/>
    <w:rsid w:val="00774314"/>
    <w:rsid w:val="007745A6"/>
    <w:rsid w:val="0077577D"/>
    <w:rsid w:val="00783BE6"/>
    <w:rsid w:val="00784A8E"/>
    <w:rsid w:val="0078585C"/>
    <w:rsid w:val="00787D5F"/>
    <w:rsid w:val="00790303"/>
    <w:rsid w:val="00790618"/>
    <w:rsid w:val="00792AFC"/>
    <w:rsid w:val="00792FD9"/>
    <w:rsid w:val="00795992"/>
    <w:rsid w:val="007A3A97"/>
    <w:rsid w:val="007A4EBD"/>
    <w:rsid w:val="007A510E"/>
    <w:rsid w:val="007A6681"/>
    <w:rsid w:val="007A6DD0"/>
    <w:rsid w:val="007A7118"/>
    <w:rsid w:val="007A77F7"/>
    <w:rsid w:val="007B12D8"/>
    <w:rsid w:val="007B6568"/>
    <w:rsid w:val="007C084D"/>
    <w:rsid w:val="007C4EF7"/>
    <w:rsid w:val="007C563E"/>
    <w:rsid w:val="007C6860"/>
    <w:rsid w:val="007C748E"/>
    <w:rsid w:val="007D2A93"/>
    <w:rsid w:val="007D4F69"/>
    <w:rsid w:val="007D5799"/>
    <w:rsid w:val="007D59E5"/>
    <w:rsid w:val="007D6EC4"/>
    <w:rsid w:val="007D71CB"/>
    <w:rsid w:val="007E3C66"/>
    <w:rsid w:val="007E41E1"/>
    <w:rsid w:val="007E7FD4"/>
    <w:rsid w:val="007F1838"/>
    <w:rsid w:val="007F43F7"/>
    <w:rsid w:val="007F629A"/>
    <w:rsid w:val="007F74FA"/>
    <w:rsid w:val="0080167A"/>
    <w:rsid w:val="00801F1C"/>
    <w:rsid w:val="0080375C"/>
    <w:rsid w:val="00804EC8"/>
    <w:rsid w:val="00805DD4"/>
    <w:rsid w:val="00811729"/>
    <w:rsid w:val="008131CB"/>
    <w:rsid w:val="0081411F"/>
    <w:rsid w:val="00816EF1"/>
    <w:rsid w:val="00822409"/>
    <w:rsid w:val="008261D1"/>
    <w:rsid w:val="00827403"/>
    <w:rsid w:val="00827EFE"/>
    <w:rsid w:val="00831EFA"/>
    <w:rsid w:val="00841CB4"/>
    <w:rsid w:val="008440E7"/>
    <w:rsid w:val="00851D28"/>
    <w:rsid w:val="00851E6C"/>
    <w:rsid w:val="008531DF"/>
    <w:rsid w:val="008546D9"/>
    <w:rsid w:val="008662CE"/>
    <w:rsid w:val="008726C1"/>
    <w:rsid w:val="008750BC"/>
    <w:rsid w:val="00876425"/>
    <w:rsid w:val="00880231"/>
    <w:rsid w:val="00881FAF"/>
    <w:rsid w:val="00883E19"/>
    <w:rsid w:val="008857B4"/>
    <w:rsid w:val="008901F3"/>
    <w:rsid w:val="0089110C"/>
    <w:rsid w:val="008928D5"/>
    <w:rsid w:val="00893324"/>
    <w:rsid w:val="00896913"/>
    <w:rsid w:val="00897AEF"/>
    <w:rsid w:val="008A675B"/>
    <w:rsid w:val="008B24BF"/>
    <w:rsid w:val="008C03AD"/>
    <w:rsid w:val="008C2416"/>
    <w:rsid w:val="008C28B6"/>
    <w:rsid w:val="008C5843"/>
    <w:rsid w:val="008D32DA"/>
    <w:rsid w:val="008D3EB5"/>
    <w:rsid w:val="008D529E"/>
    <w:rsid w:val="008D6C09"/>
    <w:rsid w:val="008D7B76"/>
    <w:rsid w:val="008D7C4F"/>
    <w:rsid w:val="008E0980"/>
    <w:rsid w:val="008E1189"/>
    <w:rsid w:val="008E1C56"/>
    <w:rsid w:val="008E5DB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5ED6"/>
    <w:rsid w:val="00946D76"/>
    <w:rsid w:val="0095756A"/>
    <w:rsid w:val="00957C70"/>
    <w:rsid w:val="00961495"/>
    <w:rsid w:val="00964B61"/>
    <w:rsid w:val="009652B2"/>
    <w:rsid w:val="009662E8"/>
    <w:rsid w:val="009677D8"/>
    <w:rsid w:val="00970B8C"/>
    <w:rsid w:val="00970C55"/>
    <w:rsid w:val="00972B54"/>
    <w:rsid w:val="00975607"/>
    <w:rsid w:val="00976A08"/>
    <w:rsid w:val="00981642"/>
    <w:rsid w:val="00984E14"/>
    <w:rsid w:val="00993E0C"/>
    <w:rsid w:val="00995B9B"/>
    <w:rsid w:val="00996F0E"/>
    <w:rsid w:val="009A2126"/>
    <w:rsid w:val="009A2618"/>
    <w:rsid w:val="009A79DA"/>
    <w:rsid w:val="009A7AFC"/>
    <w:rsid w:val="009A7B8B"/>
    <w:rsid w:val="009B12C6"/>
    <w:rsid w:val="009B2DD2"/>
    <w:rsid w:val="009B2F2D"/>
    <w:rsid w:val="009B4D94"/>
    <w:rsid w:val="009B6526"/>
    <w:rsid w:val="009C76D7"/>
    <w:rsid w:val="009C7A80"/>
    <w:rsid w:val="009D05DE"/>
    <w:rsid w:val="009D4D91"/>
    <w:rsid w:val="009E766F"/>
    <w:rsid w:val="009F3A65"/>
    <w:rsid w:val="009F7F59"/>
    <w:rsid w:val="009F7FDC"/>
    <w:rsid w:val="00A0119E"/>
    <w:rsid w:val="00A13939"/>
    <w:rsid w:val="00A33028"/>
    <w:rsid w:val="00A3484D"/>
    <w:rsid w:val="00A363F9"/>
    <w:rsid w:val="00A36DD3"/>
    <w:rsid w:val="00A37BCD"/>
    <w:rsid w:val="00A42AB4"/>
    <w:rsid w:val="00A42D6A"/>
    <w:rsid w:val="00A47765"/>
    <w:rsid w:val="00A5270A"/>
    <w:rsid w:val="00A539B6"/>
    <w:rsid w:val="00A55FB8"/>
    <w:rsid w:val="00A62405"/>
    <w:rsid w:val="00A63C46"/>
    <w:rsid w:val="00A66E93"/>
    <w:rsid w:val="00A712F9"/>
    <w:rsid w:val="00A71321"/>
    <w:rsid w:val="00A743D5"/>
    <w:rsid w:val="00A747AA"/>
    <w:rsid w:val="00A77100"/>
    <w:rsid w:val="00A80576"/>
    <w:rsid w:val="00A82C47"/>
    <w:rsid w:val="00A830EA"/>
    <w:rsid w:val="00A86747"/>
    <w:rsid w:val="00A93F11"/>
    <w:rsid w:val="00A960AB"/>
    <w:rsid w:val="00AA0C38"/>
    <w:rsid w:val="00AA1A96"/>
    <w:rsid w:val="00AA3EFF"/>
    <w:rsid w:val="00AA45F9"/>
    <w:rsid w:val="00AA4629"/>
    <w:rsid w:val="00AA4F2A"/>
    <w:rsid w:val="00AB1E70"/>
    <w:rsid w:val="00AB3C45"/>
    <w:rsid w:val="00AB40E3"/>
    <w:rsid w:val="00AB6774"/>
    <w:rsid w:val="00AB6BE2"/>
    <w:rsid w:val="00AB7110"/>
    <w:rsid w:val="00AC5071"/>
    <w:rsid w:val="00AC5269"/>
    <w:rsid w:val="00AC5E1A"/>
    <w:rsid w:val="00AC7D45"/>
    <w:rsid w:val="00AD09BC"/>
    <w:rsid w:val="00AD3532"/>
    <w:rsid w:val="00AD53C4"/>
    <w:rsid w:val="00AE178E"/>
    <w:rsid w:val="00AE3275"/>
    <w:rsid w:val="00AE3A33"/>
    <w:rsid w:val="00AE464B"/>
    <w:rsid w:val="00AE4A87"/>
    <w:rsid w:val="00AE5B16"/>
    <w:rsid w:val="00AF02F4"/>
    <w:rsid w:val="00AF39AF"/>
    <w:rsid w:val="00AF4A0A"/>
    <w:rsid w:val="00AF4AD8"/>
    <w:rsid w:val="00AF61DE"/>
    <w:rsid w:val="00AF6F65"/>
    <w:rsid w:val="00AF74BC"/>
    <w:rsid w:val="00B035C0"/>
    <w:rsid w:val="00B04EC0"/>
    <w:rsid w:val="00B05142"/>
    <w:rsid w:val="00B11B45"/>
    <w:rsid w:val="00B1234A"/>
    <w:rsid w:val="00B16B9E"/>
    <w:rsid w:val="00B21B1F"/>
    <w:rsid w:val="00B26613"/>
    <w:rsid w:val="00B30EDC"/>
    <w:rsid w:val="00B32F53"/>
    <w:rsid w:val="00B34253"/>
    <w:rsid w:val="00B34FBE"/>
    <w:rsid w:val="00B351B2"/>
    <w:rsid w:val="00B35691"/>
    <w:rsid w:val="00B35975"/>
    <w:rsid w:val="00B35A0E"/>
    <w:rsid w:val="00B41B4F"/>
    <w:rsid w:val="00B562B0"/>
    <w:rsid w:val="00B570A4"/>
    <w:rsid w:val="00B57DD6"/>
    <w:rsid w:val="00B613B6"/>
    <w:rsid w:val="00B63297"/>
    <w:rsid w:val="00B6577D"/>
    <w:rsid w:val="00B67BE1"/>
    <w:rsid w:val="00B67CBC"/>
    <w:rsid w:val="00B71A70"/>
    <w:rsid w:val="00B75A4B"/>
    <w:rsid w:val="00B76F3B"/>
    <w:rsid w:val="00B8154D"/>
    <w:rsid w:val="00B879B3"/>
    <w:rsid w:val="00B90E73"/>
    <w:rsid w:val="00B95CFE"/>
    <w:rsid w:val="00BA10A1"/>
    <w:rsid w:val="00BA3243"/>
    <w:rsid w:val="00BB18B0"/>
    <w:rsid w:val="00BB27EC"/>
    <w:rsid w:val="00BB4D01"/>
    <w:rsid w:val="00BC22C9"/>
    <w:rsid w:val="00BC3EA5"/>
    <w:rsid w:val="00BC4B2A"/>
    <w:rsid w:val="00BD1F54"/>
    <w:rsid w:val="00BD2C4F"/>
    <w:rsid w:val="00BD4C9E"/>
    <w:rsid w:val="00BD6615"/>
    <w:rsid w:val="00BD73C0"/>
    <w:rsid w:val="00BE0F5C"/>
    <w:rsid w:val="00BE1065"/>
    <w:rsid w:val="00BE1205"/>
    <w:rsid w:val="00BE201F"/>
    <w:rsid w:val="00BE363E"/>
    <w:rsid w:val="00BE7C7F"/>
    <w:rsid w:val="00BE7EA1"/>
    <w:rsid w:val="00BF584D"/>
    <w:rsid w:val="00BF7B4B"/>
    <w:rsid w:val="00BF7FD9"/>
    <w:rsid w:val="00C019F6"/>
    <w:rsid w:val="00C03B7A"/>
    <w:rsid w:val="00C04425"/>
    <w:rsid w:val="00C05D4C"/>
    <w:rsid w:val="00C064DB"/>
    <w:rsid w:val="00C276DA"/>
    <w:rsid w:val="00C317CB"/>
    <w:rsid w:val="00C31B18"/>
    <w:rsid w:val="00C336D4"/>
    <w:rsid w:val="00C34BE7"/>
    <w:rsid w:val="00C366D2"/>
    <w:rsid w:val="00C402C8"/>
    <w:rsid w:val="00C41AE0"/>
    <w:rsid w:val="00C4289A"/>
    <w:rsid w:val="00C42BF8"/>
    <w:rsid w:val="00C44556"/>
    <w:rsid w:val="00C44856"/>
    <w:rsid w:val="00C45144"/>
    <w:rsid w:val="00C47C1C"/>
    <w:rsid w:val="00C50AE9"/>
    <w:rsid w:val="00C51876"/>
    <w:rsid w:val="00C5733A"/>
    <w:rsid w:val="00C62163"/>
    <w:rsid w:val="00C64028"/>
    <w:rsid w:val="00C70C90"/>
    <w:rsid w:val="00C83330"/>
    <w:rsid w:val="00C84B40"/>
    <w:rsid w:val="00C85EA6"/>
    <w:rsid w:val="00C873D5"/>
    <w:rsid w:val="00C900E0"/>
    <w:rsid w:val="00C92676"/>
    <w:rsid w:val="00C945BF"/>
    <w:rsid w:val="00C9596A"/>
    <w:rsid w:val="00CA059D"/>
    <w:rsid w:val="00CA3E04"/>
    <w:rsid w:val="00CA5349"/>
    <w:rsid w:val="00CA6A9B"/>
    <w:rsid w:val="00CB013D"/>
    <w:rsid w:val="00CB1902"/>
    <w:rsid w:val="00CB3890"/>
    <w:rsid w:val="00CB47D9"/>
    <w:rsid w:val="00CB6174"/>
    <w:rsid w:val="00CC7058"/>
    <w:rsid w:val="00CD3A7F"/>
    <w:rsid w:val="00CD601C"/>
    <w:rsid w:val="00CE2694"/>
    <w:rsid w:val="00CE2735"/>
    <w:rsid w:val="00CE5F68"/>
    <w:rsid w:val="00CE6CC3"/>
    <w:rsid w:val="00CE7B0A"/>
    <w:rsid w:val="00CF3916"/>
    <w:rsid w:val="00CF66C1"/>
    <w:rsid w:val="00CF678B"/>
    <w:rsid w:val="00D002F2"/>
    <w:rsid w:val="00D0057C"/>
    <w:rsid w:val="00D00C0B"/>
    <w:rsid w:val="00D0423C"/>
    <w:rsid w:val="00D1172F"/>
    <w:rsid w:val="00D2241A"/>
    <w:rsid w:val="00D234E4"/>
    <w:rsid w:val="00D2617A"/>
    <w:rsid w:val="00D26559"/>
    <w:rsid w:val="00D26FB3"/>
    <w:rsid w:val="00D303EC"/>
    <w:rsid w:val="00D33353"/>
    <w:rsid w:val="00D35FA1"/>
    <w:rsid w:val="00D374A8"/>
    <w:rsid w:val="00D4149D"/>
    <w:rsid w:val="00D4256C"/>
    <w:rsid w:val="00D472DA"/>
    <w:rsid w:val="00D521B3"/>
    <w:rsid w:val="00D5555F"/>
    <w:rsid w:val="00D564C6"/>
    <w:rsid w:val="00D60708"/>
    <w:rsid w:val="00D63266"/>
    <w:rsid w:val="00D64C2E"/>
    <w:rsid w:val="00D64D43"/>
    <w:rsid w:val="00D650A4"/>
    <w:rsid w:val="00D65105"/>
    <w:rsid w:val="00D66CC2"/>
    <w:rsid w:val="00D72181"/>
    <w:rsid w:val="00D722B9"/>
    <w:rsid w:val="00D737C3"/>
    <w:rsid w:val="00D737D5"/>
    <w:rsid w:val="00D75A48"/>
    <w:rsid w:val="00D76617"/>
    <w:rsid w:val="00D81A42"/>
    <w:rsid w:val="00D83F41"/>
    <w:rsid w:val="00D8480C"/>
    <w:rsid w:val="00D85C0C"/>
    <w:rsid w:val="00D901F5"/>
    <w:rsid w:val="00D90248"/>
    <w:rsid w:val="00D930EA"/>
    <w:rsid w:val="00D93F01"/>
    <w:rsid w:val="00D96002"/>
    <w:rsid w:val="00D960A5"/>
    <w:rsid w:val="00D9681E"/>
    <w:rsid w:val="00DA381B"/>
    <w:rsid w:val="00DB0537"/>
    <w:rsid w:val="00DB2949"/>
    <w:rsid w:val="00DB2FBE"/>
    <w:rsid w:val="00DD46C0"/>
    <w:rsid w:val="00DE1211"/>
    <w:rsid w:val="00DE2D8B"/>
    <w:rsid w:val="00DE332F"/>
    <w:rsid w:val="00DE68C5"/>
    <w:rsid w:val="00DE6C77"/>
    <w:rsid w:val="00DF019C"/>
    <w:rsid w:val="00DF102D"/>
    <w:rsid w:val="00DF15E1"/>
    <w:rsid w:val="00DF1C45"/>
    <w:rsid w:val="00DF3AA9"/>
    <w:rsid w:val="00DF6178"/>
    <w:rsid w:val="00DF75D2"/>
    <w:rsid w:val="00E03766"/>
    <w:rsid w:val="00E048C1"/>
    <w:rsid w:val="00E04AA7"/>
    <w:rsid w:val="00E07540"/>
    <w:rsid w:val="00E203F1"/>
    <w:rsid w:val="00E21005"/>
    <w:rsid w:val="00E262A9"/>
    <w:rsid w:val="00E342FC"/>
    <w:rsid w:val="00E36F99"/>
    <w:rsid w:val="00E4162F"/>
    <w:rsid w:val="00E41BB2"/>
    <w:rsid w:val="00E41E36"/>
    <w:rsid w:val="00E46630"/>
    <w:rsid w:val="00E46ACD"/>
    <w:rsid w:val="00E5243F"/>
    <w:rsid w:val="00E54D17"/>
    <w:rsid w:val="00E55D9A"/>
    <w:rsid w:val="00E56354"/>
    <w:rsid w:val="00E611A9"/>
    <w:rsid w:val="00E616CE"/>
    <w:rsid w:val="00E6173B"/>
    <w:rsid w:val="00E6490D"/>
    <w:rsid w:val="00E71940"/>
    <w:rsid w:val="00E736B0"/>
    <w:rsid w:val="00E74EDE"/>
    <w:rsid w:val="00E817A0"/>
    <w:rsid w:val="00E81FEE"/>
    <w:rsid w:val="00E82CAF"/>
    <w:rsid w:val="00E86405"/>
    <w:rsid w:val="00E86DC4"/>
    <w:rsid w:val="00E90041"/>
    <w:rsid w:val="00E9026E"/>
    <w:rsid w:val="00E904FF"/>
    <w:rsid w:val="00E92311"/>
    <w:rsid w:val="00E93BA9"/>
    <w:rsid w:val="00E9497D"/>
    <w:rsid w:val="00E94C0A"/>
    <w:rsid w:val="00E95D2F"/>
    <w:rsid w:val="00EA0555"/>
    <w:rsid w:val="00EA186D"/>
    <w:rsid w:val="00EA47FD"/>
    <w:rsid w:val="00EA7929"/>
    <w:rsid w:val="00EB7269"/>
    <w:rsid w:val="00EC051D"/>
    <w:rsid w:val="00EC12AD"/>
    <w:rsid w:val="00EC4CD8"/>
    <w:rsid w:val="00EC7C35"/>
    <w:rsid w:val="00ED2A62"/>
    <w:rsid w:val="00ED56C0"/>
    <w:rsid w:val="00ED7F48"/>
    <w:rsid w:val="00EE2DC9"/>
    <w:rsid w:val="00EF092B"/>
    <w:rsid w:val="00EF1A6B"/>
    <w:rsid w:val="00F001FE"/>
    <w:rsid w:val="00F008E7"/>
    <w:rsid w:val="00F00A03"/>
    <w:rsid w:val="00F02117"/>
    <w:rsid w:val="00F02D9C"/>
    <w:rsid w:val="00F04AE3"/>
    <w:rsid w:val="00F10733"/>
    <w:rsid w:val="00F13581"/>
    <w:rsid w:val="00F15839"/>
    <w:rsid w:val="00F16E21"/>
    <w:rsid w:val="00F22470"/>
    <w:rsid w:val="00F23048"/>
    <w:rsid w:val="00F2317D"/>
    <w:rsid w:val="00F24BE6"/>
    <w:rsid w:val="00F32D7F"/>
    <w:rsid w:val="00F332EA"/>
    <w:rsid w:val="00F35081"/>
    <w:rsid w:val="00F36652"/>
    <w:rsid w:val="00F47237"/>
    <w:rsid w:val="00F5291B"/>
    <w:rsid w:val="00F544B8"/>
    <w:rsid w:val="00F54662"/>
    <w:rsid w:val="00F57D1D"/>
    <w:rsid w:val="00F60C4C"/>
    <w:rsid w:val="00F62E10"/>
    <w:rsid w:val="00F637C5"/>
    <w:rsid w:val="00F670D2"/>
    <w:rsid w:val="00F674B9"/>
    <w:rsid w:val="00F67C63"/>
    <w:rsid w:val="00F67EE9"/>
    <w:rsid w:val="00F720A1"/>
    <w:rsid w:val="00F7323C"/>
    <w:rsid w:val="00F74A49"/>
    <w:rsid w:val="00F75027"/>
    <w:rsid w:val="00F77FBF"/>
    <w:rsid w:val="00F80B87"/>
    <w:rsid w:val="00F81860"/>
    <w:rsid w:val="00F860E5"/>
    <w:rsid w:val="00F86B61"/>
    <w:rsid w:val="00F903E6"/>
    <w:rsid w:val="00F93ABA"/>
    <w:rsid w:val="00FA1837"/>
    <w:rsid w:val="00FA2BAB"/>
    <w:rsid w:val="00FA3C21"/>
    <w:rsid w:val="00FA4DA9"/>
    <w:rsid w:val="00FB4310"/>
    <w:rsid w:val="00FC486E"/>
    <w:rsid w:val="00FC4B07"/>
    <w:rsid w:val="00FC507F"/>
    <w:rsid w:val="00FC52A5"/>
    <w:rsid w:val="00FD4EC2"/>
    <w:rsid w:val="00FE10DE"/>
    <w:rsid w:val="00FE1355"/>
    <w:rsid w:val="00FE19FF"/>
    <w:rsid w:val="00FE3E97"/>
    <w:rsid w:val="00FF126B"/>
    <w:rsid w:val="00FF61AC"/>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7170"/>
    <o:shapelayout v:ext="edit">
      <o:idmap v:ext="edit" data="1"/>
      <o:rules v:ext="edit">
        <o:r id="V:Rule13" type="connector" idref="#AutoShape 1319"/>
        <o:r id="V:Rule14" type="connector" idref="#AutoShape 1315"/>
        <o:r id="V:Rule15" type="connector" idref="#AutoShape 1269"/>
        <o:r id="V:Rule16" type="connector" idref="#AutoShape 1194"/>
        <o:r id="V:Rule17" type="connector" idref="#AutoShape 1317"/>
        <o:r id="V:Rule18" type="connector" idref="#AutoShape 1316"/>
        <o:r id="V:Rule19" type="connector" idref="#AutoShape 1203"/>
        <o:r id="V:Rule20" type="connector" idref="#AutoShape 1266"/>
        <o:r id="V:Rule21" type="connector" idref="#AutoShape 1197"/>
        <o:r id="V:Rule22" type="connector" idref="#AutoShape 1313"/>
        <o:r id="V:Rule23" type="connector" idref="#AutoShape 1190"/>
        <o:r id="V:Rule24" type="connector" idref="#AutoShape 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uiPriority w:val="34"/>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120" w:after="0"/>
      <w:ind w:left="220"/>
    </w:pPr>
    <w:rPr>
      <w:rFonts w:asciiTheme="minorHAnsi" w:hAnsiTheme="minorHAnsi" w:cstheme="minorHAnsi"/>
      <w:i/>
      <w:iCs/>
      <w:sz w:val="20"/>
      <w:szCs w:val="20"/>
    </w:rPr>
  </w:style>
  <w:style w:type="paragraph" w:styleId="TOC1">
    <w:name w:val="toc 1"/>
    <w:basedOn w:val="Normal"/>
    <w:next w:val="Normal"/>
    <w:autoRedefine/>
    <w:uiPriority w:val="39"/>
    <w:rsid w:val="00F7323C"/>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rsid w:val="00F7323C"/>
    <w:pPr>
      <w:spacing w:after="0"/>
      <w:ind w:left="440"/>
    </w:pPr>
    <w:rPr>
      <w:rFonts w:asciiTheme="minorHAnsi" w:hAnsiTheme="minorHAnsi" w:cstheme="minorHAns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1">
    <w:name w:val="Light Shading - Accent 21"/>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1">
    <w:name w:val="Medium Grid 2 - Accent 31"/>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1">
    <w:name w:val="Medium Grid 2 - Accent 51"/>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660"/>
    </w:pPr>
    <w:rPr>
      <w:rFonts w:asciiTheme="minorHAnsi" w:hAnsiTheme="minorHAnsi" w:cstheme="minorHAnsi"/>
      <w:sz w:val="20"/>
      <w:szCs w:val="20"/>
    </w:rPr>
  </w:style>
  <w:style w:type="paragraph" w:styleId="TOC5">
    <w:name w:val="toc 5"/>
    <w:basedOn w:val="Normal"/>
    <w:next w:val="Normal"/>
    <w:autoRedefine/>
    <w:uiPriority w:val="39"/>
    <w:rsid w:val="007A6681"/>
    <w:pPr>
      <w:spacing w:after="0"/>
      <w:ind w:left="880"/>
    </w:pPr>
    <w:rPr>
      <w:rFonts w:asciiTheme="minorHAnsi" w:hAnsiTheme="minorHAnsi" w:cstheme="minorHAnsi"/>
      <w:sz w:val="20"/>
      <w:szCs w:val="20"/>
    </w:rPr>
  </w:style>
  <w:style w:type="paragraph" w:styleId="TOC6">
    <w:name w:val="toc 6"/>
    <w:basedOn w:val="Normal"/>
    <w:next w:val="Normal"/>
    <w:autoRedefine/>
    <w:uiPriority w:val="39"/>
    <w:rsid w:val="007A6681"/>
    <w:pPr>
      <w:spacing w:after="0"/>
      <w:ind w:left="1100"/>
    </w:pPr>
    <w:rPr>
      <w:rFonts w:asciiTheme="minorHAnsi" w:hAnsiTheme="minorHAnsi" w:cstheme="minorHAnsi"/>
      <w:sz w:val="20"/>
      <w:szCs w:val="20"/>
    </w:rPr>
  </w:style>
  <w:style w:type="paragraph" w:styleId="TOC7">
    <w:name w:val="toc 7"/>
    <w:basedOn w:val="Normal"/>
    <w:next w:val="Normal"/>
    <w:autoRedefine/>
    <w:uiPriority w:val="39"/>
    <w:rsid w:val="007A6681"/>
    <w:pPr>
      <w:spacing w:after="0"/>
      <w:ind w:left="1320"/>
    </w:pPr>
    <w:rPr>
      <w:rFonts w:asciiTheme="minorHAnsi" w:hAnsiTheme="minorHAnsi" w:cstheme="minorHAnsi"/>
      <w:sz w:val="20"/>
      <w:szCs w:val="20"/>
    </w:rPr>
  </w:style>
  <w:style w:type="paragraph" w:styleId="TOC8">
    <w:name w:val="toc 8"/>
    <w:basedOn w:val="Normal"/>
    <w:next w:val="Normal"/>
    <w:autoRedefine/>
    <w:uiPriority w:val="39"/>
    <w:rsid w:val="007A6681"/>
    <w:pPr>
      <w:spacing w:after="0"/>
      <w:ind w:left="1540"/>
    </w:pPr>
    <w:rPr>
      <w:rFonts w:asciiTheme="minorHAnsi" w:hAnsiTheme="minorHAnsi" w:cstheme="minorHAnsi"/>
      <w:sz w:val="20"/>
      <w:szCs w:val="20"/>
    </w:rPr>
  </w:style>
  <w:style w:type="paragraph" w:styleId="TOC9">
    <w:name w:val="toc 9"/>
    <w:basedOn w:val="Normal"/>
    <w:next w:val="Normal"/>
    <w:autoRedefine/>
    <w:uiPriority w:val="39"/>
    <w:rsid w:val="007A6681"/>
    <w:pPr>
      <w:spacing w:after="0"/>
      <w:ind w:left="1760"/>
    </w:pPr>
    <w:rPr>
      <w:rFonts w:asciiTheme="minorHAnsi" w:hAnsiTheme="minorHAnsi" w:cstheme="minorHAns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 w:type="table" w:customStyle="1" w:styleId="TableGrid1">
    <w:name w:val="Table Grid1"/>
    <w:basedOn w:val="TableNormal"/>
    <w:next w:val="TableGrid"/>
    <w:rsid w:val="0009027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7B656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7611157">
      <w:bodyDiv w:val="1"/>
      <w:marLeft w:val="0"/>
      <w:marRight w:val="0"/>
      <w:marTop w:val="0"/>
      <w:marBottom w:val="0"/>
      <w:divBdr>
        <w:top w:val="none" w:sz="0" w:space="0" w:color="auto"/>
        <w:left w:val="none" w:sz="0" w:space="0" w:color="auto"/>
        <w:bottom w:val="none" w:sz="0" w:space="0" w:color="auto"/>
        <w:right w:val="none" w:sz="0" w:space="0" w:color="auto"/>
      </w:divBdr>
    </w:div>
    <w:div w:id="54669068">
      <w:bodyDiv w:val="1"/>
      <w:marLeft w:val="0"/>
      <w:marRight w:val="0"/>
      <w:marTop w:val="0"/>
      <w:marBottom w:val="0"/>
      <w:divBdr>
        <w:top w:val="none" w:sz="0" w:space="0" w:color="auto"/>
        <w:left w:val="none" w:sz="0" w:space="0" w:color="auto"/>
        <w:bottom w:val="none" w:sz="0" w:space="0" w:color="auto"/>
        <w:right w:val="none" w:sz="0" w:space="0" w:color="auto"/>
      </w:divBdr>
    </w:div>
    <w:div w:id="210382060">
      <w:bodyDiv w:val="1"/>
      <w:marLeft w:val="0"/>
      <w:marRight w:val="0"/>
      <w:marTop w:val="0"/>
      <w:marBottom w:val="0"/>
      <w:divBdr>
        <w:top w:val="none" w:sz="0" w:space="0" w:color="auto"/>
        <w:left w:val="none" w:sz="0" w:space="0" w:color="auto"/>
        <w:bottom w:val="none" w:sz="0" w:space="0" w:color="auto"/>
        <w:right w:val="none" w:sz="0" w:space="0" w:color="auto"/>
      </w:divBdr>
    </w:div>
    <w:div w:id="229658625">
      <w:bodyDiv w:val="1"/>
      <w:marLeft w:val="0"/>
      <w:marRight w:val="0"/>
      <w:marTop w:val="0"/>
      <w:marBottom w:val="0"/>
      <w:divBdr>
        <w:top w:val="none" w:sz="0" w:space="0" w:color="auto"/>
        <w:left w:val="none" w:sz="0" w:space="0" w:color="auto"/>
        <w:bottom w:val="none" w:sz="0" w:space="0" w:color="auto"/>
        <w:right w:val="none" w:sz="0" w:space="0" w:color="auto"/>
      </w:divBdr>
    </w:div>
    <w:div w:id="333654727">
      <w:bodyDiv w:val="1"/>
      <w:marLeft w:val="0"/>
      <w:marRight w:val="0"/>
      <w:marTop w:val="0"/>
      <w:marBottom w:val="0"/>
      <w:divBdr>
        <w:top w:val="none" w:sz="0" w:space="0" w:color="auto"/>
        <w:left w:val="none" w:sz="0" w:space="0" w:color="auto"/>
        <w:bottom w:val="none" w:sz="0" w:space="0" w:color="auto"/>
        <w:right w:val="none" w:sz="0" w:space="0" w:color="auto"/>
      </w:divBdr>
    </w:div>
    <w:div w:id="588387968">
      <w:bodyDiv w:val="1"/>
      <w:marLeft w:val="0"/>
      <w:marRight w:val="0"/>
      <w:marTop w:val="0"/>
      <w:marBottom w:val="0"/>
      <w:divBdr>
        <w:top w:val="none" w:sz="0" w:space="0" w:color="auto"/>
        <w:left w:val="none" w:sz="0" w:space="0" w:color="auto"/>
        <w:bottom w:val="none" w:sz="0" w:space="0" w:color="auto"/>
        <w:right w:val="none" w:sz="0" w:space="0" w:color="auto"/>
      </w:divBdr>
    </w:div>
    <w:div w:id="642278196">
      <w:bodyDiv w:val="1"/>
      <w:marLeft w:val="0"/>
      <w:marRight w:val="0"/>
      <w:marTop w:val="0"/>
      <w:marBottom w:val="0"/>
      <w:divBdr>
        <w:top w:val="none" w:sz="0" w:space="0" w:color="auto"/>
        <w:left w:val="none" w:sz="0" w:space="0" w:color="auto"/>
        <w:bottom w:val="none" w:sz="0" w:space="0" w:color="auto"/>
        <w:right w:val="none" w:sz="0" w:space="0" w:color="auto"/>
      </w:divBdr>
    </w:div>
    <w:div w:id="751706803">
      <w:bodyDiv w:val="1"/>
      <w:marLeft w:val="0"/>
      <w:marRight w:val="0"/>
      <w:marTop w:val="0"/>
      <w:marBottom w:val="0"/>
      <w:divBdr>
        <w:top w:val="none" w:sz="0" w:space="0" w:color="auto"/>
        <w:left w:val="none" w:sz="0" w:space="0" w:color="auto"/>
        <w:bottom w:val="none" w:sz="0" w:space="0" w:color="auto"/>
        <w:right w:val="none" w:sz="0" w:space="0" w:color="auto"/>
      </w:divBdr>
    </w:div>
    <w:div w:id="914321008">
      <w:bodyDiv w:val="1"/>
      <w:marLeft w:val="0"/>
      <w:marRight w:val="0"/>
      <w:marTop w:val="0"/>
      <w:marBottom w:val="0"/>
      <w:divBdr>
        <w:top w:val="none" w:sz="0" w:space="0" w:color="auto"/>
        <w:left w:val="none" w:sz="0" w:space="0" w:color="auto"/>
        <w:bottom w:val="none" w:sz="0" w:space="0" w:color="auto"/>
        <w:right w:val="none" w:sz="0" w:space="0" w:color="auto"/>
      </w:divBdr>
    </w:div>
    <w:div w:id="1026835215">
      <w:bodyDiv w:val="1"/>
      <w:marLeft w:val="0"/>
      <w:marRight w:val="0"/>
      <w:marTop w:val="0"/>
      <w:marBottom w:val="0"/>
      <w:divBdr>
        <w:top w:val="none" w:sz="0" w:space="0" w:color="auto"/>
        <w:left w:val="none" w:sz="0" w:space="0" w:color="auto"/>
        <w:bottom w:val="none" w:sz="0" w:space="0" w:color="auto"/>
        <w:right w:val="none" w:sz="0" w:space="0" w:color="auto"/>
      </w:divBdr>
    </w:div>
    <w:div w:id="1145583268">
      <w:bodyDiv w:val="1"/>
      <w:marLeft w:val="0"/>
      <w:marRight w:val="0"/>
      <w:marTop w:val="0"/>
      <w:marBottom w:val="0"/>
      <w:divBdr>
        <w:top w:val="none" w:sz="0" w:space="0" w:color="auto"/>
        <w:left w:val="none" w:sz="0" w:space="0" w:color="auto"/>
        <w:bottom w:val="none" w:sz="0" w:space="0" w:color="auto"/>
        <w:right w:val="none" w:sz="0" w:space="0" w:color="auto"/>
      </w:divBdr>
    </w:div>
    <w:div w:id="1265189641">
      <w:bodyDiv w:val="1"/>
      <w:marLeft w:val="0"/>
      <w:marRight w:val="0"/>
      <w:marTop w:val="0"/>
      <w:marBottom w:val="0"/>
      <w:divBdr>
        <w:top w:val="none" w:sz="0" w:space="0" w:color="auto"/>
        <w:left w:val="none" w:sz="0" w:space="0" w:color="auto"/>
        <w:bottom w:val="none" w:sz="0" w:space="0" w:color="auto"/>
        <w:right w:val="none" w:sz="0" w:space="0" w:color="auto"/>
      </w:divBdr>
    </w:div>
    <w:div w:id="1305311675">
      <w:bodyDiv w:val="1"/>
      <w:marLeft w:val="0"/>
      <w:marRight w:val="0"/>
      <w:marTop w:val="0"/>
      <w:marBottom w:val="0"/>
      <w:divBdr>
        <w:top w:val="none" w:sz="0" w:space="0" w:color="auto"/>
        <w:left w:val="none" w:sz="0" w:space="0" w:color="auto"/>
        <w:bottom w:val="none" w:sz="0" w:space="0" w:color="auto"/>
        <w:right w:val="none" w:sz="0" w:space="0" w:color="auto"/>
      </w:divBdr>
    </w:div>
    <w:div w:id="1488981654">
      <w:bodyDiv w:val="1"/>
      <w:marLeft w:val="0"/>
      <w:marRight w:val="0"/>
      <w:marTop w:val="0"/>
      <w:marBottom w:val="0"/>
      <w:divBdr>
        <w:top w:val="none" w:sz="0" w:space="0" w:color="auto"/>
        <w:left w:val="none" w:sz="0" w:space="0" w:color="auto"/>
        <w:bottom w:val="none" w:sz="0" w:space="0" w:color="auto"/>
        <w:right w:val="none" w:sz="0" w:space="0" w:color="auto"/>
      </w:divBdr>
    </w:div>
    <w:div w:id="1552569066">
      <w:bodyDiv w:val="1"/>
      <w:marLeft w:val="0"/>
      <w:marRight w:val="0"/>
      <w:marTop w:val="0"/>
      <w:marBottom w:val="0"/>
      <w:divBdr>
        <w:top w:val="none" w:sz="0" w:space="0" w:color="auto"/>
        <w:left w:val="none" w:sz="0" w:space="0" w:color="auto"/>
        <w:bottom w:val="none" w:sz="0" w:space="0" w:color="auto"/>
        <w:right w:val="none" w:sz="0" w:space="0" w:color="auto"/>
      </w:divBdr>
    </w:div>
    <w:div w:id="1557159911">
      <w:bodyDiv w:val="1"/>
      <w:marLeft w:val="0"/>
      <w:marRight w:val="0"/>
      <w:marTop w:val="0"/>
      <w:marBottom w:val="0"/>
      <w:divBdr>
        <w:top w:val="none" w:sz="0" w:space="0" w:color="auto"/>
        <w:left w:val="none" w:sz="0" w:space="0" w:color="auto"/>
        <w:bottom w:val="none" w:sz="0" w:space="0" w:color="auto"/>
        <w:right w:val="none" w:sz="0" w:space="0" w:color="auto"/>
      </w:divBdr>
    </w:div>
    <w:div w:id="1739746111">
      <w:bodyDiv w:val="1"/>
      <w:marLeft w:val="0"/>
      <w:marRight w:val="0"/>
      <w:marTop w:val="0"/>
      <w:marBottom w:val="0"/>
      <w:divBdr>
        <w:top w:val="none" w:sz="0" w:space="0" w:color="auto"/>
        <w:left w:val="none" w:sz="0" w:space="0" w:color="auto"/>
        <w:bottom w:val="none" w:sz="0" w:space="0" w:color="auto"/>
        <w:right w:val="none" w:sz="0" w:space="0" w:color="auto"/>
      </w:divBdr>
    </w:div>
    <w:div w:id="1769696299">
      <w:bodyDiv w:val="1"/>
      <w:marLeft w:val="0"/>
      <w:marRight w:val="0"/>
      <w:marTop w:val="0"/>
      <w:marBottom w:val="0"/>
      <w:divBdr>
        <w:top w:val="none" w:sz="0" w:space="0" w:color="auto"/>
        <w:left w:val="none" w:sz="0" w:space="0" w:color="auto"/>
        <w:bottom w:val="none" w:sz="0" w:space="0" w:color="auto"/>
        <w:right w:val="none" w:sz="0" w:space="0" w:color="auto"/>
      </w:divBdr>
    </w:div>
    <w:div w:id="1773278889">
      <w:bodyDiv w:val="1"/>
      <w:marLeft w:val="0"/>
      <w:marRight w:val="0"/>
      <w:marTop w:val="0"/>
      <w:marBottom w:val="0"/>
      <w:divBdr>
        <w:top w:val="none" w:sz="0" w:space="0" w:color="auto"/>
        <w:left w:val="none" w:sz="0" w:space="0" w:color="auto"/>
        <w:bottom w:val="none" w:sz="0" w:space="0" w:color="auto"/>
        <w:right w:val="none" w:sz="0" w:space="0" w:color="auto"/>
      </w:divBdr>
    </w:div>
    <w:div w:id="1891572098">
      <w:bodyDiv w:val="1"/>
      <w:marLeft w:val="0"/>
      <w:marRight w:val="0"/>
      <w:marTop w:val="0"/>
      <w:marBottom w:val="0"/>
      <w:divBdr>
        <w:top w:val="none" w:sz="0" w:space="0" w:color="auto"/>
        <w:left w:val="none" w:sz="0" w:space="0" w:color="auto"/>
        <w:bottom w:val="none" w:sz="0" w:space="0" w:color="auto"/>
        <w:right w:val="none" w:sz="0" w:space="0" w:color="auto"/>
      </w:divBdr>
    </w:div>
    <w:div w:id="1956666664">
      <w:bodyDiv w:val="1"/>
      <w:marLeft w:val="0"/>
      <w:marRight w:val="0"/>
      <w:marTop w:val="0"/>
      <w:marBottom w:val="0"/>
      <w:divBdr>
        <w:top w:val="none" w:sz="0" w:space="0" w:color="auto"/>
        <w:left w:val="none" w:sz="0" w:space="0" w:color="auto"/>
        <w:bottom w:val="none" w:sz="0" w:space="0" w:color="auto"/>
        <w:right w:val="none" w:sz="0" w:space="0" w:color="auto"/>
      </w:divBdr>
    </w:div>
    <w:div w:id="2080248018">
      <w:bodyDiv w:val="1"/>
      <w:marLeft w:val="0"/>
      <w:marRight w:val="0"/>
      <w:marTop w:val="0"/>
      <w:marBottom w:val="0"/>
      <w:divBdr>
        <w:top w:val="none" w:sz="0" w:space="0" w:color="auto"/>
        <w:left w:val="none" w:sz="0" w:space="0" w:color="auto"/>
        <w:bottom w:val="none" w:sz="0" w:space="0" w:color="auto"/>
        <w:right w:val="none" w:sz="0" w:space="0" w:color="auto"/>
      </w:divBdr>
    </w:div>
    <w:div w:id="2087874068">
      <w:bodyDiv w:val="1"/>
      <w:marLeft w:val="0"/>
      <w:marRight w:val="0"/>
      <w:marTop w:val="0"/>
      <w:marBottom w:val="0"/>
      <w:divBdr>
        <w:top w:val="none" w:sz="0" w:space="0" w:color="auto"/>
        <w:left w:val="none" w:sz="0" w:space="0" w:color="auto"/>
        <w:bottom w:val="none" w:sz="0" w:space="0" w:color="auto"/>
        <w:right w:val="none" w:sz="0" w:space="0" w:color="auto"/>
      </w:divBdr>
    </w:div>
    <w:div w:id="210888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www.adobe.com/products/server/workflowserver/" TargetMode="External"/><Relationship Id="rId50" Type="http://schemas.openxmlformats.org/officeDocument/2006/relationships/hyperlink" Target="http://www.bea.com/framework.jsp?CNT=index.htm&amp;FP=/content/products/aqualogic/&amp;WT.ac=topnav_products_aqualogic" TargetMode="External"/><Relationship Id="rId55" Type="http://schemas.openxmlformats.org/officeDocument/2006/relationships/hyperlink" Target="http://sourceforge.net/projects/obe/" TargetMode="External"/><Relationship Id="rId63" Type="http://schemas.openxmlformats.org/officeDocument/2006/relationships/hyperlink" Target="http://www.unisys.com/index.ht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www.global360.com/products/bos/" TargetMode="External"/><Relationship Id="rId58" Type="http://schemas.openxmlformats.org/officeDocument/2006/relationships/hyperlink" Target="http://www.qualiware.com" TargetMode="External"/><Relationship Id="rId66" Type="http://schemas.openxmlformats.org/officeDocument/2006/relationships/hyperlink" Target="http://www.zynium.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boc-eu.com/index.jsp" TargetMode="External"/><Relationship Id="rId57" Type="http://schemas.openxmlformats.org/officeDocument/2006/relationships/hyperlink" Target="http://en.pbpolsoft.com.pl/rozwiazania/produkty/produktylista/222715.xhtml" TargetMode="External"/><Relationship Id="rId61" Type="http://schemas.openxmlformats.org/officeDocument/2006/relationships/hyperlink" Target="http://www.softwareag.com/Corporate/products/cv/overview/standards/defaul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www.fujitsu.com/global/services/software/interstage/" TargetMode="External"/><Relationship Id="rId60" Type="http://schemas.openxmlformats.org/officeDocument/2006/relationships/hyperlink" Target="http://www.simprocess.com/" TargetMode="External"/><Relationship Id="rId65" Type="http://schemas.openxmlformats.org/officeDocument/2006/relationships/hyperlink" Target="http://search.cpan.org/%7Ekaili/Workflow-Wfmc-0.01e/lib/Workflow/Wfmc.p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www.appian.com/company/news/press/press43.jsp" TargetMode="External"/><Relationship Id="rId56" Type="http://schemas.openxmlformats.org/officeDocument/2006/relationships/hyperlink" Target="http://www.openworkbpm.com/" TargetMode="External"/><Relationship Id="rId64" Type="http://schemas.openxmlformats.org/officeDocument/2006/relationships/hyperlink" Target="http://www.w4.eu/business-process-w4-bpm-suite.htm"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www.cordys.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savvion.com/"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www.lombardisoftware.com/bpm-blueprint-product.php" TargetMode="External"/><Relationship Id="rId62" Type="http://schemas.openxmlformats.org/officeDocument/2006/relationships/hyperlink" Target="http://www.tibco.com/solutions/bpm/iprocess_suite.jsp"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ED8E5-5EA6-4811-8F91-0F387E452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89</Pages>
  <Words>20452</Words>
  <Characters>116579</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136758</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51</cp:revision>
  <cp:lastPrinted>2010-07-06T04:30:00Z</cp:lastPrinted>
  <dcterms:created xsi:type="dcterms:W3CDTF">2010-07-06T22:30:00Z</dcterms:created>
  <dcterms:modified xsi:type="dcterms:W3CDTF">2010-07-07T00:36:00Z</dcterms:modified>
</cp:coreProperties>
</file>